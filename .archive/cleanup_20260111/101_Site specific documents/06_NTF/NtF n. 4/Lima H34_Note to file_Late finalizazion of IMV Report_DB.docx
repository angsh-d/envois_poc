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DC15" w14:textId="73C64AF4" w:rsidR="00081965" w:rsidRPr="000C4E3A" w:rsidDel="004A6BD1" w:rsidRDefault="00081965" w:rsidP="00451C7F">
      <w:pPr>
        <w:rPr>
          <w:del w:id="0" w:author="Domizia Baldassi" w:date="2025-02-04T12:49:00Z" w16du:dateUtc="2025-02-04T11:49:00Z"/>
          <w:rFonts w:ascii="Arial" w:hAnsi="Arial" w:cs="Arial"/>
          <w:sz w:val="22"/>
          <w:szCs w:val="22"/>
          <w:lang w:val="en-GB"/>
        </w:rPr>
      </w:pPr>
    </w:p>
    <w:p w14:paraId="35C1C597" w14:textId="03DFC4B3" w:rsidR="005A7E06" w:rsidRPr="000C4E3A" w:rsidDel="004A6BD1" w:rsidRDefault="005A7E06" w:rsidP="00451C7F">
      <w:pPr>
        <w:rPr>
          <w:del w:id="1" w:author="Domizia Baldassi" w:date="2025-02-04T12:49:00Z" w16du:dateUtc="2025-02-04T11:49:00Z"/>
          <w:rFonts w:ascii="Arial" w:hAnsi="Arial" w:cs="Arial"/>
          <w:sz w:val="22"/>
          <w:szCs w:val="22"/>
          <w:lang w:val="en-GB"/>
        </w:rPr>
      </w:pPr>
    </w:p>
    <w:p w14:paraId="2C51D3A2" w14:textId="6476248C" w:rsidR="005A7E06" w:rsidRPr="00A56AAA" w:rsidRDefault="00163799" w:rsidP="00163799">
      <w:pPr>
        <w:jc w:val="right"/>
        <w:rPr>
          <w:rFonts w:asciiTheme="majorHAnsi" w:hAnsiTheme="majorHAnsi" w:cstheme="majorHAnsi"/>
          <w:sz w:val="22"/>
          <w:szCs w:val="22"/>
          <w:lang w:val="en-US"/>
        </w:rPr>
      </w:pPr>
      <w:bookmarkStart w:id="2" w:name="_Hlk178241038"/>
      <w:del w:id="3" w:author="Domizia Baldassi" w:date="2025-02-04T12:47:00Z" w16du:dateUtc="2025-02-04T11:47:00Z">
        <w:r w:rsidRPr="00A56AAA" w:rsidDel="00876726">
          <w:rPr>
            <w:rFonts w:asciiTheme="majorHAnsi" w:hAnsiTheme="majorHAnsi" w:cstheme="majorHAnsi"/>
            <w:sz w:val="22"/>
            <w:szCs w:val="22"/>
            <w:lang w:val="en-US"/>
          </w:rPr>
          <w:delText xml:space="preserve">Date: </w:delText>
        </w:r>
        <w:r w:rsidR="00305202" w:rsidDel="00876726">
          <w:rPr>
            <w:rFonts w:asciiTheme="majorHAnsi" w:hAnsiTheme="majorHAnsi" w:cstheme="majorHAnsi"/>
            <w:sz w:val="22"/>
            <w:szCs w:val="22"/>
            <w:lang w:val="en-US"/>
          </w:rPr>
          <w:delText>04/02/2025</w:delText>
        </w:r>
      </w:del>
    </w:p>
    <w:tbl>
      <w:tblPr>
        <w:tblStyle w:val="Grigliatabella"/>
        <w:tblW w:w="9652" w:type="dxa"/>
        <w:tblLook w:val="04A0" w:firstRow="1" w:lastRow="0" w:firstColumn="1" w:lastColumn="0" w:noHBand="0" w:noVBand="1"/>
        <w:tblPrChange w:id="4" w:author="Domizia Baldassi" w:date="2025-02-04T12:48:00Z" w16du:dateUtc="2025-02-04T11:48:00Z">
          <w:tblPr>
            <w:tblStyle w:val="Grigliatabella"/>
            <w:tblW w:w="9652" w:type="dxa"/>
            <w:tblLook w:val="04A0" w:firstRow="1" w:lastRow="0" w:firstColumn="1" w:lastColumn="0" w:noHBand="0" w:noVBand="1"/>
          </w:tblPr>
        </w:tblPrChange>
      </w:tblPr>
      <w:tblGrid>
        <w:gridCol w:w="2405"/>
        <w:gridCol w:w="7247"/>
        <w:tblGridChange w:id="5">
          <w:tblGrid>
            <w:gridCol w:w="2405"/>
            <w:gridCol w:w="7247"/>
          </w:tblGrid>
        </w:tblGridChange>
      </w:tblGrid>
      <w:tr w:rsidR="00876726" w:rsidRPr="009D2646" w14:paraId="133C2FAA" w14:textId="77777777" w:rsidTr="003D4FA1">
        <w:trPr>
          <w:trHeight w:val="232"/>
          <w:ins w:id="6" w:author="Domizia Baldassi" w:date="2025-02-04T12:47:00Z" w16du:dateUtc="2025-02-04T11:47:00Z"/>
          <w:trPrChange w:id="7" w:author="Domizia Baldassi" w:date="2025-02-04T12:48:00Z" w16du:dateUtc="2025-02-04T11:48:00Z">
            <w:trPr>
              <w:trHeight w:val="686"/>
            </w:trPr>
          </w:trPrChange>
        </w:trPr>
        <w:tc>
          <w:tcPr>
            <w:tcW w:w="2405" w:type="dxa"/>
            <w:tcPrChange w:id="8" w:author="Domizia Baldassi" w:date="2025-02-04T12:48:00Z" w16du:dateUtc="2025-02-04T11:48:00Z">
              <w:tcPr>
                <w:tcW w:w="2405" w:type="dxa"/>
              </w:tcPr>
            </w:tcPrChange>
          </w:tcPr>
          <w:p w14:paraId="584C427F" w14:textId="77777777" w:rsidR="00876726" w:rsidRPr="000C4E3A" w:rsidRDefault="00876726" w:rsidP="002E535F">
            <w:pPr>
              <w:rPr>
                <w:ins w:id="9" w:author="Domizia Baldassi" w:date="2025-02-04T12:47:00Z" w16du:dateUtc="2025-02-04T11:47:00Z"/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ins w:id="10" w:author="Domizia Baldassi" w:date="2025-02-04T12:47:00Z" w16du:dateUtc="2025-02-04T11:47:00Z">
              <w:r w:rsidRPr="000C4E3A">
                <w:rPr>
                  <w:rFonts w:ascii="Calibri" w:hAnsi="Calibri" w:cs="Calibri"/>
                  <w:b/>
                  <w:bCs/>
                  <w:sz w:val="22"/>
                  <w:szCs w:val="22"/>
                  <w:lang w:val="en-GB"/>
                </w:rPr>
                <w:t xml:space="preserve">Study </w:t>
              </w:r>
              <w:r>
                <w:rPr>
                  <w:rFonts w:ascii="Calibri" w:hAnsi="Calibri" w:cs="Calibri"/>
                  <w:b/>
                  <w:bCs/>
                  <w:sz w:val="22"/>
                  <w:szCs w:val="22"/>
                  <w:lang w:val="en-GB"/>
                </w:rPr>
                <w:t xml:space="preserve">ID and </w:t>
              </w:r>
              <w:r w:rsidRPr="000C4E3A">
                <w:rPr>
                  <w:rFonts w:ascii="Calibri" w:hAnsi="Calibri" w:cs="Calibri"/>
                  <w:b/>
                  <w:bCs/>
                  <w:sz w:val="22"/>
                  <w:szCs w:val="22"/>
                  <w:lang w:val="en-GB"/>
                </w:rPr>
                <w:t>title:</w:t>
              </w:r>
            </w:ins>
          </w:p>
        </w:tc>
        <w:tc>
          <w:tcPr>
            <w:tcW w:w="7247" w:type="dxa"/>
            <w:tcPrChange w:id="11" w:author="Domizia Baldassi" w:date="2025-02-04T12:48:00Z" w16du:dateUtc="2025-02-04T11:48:00Z">
              <w:tcPr>
                <w:tcW w:w="7247" w:type="dxa"/>
              </w:tcPr>
            </w:tcPrChange>
          </w:tcPr>
          <w:p w14:paraId="23491681" w14:textId="77777777" w:rsidR="00876726" w:rsidRDefault="00876726" w:rsidP="002E535F">
            <w:pPr>
              <w:rPr>
                <w:ins w:id="12" w:author="Domizia Baldassi" w:date="2025-02-04T12:48:00Z" w16du:dateUtc="2025-02-04T11:48:00Z"/>
                <w:rFonts w:asciiTheme="majorHAnsi" w:hAnsiTheme="majorHAnsi" w:cstheme="majorHAnsi"/>
                <w:sz w:val="22"/>
                <w:szCs w:val="22"/>
                <w:lang w:val="en-GB"/>
              </w:rPr>
            </w:pPr>
            <w:ins w:id="13" w:author="Domizia Baldassi" w:date="2025-02-04T12:47:00Z" w16du:dateUtc="2025-02-04T11:47:00Z">
              <w:r>
                <w:rPr>
                  <w:rFonts w:asciiTheme="majorHAnsi" w:hAnsiTheme="majorHAnsi" w:cstheme="majorHAnsi"/>
                  <w:sz w:val="22"/>
                  <w:szCs w:val="22"/>
                  <w:lang w:val="en-GB"/>
                </w:rPr>
                <w:t xml:space="preserve">H-34 DELTA Revision </w:t>
              </w:r>
            </w:ins>
          </w:p>
          <w:p w14:paraId="009FF30F" w14:textId="6D6D8685" w:rsidR="003D4FA1" w:rsidRPr="009D2646" w:rsidRDefault="003D4FA1" w:rsidP="002E535F">
            <w:pPr>
              <w:rPr>
                <w:ins w:id="14" w:author="Domizia Baldassi" w:date="2025-02-04T12:47:00Z" w16du:dateUtc="2025-02-04T11:47:00Z"/>
                <w:rFonts w:asciiTheme="majorHAnsi" w:hAnsiTheme="majorHAnsi" w:cstheme="majorHAnsi"/>
                <w:sz w:val="22"/>
                <w:szCs w:val="22"/>
                <w:lang w:val="en-GB"/>
              </w:rPr>
            </w:pPr>
          </w:p>
        </w:tc>
      </w:tr>
      <w:tr w:rsidR="00876726" w:rsidRPr="000C4E3A" w14:paraId="5BD4D599" w14:textId="77777777" w:rsidTr="002E535F">
        <w:trPr>
          <w:trHeight w:val="279"/>
          <w:ins w:id="15" w:author="Domizia Baldassi" w:date="2025-02-04T12:47:00Z" w16du:dateUtc="2025-02-04T11:47:00Z"/>
        </w:trPr>
        <w:tc>
          <w:tcPr>
            <w:tcW w:w="2405" w:type="dxa"/>
          </w:tcPr>
          <w:p w14:paraId="06FD3C7E" w14:textId="77777777" w:rsidR="00876726" w:rsidRPr="000C4E3A" w:rsidRDefault="00876726" w:rsidP="002E535F">
            <w:pPr>
              <w:rPr>
                <w:ins w:id="16" w:author="Domizia Baldassi" w:date="2025-02-04T12:47:00Z" w16du:dateUtc="2025-02-04T11:47:00Z"/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ins w:id="17" w:author="Domizia Baldassi" w:date="2025-02-04T12:47:00Z" w16du:dateUtc="2025-02-04T11:47:00Z">
              <w:r w:rsidRPr="000C4E3A">
                <w:rPr>
                  <w:rFonts w:ascii="Calibri" w:hAnsi="Calibri" w:cs="Calibri"/>
                  <w:b/>
                  <w:bCs/>
                  <w:sz w:val="22"/>
                  <w:szCs w:val="22"/>
                  <w:lang w:val="en-GB"/>
                </w:rPr>
                <w:t>Date:</w:t>
              </w:r>
            </w:ins>
          </w:p>
        </w:tc>
        <w:tc>
          <w:tcPr>
            <w:tcW w:w="7247" w:type="dxa"/>
          </w:tcPr>
          <w:p w14:paraId="579EA88D" w14:textId="77777777" w:rsidR="00876726" w:rsidRDefault="00EF1C79" w:rsidP="002E535F">
            <w:pPr>
              <w:rPr>
                <w:ins w:id="18" w:author="Domizia Baldassi" w:date="2025-02-04T12:49:00Z" w16du:dateUtc="2025-02-04T11:49:00Z"/>
                <w:rFonts w:asciiTheme="majorHAnsi" w:hAnsiTheme="majorHAnsi" w:cstheme="majorHAnsi"/>
                <w:sz w:val="22"/>
                <w:szCs w:val="22"/>
                <w:lang w:val="en-GB"/>
              </w:rPr>
            </w:pPr>
            <w:ins w:id="19" w:author="Domizia Baldassi" w:date="2025-02-04T12:48:00Z" w16du:dateUtc="2025-02-04T11:48:00Z">
              <w:r>
                <w:rPr>
                  <w:rFonts w:asciiTheme="majorHAnsi" w:hAnsiTheme="majorHAnsi" w:cstheme="majorHAnsi"/>
                  <w:sz w:val="22"/>
                  <w:szCs w:val="22"/>
                  <w:lang w:val="en-GB"/>
                </w:rPr>
                <w:t>04</w:t>
              </w:r>
            </w:ins>
            <w:ins w:id="20" w:author="Domizia Baldassi" w:date="2025-02-04T12:47:00Z" w16du:dateUtc="2025-02-04T11:47:00Z">
              <w:r w:rsidR="00876726">
                <w:rPr>
                  <w:rFonts w:asciiTheme="majorHAnsi" w:hAnsiTheme="majorHAnsi" w:cstheme="majorHAnsi"/>
                  <w:sz w:val="22"/>
                  <w:szCs w:val="22"/>
                  <w:lang w:val="en-GB"/>
                </w:rPr>
                <w:t>/</w:t>
              </w:r>
            </w:ins>
            <w:ins w:id="21" w:author="Domizia Baldassi" w:date="2025-02-04T12:48:00Z" w16du:dateUtc="2025-02-04T11:48:00Z">
              <w:r>
                <w:rPr>
                  <w:rFonts w:asciiTheme="majorHAnsi" w:hAnsiTheme="majorHAnsi" w:cstheme="majorHAnsi"/>
                  <w:sz w:val="22"/>
                  <w:szCs w:val="22"/>
                  <w:lang w:val="en-GB"/>
                </w:rPr>
                <w:t>02</w:t>
              </w:r>
            </w:ins>
            <w:ins w:id="22" w:author="Domizia Baldassi" w:date="2025-02-04T12:47:00Z" w16du:dateUtc="2025-02-04T11:47:00Z">
              <w:r w:rsidR="00876726">
                <w:rPr>
                  <w:rFonts w:asciiTheme="majorHAnsi" w:hAnsiTheme="majorHAnsi" w:cstheme="majorHAnsi"/>
                  <w:sz w:val="22"/>
                  <w:szCs w:val="22"/>
                  <w:lang w:val="en-GB"/>
                </w:rPr>
                <w:t>/202</w:t>
              </w:r>
            </w:ins>
            <w:ins w:id="23" w:author="Domizia Baldassi" w:date="2025-02-04T12:48:00Z" w16du:dateUtc="2025-02-04T11:48:00Z">
              <w:r>
                <w:rPr>
                  <w:rFonts w:asciiTheme="majorHAnsi" w:hAnsiTheme="majorHAnsi" w:cstheme="majorHAnsi"/>
                  <w:sz w:val="22"/>
                  <w:szCs w:val="22"/>
                  <w:lang w:val="en-GB"/>
                </w:rPr>
                <w:t>5</w:t>
              </w:r>
            </w:ins>
          </w:p>
          <w:p w14:paraId="3C066170" w14:textId="614AF98D" w:rsidR="003D4FA1" w:rsidRPr="00796F35" w:rsidRDefault="003D4FA1" w:rsidP="002E535F">
            <w:pPr>
              <w:rPr>
                <w:ins w:id="24" w:author="Domizia Baldassi" w:date="2025-02-04T12:47:00Z" w16du:dateUtc="2025-02-04T11:47:00Z"/>
                <w:rFonts w:asciiTheme="majorHAnsi" w:hAnsiTheme="majorHAnsi" w:cstheme="majorHAnsi"/>
                <w:sz w:val="22"/>
                <w:szCs w:val="22"/>
                <w:lang w:val="en-GB"/>
              </w:rPr>
            </w:pPr>
          </w:p>
        </w:tc>
      </w:tr>
      <w:tr w:rsidR="00876726" w:rsidRPr="00E4214B" w14:paraId="425FC351" w14:textId="77777777" w:rsidTr="002E535F">
        <w:trPr>
          <w:trHeight w:val="279"/>
          <w:ins w:id="25" w:author="Domizia Baldassi" w:date="2025-02-04T12:47:00Z" w16du:dateUtc="2025-02-04T11:47:00Z"/>
        </w:trPr>
        <w:tc>
          <w:tcPr>
            <w:tcW w:w="2405" w:type="dxa"/>
          </w:tcPr>
          <w:p w14:paraId="0F1330E4" w14:textId="77777777" w:rsidR="00876726" w:rsidRPr="000C4E3A" w:rsidRDefault="00876726" w:rsidP="002E535F">
            <w:pPr>
              <w:rPr>
                <w:ins w:id="26" w:author="Domizia Baldassi" w:date="2025-02-04T12:47:00Z" w16du:dateUtc="2025-02-04T11:47:00Z"/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ins w:id="27" w:author="Domizia Baldassi" w:date="2025-02-04T12:47:00Z" w16du:dateUtc="2025-02-04T11:47:00Z">
              <w:r w:rsidRPr="000C4E3A">
                <w:rPr>
                  <w:rFonts w:ascii="Calibri" w:hAnsi="Calibri" w:cs="Calibri"/>
                  <w:b/>
                  <w:bCs/>
                  <w:sz w:val="22"/>
                  <w:szCs w:val="22"/>
                  <w:lang w:val="en-GB"/>
                </w:rPr>
                <w:t>Site:</w:t>
              </w:r>
            </w:ins>
          </w:p>
        </w:tc>
        <w:tc>
          <w:tcPr>
            <w:tcW w:w="7247" w:type="dxa"/>
          </w:tcPr>
          <w:p w14:paraId="70CD2E03" w14:textId="77777777" w:rsidR="00876726" w:rsidRDefault="00EF1C79" w:rsidP="002E535F">
            <w:pPr>
              <w:rPr>
                <w:ins w:id="28" w:author="Domizia Baldassi" w:date="2025-02-04T12:49:00Z" w16du:dateUtc="2025-02-04T11:49:00Z"/>
                <w:rFonts w:asciiTheme="majorHAnsi" w:hAnsiTheme="majorHAnsi" w:cstheme="majorHAnsi"/>
                <w:sz w:val="22"/>
                <w:szCs w:val="22"/>
              </w:rPr>
            </w:pPr>
            <w:ins w:id="29" w:author="Domizia Baldassi" w:date="2025-02-04T12:48:00Z" w16du:dateUtc="2025-02-04T11:48:00Z">
              <w:r w:rsidRPr="003D4FA1">
                <w:rPr>
                  <w:rFonts w:asciiTheme="majorHAnsi" w:hAnsiTheme="majorHAnsi" w:cstheme="majorHAnsi"/>
                  <w:sz w:val="22"/>
                  <w:szCs w:val="22"/>
                  <w:lang w:val="de-DE"/>
                  <w:rPrChange w:id="30" w:author="Domizia Baldassi" w:date="2025-02-04T12:48:00Z" w16du:dateUtc="2025-02-04T11:48:00Z">
                    <w:rPr>
                      <w:rFonts w:asciiTheme="majorHAnsi" w:hAnsiTheme="majorHAnsi" w:cstheme="majorHAnsi"/>
                      <w:sz w:val="22"/>
                      <w:szCs w:val="22"/>
                      <w:lang w:val="en-GB"/>
                    </w:rPr>
                  </w:rPrChange>
                </w:rPr>
                <w:t xml:space="preserve">101 - </w:t>
              </w:r>
            </w:ins>
            <w:proofErr w:type="spellStart"/>
            <w:ins w:id="31" w:author="Domizia Baldassi" w:date="2025-02-04T12:48:00Z">
              <w:r w:rsidR="003D4FA1" w:rsidRPr="003D4FA1">
                <w:rPr>
                  <w:rFonts w:asciiTheme="majorHAnsi" w:hAnsiTheme="majorHAnsi" w:cstheme="majorHAnsi"/>
                  <w:sz w:val="22"/>
                  <w:szCs w:val="22"/>
                  <w:lang w:val="de-DE"/>
                  <w:rPrChange w:id="32" w:author="Domizia Baldassi" w:date="2025-02-04T12:48:00Z" w16du:dateUtc="2025-02-04T11:48:00Z">
                    <w:rPr>
                      <w:rFonts w:asciiTheme="majorHAnsi" w:hAnsiTheme="majorHAnsi" w:cstheme="majorHAnsi"/>
                      <w:sz w:val="22"/>
                      <w:szCs w:val="22"/>
                    </w:rPr>
                  </w:rPrChange>
                </w:rPr>
                <w:t>Samodzielny</w:t>
              </w:r>
              <w:proofErr w:type="spellEnd"/>
              <w:r w:rsidR="003D4FA1" w:rsidRPr="003D4FA1">
                <w:rPr>
                  <w:rFonts w:asciiTheme="majorHAnsi" w:hAnsiTheme="majorHAnsi" w:cstheme="majorHAnsi"/>
                  <w:sz w:val="22"/>
                  <w:szCs w:val="22"/>
                  <w:lang w:val="de-DE"/>
                  <w:rPrChange w:id="33" w:author="Domizia Baldassi" w:date="2025-02-04T12:48:00Z" w16du:dateUtc="2025-02-04T11:48:00Z">
                    <w:rPr>
                      <w:rFonts w:asciiTheme="majorHAnsi" w:hAnsiTheme="majorHAnsi" w:cstheme="majorHAnsi"/>
                      <w:sz w:val="22"/>
                      <w:szCs w:val="22"/>
                    </w:rPr>
                  </w:rPrChange>
                </w:rPr>
                <w:t xml:space="preserve"> </w:t>
              </w:r>
              <w:proofErr w:type="spellStart"/>
              <w:r w:rsidR="003D4FA1" w:rsidRPr="003D4FA1">
                <w:rPr>
                  <w:rFonts w:asciiTheme="majorHAnsi" w:hAnsiTheme="majorHAnsi" w:cstheme="majorHAnsi"/>
                  <w:sz w:val="22"/>
                  <w:szCs w:val="22"/>
                  <w:lang w:val="de-DE"/>
                  <w:rPrChange w:id="34" w:author="Domizia Baldassi" w:date="2025-02-04T12:48:00Z" w16du:dateUtc="2025-02-04T11:48:00Z">
                    <w:rPr>
                      <w:rFonts w:asciiTheme="majorHAnsi" w:hAnsiTheme="majorHAnsi" w:cstheme="majorHAnsi"/>
                      <w:sz w:val="22"/>
                      <w:szCs w:val="22"/>
                    </w:rPr>
                  </w:rPrChange>
                </w:rPr>
                <w:t>Publiczny</w:t>
              </w:r>
              <w:proofErr w:type="spellEnd"/>
              <w:r w:rsidR="003D4FA1" w:rsidRPr="003D4FA1">
                <w:rPr>
                  <w:rFonts w:asciiTheme="majorHAnsi" w:hAnsiTheme="majorHAnsi" w:cstheme="majorHAnsi"/>
                  <w:sz w:val="22"/>
                  <w:szCs w:val="22"/>
                  <w:lang w:val="de-DE"/>
                  <w:rPrChange w:id="35" w:author="Domizia Baldassi" w:date="2025-02-04T12:48:00Z" w16du:dateUtc="2025-02-04T11:48:00Z">
                    <w:rPr>
                      <w:rFonts w:asciiTheme="majorHAnsi" w:hAnsiTheme="majorHAnsi" w:cstheme="majorHAnsi"/>
                      <w:sz w:val="22"/>
                      <w:szCs w:val="22"/>
                    </w:rPr>
                  </w:rPrChange>
                </w:rPr>
                <w:t xml:space="preserve"> </w:t>
              </w:r>
              <w:proofErr w:type="spellStart"/>
              <w:r w:rsidR="003D4FA1" w:rsidRPr="003D4FA1">
                <w:rPr>
                  <w:rFonts w:asciiTheme="majorHAnsi" w:hAnsiTheme="majorHAnsi" w:cstheme="majorHAnsi"/>
                  <w:sz w:val="22"/>
                  <w:szCs w:val="22"/>
                  <w:lang w:val="de-DE"/>
                  <w:rPrChange w:id="36" w:author="Domizia Baldassi" w:date="2025-02-04T12:48:00Z" w16du:dateUtc="2025-02-04T11:48:00Z">
                    <w:rPr>
                      <w:rFonts w:asciiTheme="majorHAnsi" w:hAnsiTheme="majorHAnsi" w:cstheme="majorHAnsi"/>
                      <w:sz w:val="22"/>
                      <w:szCs w:val="22"/>
                    </w:rPr>
                  </w:rPrChange>
                </w:rPr>
                <w:t>Szpital</w:t>
              </w:r>
              <w:proofErr w:type="spellEnd"/>
              <w:r w:rsidR="003D4FA1" w:rsidRPr="003D4FA1">
                <w:rPr>
                  <w:rFonts w:asciiTheme="majorHAnsi" w:hAnsiTheme="majorHAnsi" w:cstheme="majorHAnsi"/>
                  <w:sz w:val="22"/>
                  <w:szCs w:val="22"/>
                  <w:lang w:val="de-DE"/>
                  <w:rPrChange w:id="37" w:author="Domizia Baldassi" w:date="2025-02-04T12:48:00Z" w16du:dateUtc="2025-02-04T11:48:00Z">
                    <w:rPr>
                      <w:rFonts w:asciiTheme="majorHAnsi" w:hAnsiTheme="majorHAnsi" w:cstheme="majorHAnsi"/>
                      <w:sz w:val="22"/>
                      <w:szCs w:val="22"/>
                    </w:rPr>
                  </w:rPrChange>
                </w:rPr>
                <w:t xml:space="preserve"> </w:t>
              </w:r>
              <w:proofErr w:type="spellStart"/>
              <w:r w:rsidR="003D4FA1" w:rsidRPr="003D4FA1">
                <w:rPr>
                  <w:rFonts w:asciiTheme="majorHAnsi" w:hAnsiTheme="majorHAnsi" w:cstheme="majorHAnsi"/>
                  <w:sz w:val="22"/>
                  <w:szCs w:val="22"/>
                  <w:lang w:val="de-DE"/>
                  <w:rPrChange w:id="38" w:author="Domizia Baldassi" w:date="2025-02-04T12:48:00Z" w16du:dateUtc="2025-02-04T11:48:00Z">
                    <w:rPr>
                      <w:rFonts w:asciiTheme="majorHAnsi" w:hAnsiTheme="majorHAnsi" w:cstheme="majorHAnsi"/>
                      <w:sz w:val="22"/>
                      <w:szCs w:val="22"/>
                    </w:rPr>
                  </w:rPrChange>
                </w:rPr>
                <w:t>Kliniczny</w:t>
              </w:r>
              <w:proofErr w:type="spellEnd"/>
              <w:r w:rsidR="003D4FA1" w:rsidRPr="003D4FA1">
                <w:rPr>
                  <w:rFonts w:asciiTheme="majorHAnsi" w:hAnsiTheme="majorHAnsi" w:cstheme="majorHAnsi"/>
                  <w:sz w:val="22"/>
                  <w:szCs w:val="22"/>
                  <w:lang w:val="de-DE"/>
                  <w:rPrChange w:id="39" w:author="Domizia Baldassi" w:date="2025-02-04T12:48:00Z" w16du:dateUtc="2025-02-04T11:48:00Z">
                    <w:rPr>
                      <w:rFonts w:asciiTheme="majorHAnsi" w:hAnsiTheme="majorHAnsi" w:cstheme="majorHAnsi"/>
                      <w:sz w:val="22"/>
                      <w:szCs w:val="22"/>
                    </w:rPr>
                  </w:rPrChange>
                </w:rPr>
                <w:t xml:space="preserve"> im. </w:t>
              </w:r>
              <w:r w:rsidR="003D4FA1" w:rsidRPr="003D4FA1">
                <w:rPr>
                  <w:rFonts w:asciiTheme="majorHAnsi" w:hAnsiTheme="majorHAnsi" w:cstheme="majorHAnsi"/>
                  <w:sz w:val="22"/>
                  <w:szCs w:val="22"/>
                </w:rPr>
                <w:t xml:space="preserve">Prof. Adama </w:t>
              </w:r>
              <w:proofErr w:type="spellStart"/>
              <w:r w:rsidR="003D4FA1" w:rsidRPr="003D4FA1">
                <w:rPr>
                  <w:rFonts w:asciiTheme="majorHAnsi" w:hAnsiTheme="majorHAnsi" w:cstheme="majorHAnsi"/>
                  <w:sz w:val="22"/>
                  <w:szCs w:val="22"/>
                </w:rPr>
                <w:t>Grucy</w:t>
              </w:r>
              <w:proofErr w:type="spellEnd"/>
              <w:r w:rsidR="003D4FA1" w:rsidRPr="003D4FA1">
                <w:rPr>
                  <w:rFonts w:asciiTheme="majorHAnsi" w:hAnsiTheme="majorHAnsi" w:cstheme="majorHAnsi"/>
                  <w:sz w:val="22"/>
                  <w:szCs w:val="22"/>
                </w:rPr>
                <w:t xml:space="preserve"> CMKP</w:t>
              </w:r>
            </w:ins>
          </w:p>
          <w:p w14:paraId="6E475A4A" w14:textId="5C59BCF0" w:rsidR="003D4FA1" w:rsidRPr="009D2646" w:rsidRDefault="003D4FA1" w:rsidP="002E535F">
            <w:pPr>
              <w:rPr>
                <w:ins w:id="40" w:author="Domizia Baldassi" w:date="2025-02-04T12:47:00Z" w16du:dateUtc="2025-02-04T11:47:00Z"/>
                <w:rFonts w:asciiTheme="majorHAnsi" w:hAnsiTheme="majorHAnsi" w:cstheme="majorHAnsi"/>
                <w:sz w:val="22"/>
                <w:szCs w:val="22"/>
                <w:lang w:val="en-GB"/>
              </w:rPr>
            </w:pPr>
          </w:p>
        </w:tc>
      </w:tr>
      <w:tr w:rsidR="00876726" w:rsidRPr="000C4E3A" w14:paraId="1AE00D5A" w14:textId="77777777" w:rsidTr="002E535F">
        <w:trPr>
          <w:trHeight w:val="217"/>
          <w:ins w:id="41" w:author="Domizia Baldassi" w:date="2025-02-04T12:47:00Z" w16du:dateUtc="2025-02-04T11:47:00Z"/>
        </w:trPr>
        <w:tc>
          <w:tcPr>
            <w:tcW w:w="2405" w:type="dxa"/>
          </w:tcPr>
          <w:p w14:paraId="6ED4CCC5" w14:textId="77777777" w:rsidR="00876726" w:rsidRPr="000C4E3A" w:rsidRDefault="00876726" w:rsidP="002E535F">
            <w:pPr>
              <w:rPr>
                <w:ins w:id="42" w:author="Domizia Baldassi" w:date="2025-02-04T12:47:00Z" w16du:dateUtc="2025-02-04T11:47:00Z"/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ins w:id="43" w:author="Domizia Baldassi" w:date="2025-02-04T12:47:00Z" w16du:dateUtc="2025-02-04T11:47:00Z">
              <w:r w:rsidRPr="000C4E3A">
                <w:rPr>
                  <w:rFonts w:ascii="Calibri" w:hAnsi="Calibri" w:cs="Calibri"/>
                  <w:b/>
                  <w:bCs/>
                  <w:sz w:val="22"/>
                  <w:szCs w:val="22"/>
                  <w:lang w:val="en-GB"/>
                </w:rPr>
                <w:t>Principal Investigator:</w:t>
              </w:r>
            </w:ins>
          </w:p>
        </w:tc>
        <w:tc>
          <w:tcPr>
            <w:tcW w:w="7247" w:type="dxa"/>
          </w:tcPr>
          <w:p w14:paraId="43E430AA" w14:textId="77777777" w:rsidR="00876726" w:rsidRDefault="00876726" w:rsidP="002E535F">
            <w:pPr>
              <w:rPr>
                <w:ins w:id="44" w:author="Domizia Baldassi" w:date="2025-02-04T12:49:00Z" w16du:dateUtc="2025-02-04T11:49:00Z"/>
                <w:rFonts w:asciiTheme="majorHAnsi" w:hAnsiTheme="majorHAnsi" w:cstheme="majorHAnsi"/>
                <w:sz w:val="22"/>
                <w:szCs w:val="22"/>
                <w:lang w:val="en-GB"/>
              </w:rPr>
            </w:pPr>
            <w:proofErr w:type="spellStart"/>
            <w:ins w:id="45" w:author="Domizia Baldassi" w:date="2025-02-04T12:47:00Z" w16du:dateUtc="2025-02-04T11:47:00Z">
              <w:r>
                <w:rPr>
                  <w:rFonts w:asciiTheme="majorHAnsi" w:hAnsiTheme="majorHAnsi" w:cstheme="majorHAnsi"/>
                  <w:sz w:val="22"/>
                  <w:szCs w:val="22"/>
                  <w:lang w:val="en-GB"/>
                </w:rPr>
                <w:t>Dr.</w:t>
              </w:r>
              <w:proofErr w:type="spellEnd"/>
              <w:r>
                <w:rPr>
                  <w:rFonts w:asciiTheme="majorHAnsi" w:hAnsiTheme="majorHAnsi" w:cstheme="majorHAnsi"/>
                  <w:sz w:val="22"/>
                  <w:szCs w:val="22"/>
                  <w:lang w:val="en-GB"/>
                </w:rPr>
                <w:t xml:space="preserve"> </w:t>
              </w:r>
            </w:ins>
            <w:ins w:id="46" w:author="Domizia Baldassi" w:date="2025-02-04T12:48:00Z" w16du:dateUtc="2025-02-04T11:48:00Z">
              <w:r w:rsidR="00EF1C79">
                <w:rPr>
                  <w:rFonts w:asciiTheme="majorHAnsi" w:hAnsiTheme="majorHAnsi" w:cstheme="majorHAnsi"/>
                  <w:sz w:val="22"/>
                  <w:szCs w:val="22"/>
                  <w:lang w:val="en-GB"/>
                </w:rPr>
                <w:t xml:space="preserve">Jerzy </w:t>
              </w:r>
              <w:proofErr w:type="spellStart"/>
              <w:r w:rsidR="00EF1C79">
                <w:rPr>
                  <w:rFonts w:asciiTheme="majorHAnsi" w:hAnsiTheme="majorHAnsi" w:cstheme="majorHAnsi"/>
                  <w:sz w:val="22"/>
                  <w:szCs w:val="22"/>
                  <w:lang w:val="en-GB"/>
                </w:rPr>
                <w:t>Bialcki</w:t>
              </w:r>
            </w:ins>
            <w:proofErr w:type="spellEnd"/>
          </w:p>
          <w:p w14:paraId="74C0934E" w14:textId="0DECF926" w:rsidR="003D4FA1" w:rsidRPr="00796F35" w:rsidRDefault="003D4FA1" w:rsidP="002E535F">
            <w:pPr>
              <w:rPr>
                <w:ins w:id="47" w:author="Domizia Baldassi" w:date="2025-02-04T12:47:00Z" w16du:dateUtc="2025-02-04T11:47:00Z"/>
                <w:rFonts w:asciiTheme="majorHAnsi" w:hAnsiTheme="majorHAnsi" w:cstheme="majorHAnsi"/>
                <w:sz w:val="22"/>
                <w:szCs w:val="22"/>
                <w:lang w:val="en-GB"/>
              </w:rPr>
            </w:pPr>
          </w:p>
        </w:tc>
      </w:tr>
    </w:tbl>
    <w:p w14:paraId="7828BB83" w14:textId="77777777" w:rsidR="00451C7F" w:rsidRPr="00A56AAA" w:rsidRDefault="00451C7F" w:rsidP="00451C7F">
      <w:pPr>
        <w:rPr>
          <w:rFonts w:ascii="Arial" w:hAnsi="Arial" w:cs="Arial"/>
          <w:sz w:val="22"/>
          <w:szCs w:val="22"/>
          <w:lang w:val="en-US"/>
        </w:rPr>
      </w:pPr>
    </w:p>
    <w:p w14:paraId="5862438C" w14:textId="3E4DD652" w:rsidR="00D86A93" w:rsidRDefault="00D86A93" w:rsidP="00D86A93">
      <w:pPr>
        <w:rPr>
          <w:rFonts w:asciiTheme="majorHAnsi" w:hAnsiTheme="majorHAnsi" w:cstheme="majorHAnsi"/>
          <w:sz w:val="22"/>
          <w:szCs w:val="22"/>
          <w:lang w:val="en-GB"/>
        </w:rPr>
      </w:pPr>
    </w:p>
    <w:p w14:paraId="14377167" w14:textId="584AA19B" w:rsidR="00163799" w:rsidRDefault="00305202" w:rsidP="00D86A93">
      <w:pPr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 xml:space="preserve">From: Aissa Benyattou NAMSA CSM </w:t>
      </w:r>
    </w:p>
    <w:p w14:paraId="704EFDD1" w14:textId="011B976B" w:rsidR="00305202" w:rsidRPr="00A56AAA" w:rsidRDefault="00305202" w:rsidP="00D86A93">
      <w:pPr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To: LimaH34 TMF</w:t>
      </w:r>
    </w:p>
    <w:p w14:paraId="74330071" w14:textId="77777777" w:rsidR="00D34BAD" w:rsidRPr="00A56AAA" w:rsidRDefault="00D34BAD" w:rsidP="00D86A93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61A693BF" w14:textId="4E7F0218" w:rsidR="00163799" w:rsidRPr="00A56AAA" w:rsidRDefault="00163799" w:rsidP="00D86A93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30E0DB6F" w14:textId="610127BC" w:rsidR="005A7E06" w:rsidRDefault="00163799" w:rsidP="00305202">
      <w:pPr>
        <w:rPr>
          <w:rFonts w:asciiTheme="majorHAnsi" w:hAnsiTheme="majorHAnsi" w:cstheme="majorHAnsi"/>
          <w:sz w:val="22"/>
          <w:szCs w:val="22"/>
          <w:lang w:val="en-US"/>
        </w:rPr>
      </w:pPr>
      <w:r w:rsidRPr="00305202">
        <w:rPr>
          <w:rFonts w:asciiTheme="majorHAnsi" w:hAnsiTheme="majorHAnsi" w:cstheme="majorHAnsi"/>
          <w:sz w:val="22"/>
          <w:szCs w:val="22"/>
          <w:lang w:val="en-US"/>
        </w:rPr>
        <w:t>Subject:</w:t>
      </w:r>
      <w:r w:rsidRPr="00163799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="00305202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="00305202" w:rsidRPr="00305202">
        <w:rPr>
          <w:rFonts w:asciiTheme="majorHAnsi" w:hAnsiTheme="majorHAnsi" w:cstheme="majorHAnsi"/>
          <w:sz w:val="22"/>
          <w:szCs w:val="22"/>
          <w:lang w:val="en-US"/>
        </w:rPr>
        <w:t>H-34 DELTA REVISION</w:t>
      </w:r>
      <w:r w:rsidR="00305202">
        <w:rPr>
          <w:rFonts w:ascii="Arial" w:hAnsi="Arial" w:cs="Arial"/>
          <w:b/>
          <w:bCs/>
          <w:lang w:val="en-US"/>
        </w:rPr>
        <w:t xml:space="preserve"> </w:t>
      </w:r>
      <w:r w:rsidR="00305202">
        <w:rPr>
          <w:rFonts w:asciiTheme="majorHAnsi" w:hAnsiTheme="majorHAnsi" w:cstheme="majorHAnsi"/>
          <w:sz w:val="22"/>
          <w:szCs w:val="22"/>
          <w:lang w:val="en-US"/>
        </w:rPr>
        <w:t>Delay for finalizing the monitoring report for site 101</w:t>
      </w:r>
    </w:p>
    <w:p w14:paraId="0681F664" w14:textId="77777777" w:rsidR="00DC3A71" w:rsidRDefault="00DC3A71" w:rsidP="00D86A93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60119C40" w14:textId="1B2A5735" w:rsidR="00177DBE" w:rsidRDefault="00163799" w:rsidP="00177DBE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163799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Issue: </w:t>
      </w:r>
    </w:p>
    <w:p w14:paraId="429856BA" w14:textId="0E141A8F" w:rsidR="001D2343" w:rsidRPr="00305202" w:rsidRDefault="00305202" w:rsidP="00305202">
      <w:pPr>
        <w:pStyle w:val="Default"/>
        <w:rPr>
          <w:lang w:val="en-US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Th</w:t>
      </w:r>
      <w:r w:rsidR="00CE1541">
        <w:rPr>
          <w:rFonts w:asciiTheme="majorHAnsi" w:hAnsiTheme="majorHAnsi" w:cstheme="majorHAnsi"/>
          <w:sz w:val="22"/>
          <w:szCs w:val="22"/>
          <w:lang w:val="en-US"/>
        </w:rPr>
        <w:t xml:space="preserve">e reports </w:t>
      </w:r>
      <w:r w:rsidR="00B6317A">
        <w:rPr>
          <w:rFonts w:asciiTheme="majorHAnsi" w:hAnsiTheme="majorHAnsi" w:cstheme="majorHAnsi"/>
          <w:sz w:val="22"/>
          <w:szCs w:val="22"/>
          <w:lang w:val="en-US"/>
        </w:rPr>
        <w:t xml:space="preserve">for the following visits listed in the table below </w:t>
      </w:r>
      <w:r>
        <w:rPr>
          <w:rFonts w:asciiTheme="majorHAnsi" w:hAnsiTheme="majorHAnsi" w:cstheme="majorHAnsi"/>
          <w:sz w:val="22"/>
          <w:szCs w:val="22"/>
          <w:lang w:val="en-US"/>
        </w:rPr>
        <w:t>signed with delay</w:t>
      </w:r>
      <w:r w:rsidR="003E670C">
        <w:rPr>
          <w:rFonts w:asciiTheme="majorHAnsi" w:hAnsiTheme="majorHAnsi" w:cstheme="majorHAnsi"/>
          <w:sz w:val="22"/>
          <w:szCs w:val="22"/>
          <w:lang w:val="en-US"/>
        </w:rPr>
        <w:t xml:space="preserve">. The timelines for the </w:t>
      </w:r>
      <w:r w:rsidR="005A52E3">
        <w:rPr>
          <w:rFonts w:asciiTheme="majorHAnsi" w:hAnsiTheme="majorHAnsi" w:cstheme="majorHAnsi"/>
          <w:sz w:val="22"/>
          <w:szCs w:val="22"/>
          <w:lang w:val="en-US"/>
        </w:rPr>
        <w:t xml:space="preserve">finalization of visit report </w:t>
      </w:r>
      <w:r w:rsidR="008470D8">
        <w:rPr>
          <w:rFonts w:asciiTheme="majorHAnsi" w:hAnsiTheme="majorHAnsi" w:cstheme="majorHAnsi"/>
          <w:sz w:val="22"/>
          <w:szCs w:val="22"/>
          <w:lang w:val="en-US"/>
        </w:rPr>
        <w:t>are</w:t>
      </w:r>
      <w:r w:rsidR="005A52E3">
        <w:rPr>
          <w:rFonts w:asciiTheme="majorHAnsi" w:hAnsiTheme="majorHAnsi" w:cstheme="majorHAnsi"/>
          <w:sz w:val="22"/>
          <w:szCs w:val="22"/>
          <w:lang w:val="en-US"/>
        </w:rPr>
        <w:t xml:space="preserve"> 10 </w:t>
      </w:r>
      <w:r w:rsidR="003E69B8">
        <w:rPr>
          <w:rFonts w:asciiTheme="majorHAnsi" w:hAnsiTheme="majorHAnsi" w:cstheme="majorHAnsi"/>
          <w:sz w:val="22"/>
          <w:szCs w:val="22"/>
          <w:lang w:val="en-US"/>
        </w:rPr>
        <w:t>business</w:t>
      </w:r>
      <w:r w:rsidR="005A52E3">
        <w:rPr>
          <w:rFonts w:asciiTheme="majorHAnsi" w:hAnsiTheme="majorHAnsi" w:cstheme="majorHAnsi"/>
          <w:sz w:val="22"/>
          <w:szCs w:val="22"/>
          <w:lang w:val="en-US"/>
        </w:rPr>
        <w:t xml:space="preserve"> days</w:t>
      </w:r>
      <w:r>
        <w:rPr>
          <w:rFonts w:asciiTheme="majorHAnsi" w:hAnsiTheme="majorHAnsi" w:cstheme="majorHAnsi"/>
          <w:sz w:val="22"/>
          <w:szCs w:val="22"/>
          <w:lang w:val="en-US"/>
        </w:rPr>
        <w:t>, as per Monitoring Plan</w:t>
      </w:r>
      <w:r w:rsidRPr="00305202">
        <w:rPr>
          <w:rFonts w:asciiTheme="majorHAnsi" w:hAnsiTheme="majorHAnsi" w:cstheme="majorHAnsi"/>
          <w:sz w:val="22"/>
          <w:szCs w:val="22"/>
          <w:lang w:val="en-US"/>
        </w:rPr>
        <w:t xml:space="preserve"> V1.1 15/Sept/2021</w:t>
      </w:r>
      <w:ins w:id="48" w:author="Domizia Baldassi" w:date="2025-02-04T12:43:00Z" w16du:dateUtc="2025-02-04T11:43:00Z">
        <w:r w:rsidR="008F3483">
          <w:rPr>
            <w:rFonts w:asciiTheme="majorHAnsi" w:hAnsiTheme="majorHAnsi" w:cstheme="majorHAnsi"/>
            <w:sz w:val="22"/>
            <w:szCs w:val="22"/>
            <w:lang w:val="en-US"/>
          </w:rPr>
          <w:t>. Timeline</w:t>
        </w:r>
        <w:r w:rsidR="00413064">
          <w:rPr>
            <w:rFonts w:asciiTheme="majorHAnsi" w:hAnsiTheme="majorHAnsi" w:cstheme="majorHAnsi"/>
            <w:sz w:val="22"/>
            <w:szCs w:val="22"/>
            <w:lang w:val="en-US"/>
          </w:rPr>
          <w:t xml:space="preserve"> for report finalization was not </w:t>
        </w:r>
      </w:ins>
      <w:ins w:id="49" w:author="Domizia Baldassi" w:date="2025-02-04T12:45:00Z" w16du:dateUtc="2025-02-04T11:45:00Z">
        <w:r w:rsidR="00333101">
          <w:rPr>
            <w:rFonts w:asciiTheme="majorHAnsi" w:hAnsiTheme="majorHAnsi" w:cstheme="majorHAnsi"/>
            <w:sz w:val="22"/>
            <w:szCs w:val="22"/>
            <w:lang w:val="en-US"/>
          </w:rPr>
          <w:t xml:space="preserve">respected for the following </w:t>
        </w:r>
        <w:r w:rsidR="004A1F41">
          <w:rPr>
            <w:rFonts w:asciiTheme="majorHAnsi" w:hAnsiTheme="majorHAnsi" w:cstheme="majorHAnsi"/>
            <w:sz w:val="22"/>
            <w:szCs w:val="22"/>
            <w:lang w:val="en-US"/>
          </w:rPr>
          <w:t xml:space="preserve">monitoring visits: </w:t>
        </w:r>
      </w:ins>
    </w:p>
    <w:p w14:paraId="6BD794D9" w14:textId="4E706F14" w:rsidR="00305202" w:rsidRDefault="00305202" w:rsidP="001D2343">
      <w:pPr>
        <w:rPr>
          <w:rFonts w:asciiTheme="majorHAnsi" w:hAnsiTheme="majorHAnsi" w:cstheme="majorHAnsi"/>
          <w:sz w:val="22"/>
          <w:szCs w:val="22"/>
          <w:lang w:val="en-US"/>
        </w:rPr>
      </w:pPr>
    </w:p>
    <w:tbl>
      <w:tblPr>
        <w:tblW w:w="94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36"/>
        <w:gridCol w:w="1202"/>
        <w:gridCol w:w="1202"/>
        <w:gridCol w:w="1202"/>
        <w:gridCol w:w="1202"/>
        <w:gridCol w:w="1202"/>
        <w:gridCol w:w="1247"/>
      </w:tblGrid>
      <w:tr w:rsidR="00305202" w:rsidRPr="00305202" w14:paraId="1FA39256" w14:textId="77777777" w:rsidTr="00305202">
        <w:trPr>
          <w:trHeight w:val="290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C499D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fr-FR"/>
              </w:rPr>
              <w:t> 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5910D5C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proofErr w:type="spellStart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Visit</w:t>
            </w:r>
            <w:proofErr w:type="spellEnd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 xml:space="preserve"> </w:t>
            </w:r>
            <w:proofErr w:type="gramStart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#:</w:t>
            </w:r>
            <w:proofErr w:type="gramEnd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 xml:space="preserve"> 1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8BA700B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proofErr w:type="spellStart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Visit</w:t>
            </w:r>
            <w:proofErr w:type="spellEnd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 xml:space="preserve"> </w:t>
            </w:r>
            <w:proofErr w:type="gramStart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#:</w:t>
            </w:r>
            <w:proofErr w:type="gramEnd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 xml:space="preserve"> 2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36925DE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proofErr w:type="spellStart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Visit</w:t>
            </w:r>
            <w:proofErr w:type="spellEnd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 xml:space="preserve"> </w:t>
            </w:r>
            <w:proofErr w:type="gramStart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#:</w:t>
            </w:r>
            <w:proofErr w:type="gramEnd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 xml:space="preserve"> 3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3DEA79D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proofErr w:type="spellStart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Visit</w:t>
            </w:r>
            <w:proofErr w:type="spellEnd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 xml:space="preserve"> </w:t>
            </w:r>
            <w:proofErr w:type="gramStart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#:</w:t>
            </w:r>
            <w:proofErr w:type="gramEnd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 xml:space="preserve"> 4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FD11671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proofErr w:type="spellStart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Visit</w:t>
            </w:r>
            <w:proofErr w:type="spellEnd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 xml:space="preserve"> </w:t>
            </w:r>
            <w:proofErr w:type="gramStart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#:</w:t>
            </w:r>
            <w:proofErr w:type="gramEnd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 xml:space="preserve"> 5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356AFD0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proofErr w:type="spellStart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Visit</w:t>
            </w:r>
            <w:proofErr w:type="spellEnd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 xml:space="preserve"> </w:t>
            </w:r>
            <w:proofErr w:type="gramStart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#:</w:t>
            </w:r>
            <w:proofErr w:type="gramEnd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 xml:space="preserve"> 7</w:t>
            </w:r>
          </w:p>
        </w:tc>
      </w:tr>
      <w:tr w:rsidR="00305202" w:rsidRPr="00305202" w14:paraId="1BEECFA8" w14:textId="77777777" w:rsidTr="00305202">
        <w:trPr>
          <w:trHeight w:val="290"/>
        </w:trPr>
        <w:tc>
          <w:tcPr>
            <w:tcW w:w="2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131A390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MV date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CBF9A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18/11/2021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F4D31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03/02/2022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106E7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09/06/2022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284F1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04/11/2022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2CDCA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17/05/2023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DC015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26/09/2024</w:t>
            </w:r>
          </w:p>
        </w:tc>
      </w:tr>
      <w:tr w:rsidR="00305202" w:rsidRPr="00305202" w14:paraId="74652701" w14:textId="77777777" w:rsidTr="00305202">
        <w:trPr>
          <w:trHeight w:val="290"/>
        </w:trPr>
        <w:tc>
          <w:tcPr>
            <w:tcW w:w="2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33A11455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 xml:space="preserve">Report </w:t>
            </w:r>
            <w:proofErr w:type="spellStart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Signed</w:t>
            </w:r>
            <w:proofErr w:type="spellEnd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 xml:space="preserve"> on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5D27A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07/12/2021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864BE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18/02/2022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D9F5E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28/06/2022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7CAE4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21/11/2022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F5C7A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28/06/2023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B9162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21/10/2024</w:t>
            </w:r>
          </w:p>
        </w:tc>
      </w:tr>
      <w:tr w:rsidR="00305202" w:rsidRPr="00305202" w14:paraId="09296F24" w14:textId="77777777" w:rsidTr="00305202">
        <w:trPr>
          <w:trHeight w:val="290"/>
        </w:trPr>
        <w:tc>
          <w:tcPr>
            <w:tcW w:w="2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796395D" w14:textId="1D5D2925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fr-FR"/>
              </w:rPr>
              <w:t>Report 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fr-FR"/>
              </w:rPr>
              <w:t>h</w:t>
            </w: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fr-FR"/>
              </w:rPr>
              <w:t xml:space="preserve">ould be signed per M plan 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38320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02/12/2021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A0A0A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17/02/2022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FE9F1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23/06/2022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E80E4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18/11/2022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38977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31/05/2023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D5D85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10/10/2024</w:t>
            </w:r>
          </w:p>
        </w:tc>
      </w:tr>
      <w:tr w:rsidR="00305202" w:rsidRPr="00305202" w14:paraId="5DD1465D" w14:textId="77777777" w:rsidTr="00305202">
        <w:trPr>
          <w:trHeight w:val="290"/>
        </w:trPr>
        <w:tc>
          <w:tcPr>
            <w:tcW w:w="2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59977EC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 xml:space="preserve">Delay per </w:t>
            </w:r>
            <w:proofErr w:type="spellStart"/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day</w:t>
            </w:r>
            <w:proofErr w:type="spellEnd"/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A42EB" w14:textId="77777777" w:rsidR="00305202" w:rsidRPr="00305202" w:rsidRDefault="00305202" w:rsidP="0030520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61554" w14:textId="77777777" w:rsidR="00305202" w:rsidRPr="00305202" w:rsidRDefault="00305202" w:rsidP="0030520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CF6D5" w14:textId="77777777" w:rsidR="00305202" w:rsidRPr="00305202" w:rsidRDefault="00305202" w:rsidP="0030520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60F83" w14:textId="77777777" w:rsidR="00305202" w:rsidRPr="00305202" w:rsidRDefault="00305202" w:rsidP="0030520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DEF07" w14:textId="77777777" w:rsidR="00305202" w:rsidRPr="00305202" w:rsidRDefault="00305202" w:rsidP="0030520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20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7C299" w14:textId="77777777" w:rsidR="00305202" w:rsidRPr="00305202" w:rsidRDefault="00305202" w:rsidP="0030520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7</w:t>
            </w:r>
          </w:p>
        </w:tc>
      </w:tr>
    </w:tbl>
    <w:p w14:paraId="4A623446" w14:textId="77777777" w:rsidR="00305202" w:rsidRPr="001D2343" w:rsidDel="00784820" w:rsidRDefault="00305202" w:rsidP="001D2343">
      <w:pPr>
        <w:rPr>
          <w:del w:id="50" w:author="Domizia Baldassi" w:date="2025-02-04T12:51:00Z" w16du:dateUtc="2025-02-04T11:51:00Z"/>
          <w:rFonts w:asciiTheme="majorHAnsi" w:hAnsiTheme="majorHAnsi" w:cstheme="majorHAnsi"/>
          <w:sz w:val="22"/>
          <w:szCs w:val="22"/>
          <w:lang w:val="en-US"/>
        </w:rPr>
      </w:pPr>
    </w:p>
    <w:p w14:paraId="0608C61A" w14:textId="6943F6BC" w:rsidR="008E6BAD" w:rsidRPr="008E6BAD" w:rsidRDefault="008E6BAD" w:rsidP="00177DBE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438F03B9" w14:textId="608EA0FA" w:rsidR="002402BE" w:rsidRPr="00163799" w:rsidRDefault="002402BE" w:rsidP="00D86A93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2792C790" w14:textId="77777777" w:rsidR="00DC3A71" w:rsidRDefault="00163799" w:rsidP="00177DBE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163799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Resolution: </w:t>
      </w:r>
    </w:p>
    <w:p w14:paraId="65B19E0C" w14:textId="1CC58119" w:rsidR="00000332" w:rsidRPr="00000332" w:rsidRDefault="00000332" w:rsidP="00000332">
      <w:pPr>
        <w:rPr>
          <w:rFonts w:asciiTheme="majorHAnsi" w:hAnsiTheme="majorHAnsi" w:cstheme="majorHAnsi"/>
          <w:sz w:val="22"/>
          <w:szCs w:val="22"/>
          <w:lang w:val="en-US"/>
        </w:rPr>
      </w:pPr>
      <w:del w:id="51" w:author="Domizia Baldassi" w:date="2025-02-04T12:41:00Z" w16du:dateUtc="2025-02-04T11:41:00Z">
        <w:r w:rsidRPr="00000332" w:rsidDel="00A30F6A">
          <w:rPr>
            <w:rFonts w:asciiTheme="majorHAnsi" w:hAnsiTheme="majorHAnsi" w:cstheme="majorHAnsi"/>
            <w:sz w:val="22"/>
            <w:szCs w:val="22"/>
            <w:lang w:val="en-US"/>
          </w:rPr>
          <w:delText xml:space="preserve">This note is to testify that the delay in finalizing the report was due to </w:delText>
        </w:r>
        <w:r w:rsidR="008076EA" w:rsidDel="00A30F6A">
          <w:rPr>
            <w:rFonts w:asciiTheme="majorHAnsi" w:hAnsiTheme="majorHAnsi" w:cstheme="majorHAnsi"/>
            <w:sz w:val="22"/>
            <w:szCs w:val="22"/>
            <w:lang w:val="en-US"/>
          </w:rPr>
          <w:delText xml:space="preserve">a concomitant Limacorporate </w:delText>
        </w:r>
        <w:r w:rsidR="00082FAB" w:rsidDel="00A30F6A">
          <w:rPr>
            <w:rFonts w:asciiTheme="majorHAnsi" w:hAnsiTheme="majorHAnsi" w:cstheme="majorHAnsi"/>
            <w:sz w:val="22"/>
            <w:szCs w:val="22"/>
            <w:lang w:val="en-US"/>
          </w:rPr>
          <w:delText xml:space="preserve">Clinical Department </w:delText>
        </w:r>
        <w:r w:rsidR="00267C46" w:rsidDel="00A30F6A">
          <w:rPr>
            <w:rFonts w:asciiTheme="majorHAnsi" w:hAnsiTheme="majorHAnsi" w:cstheme="majorHAnsi"/>
            <w:sz w:val="22"/>
            <w:szCs w:val="22"/>
            <w:lang w:val="en-US"/>
          </w:rPr>
          <w:delText>r</w:delText>
        </w:r>
        <w:r w:rsidR="00082FAB" w:rsidDel="00A30F6A">
          <w:rPr>
            <w:rFonts w:asciiTheme="majorHAnsi" w:hAnsiTheme="majorHAnsi" w:cstheme="majorHAnsi"/>
            <w:sz w:val="22"/>
            <w:szCs w:val="22"/>
            <w:lang w:val="en-US"/>
          </w:rPr>
          <w:delText>eorganization</w:delText>
        </w:r>
        <w:r w:rsidR="008076EA" w:rsidDel="00A30F6A">
          <w:rPr>
            <w:rFonts w:asciiTheme="majorHAnsi" w:hAnsiTheme="majorHAnsi" w:cstheme="majorHAnsi"/>
            <w:sz w:val="22"/>
            <w:szCs w:val="22"/>
            <w:lang w:val="en-US"/>
          </w:rPr>
          <w:delText xml:space="preserve"> </w:delText>
        </w:r>
        <w:r w:rsidRPr="00000332" w:rsidDel="00A30F6A">
          <w:rPr>
            <w:rFonts w:asciiTheme="majorHAnsi" w:hAnsiTheme="majorHAnsi" w:cstheme="majorHAnsi"/>
            <w:sz w:val="22"/>
            <w:szCs w:val="22"/>
            <w:lang w:val="en-US"/>
          </w:rPr>
          <w:delText>in which the monitoring visit fell</w:delText>
        </w:r>
        <w:r w:rsidDel="00A30F6A">
          <w:rPr>
            <w:rFonts w:asciiTheme="majorHAnsi" w:hAnsiTheme="majorHAnsi" w:cstheme="majorHAnsi"/>
            <w:sz w:val="22"/>
            <w:szCs w:val="22"/>
            <w:lang w:val="en-US"/>
          </w:rPr>
          <w:delText xml:space="preserve">. </w:delText>
        </w:r>
      </w:del>
      <w:r w:rsidR="00B1063F">
        <w:rPr>
          <w:rFonts w:asciiTheme="majorHAnsi" w:hAnsiTheme="majorHAnsi" w:cstheme="majorHAnsi"/>
          <w:sz w:val="22"/>
          <w:szCs w:val="22"/>
          <w:lang w:val="en-US"/>
        </w:rPr>
        <w:t>Ensure compliance with the monitoring plan for future visits.</w:t>
      </w:r>
    </w:p>
    <w:p w14:paraId="5AC28FAE" w14:textId="2716340E" w:rsidR="002402BE" w:rsidRDefault="002402BE" w:rsidP="00D86A93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337B9E21" w14:textId="286E2697" w:rsidR="00163799" w:rsidDel="00784820" w:rsidRDefault="00163799" w:rsidP="00D86A93">
      <w:pPr>
        <w:rPr>
          <w:del w:id="52" w:author="Domizia Baldassi" w:date="2025-02-04T12:51:00Z" w16du:dateUtc="2025-02-04T11:51:00Z"/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24CB3717" w14:textId="230D24BB" w:rsidR="00163799" w:rsidRDefault="00163799" w:rsidP="00D86A93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4A46D653" w14:textId="38382012" w:rsidR="00163799" w:rsidRDefault="00163799" w:rsidP="00D86A93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>Author</w:t>
      </w:r>
    </w:p>
    <w:p w14:paraId="5C3334C5" w14:textId="337C486D" w:rsidR="00163799" w:rsidRDefault="00163799" w:rsidP="00D86A93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52C70D1D" w14:textId="5E71C4BC" w:rsidR="00163799" w:rsidRPr="00A20443" w:rsidRDefault="00305202" w:rsidP="00D86A93">
      <w:pPr>
        <w:pBdr>
          <w:bottom w:val="single" w:sz="12" w:space="1" w:color="auto"/>
        </w:pBd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bookmarkStart w:id="53" w:name="_Hlk153809802"/>
      <w:r>
        <w:rPr>
          <w:rFonts w:asciiTheme="majorHAnsi" w:hAnsiTheme="majorHAnsi" w:cstheme="majorHAnsi"/>
          <w:sz w:val="22"/>
          <w:szCs w:val="22"/>
          <w:lang w:val="en-US"/>
        </w:rPr>
        <w:t>Aissa Benyattou NAMSA CSM</w:t>
      </w:r>
    </w:p>
    <w:p w14:paraId="7902428C" w14:textId="3D11A940" w:rsidR="00163799" w:rsidRDefault="00177DBE" w:rsidP="00D86A93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>Name/Title                                                                                   Signature                                                              Date</w:t>
      </w:r>
      <w:bookmarkEnd w:id="53"/>
    </w:p>
    <w:p w14:paraId="6996C0BB" w14:textId="576CC6E2" w:rsidR="00177DBE" w:rsidRPr="00177DBE" w:rsidRDefault="00177DBE" w:rsidP="00177DBE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0316BD19" w14:textId="1A611843" w:rsidR="00177DBE" w:rsidRPr="00177DBE" w:rsidRDefault="00177DBE" w:rsidP="00177DBE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19EC9451" w14:textId="42D610A7" w:rsidR="00177DBE" w:rsidRDefault="00177DBE" w:rsidP="00177DBE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65425854" w14:textId="3D436DE6" w:rsidR="00DC3A71" w:rsidRDefault="00DC3A71" w:rsidP="00177DBE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03272583" w14:textId="1505148B" w:rsidR="003C2276" w:rsidRPr="003C2276" w:rsidRDefault="00177DBE" w:rsidP="00177DBE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177DBE">
        <w:rPr>
          <w:rFonts w:asciiTheme="majorHAnsi" w:hAnsiTheme="majorHAnsi" w:cstheme="majorHAnsi"/>
          <w:b/>
          <w:bCs/>
          <w:sz w:val="22"/>
          <w:szCs w:val="22"/>
          <w:lang w:val="en-US"/>
        </w:rPr>
        <w:t>Approver</w:t>
      </w:r>
    </w:p>
    <w:p w14:paraId="452CDF41" w14:textId="77777777" w:rsidR="003C2276" w:rsidRDefault="003C2276" w:rsidP="00177DBE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15DBF4AC" w14:textId="32461B90" w:rsidR="00177DBE" w:rsidRDefault="00177DBE" w:rsidP="00177DBE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692BFAEA" w14:textId="77777777" w:rsidR="00177DBE" w:rsidRDefault="00177DBE" w:rsidP="00177DBE">
      <w:pPr>
        <w:pBdr>
          <w:bottom w:val="single" w:sz="12" w:space="1" w:color="auto"/>
        </w:pBd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5745D2BA" w14:textId="77777777" w:rsidR="00177DBE" w:rsidRPr="00163799" w:rsidRDefault="00177DBE" w:rsidP="00177DBE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>Name/Title                                                                                   Signature                                                              Date</w:t>
      </w:r>
    </w:p>
    <w:p w14:paraId="469C3C2D" w14:textId="36D62D44" w:rsidR="00177DBE" w:rsidRDefault="00177DBE" w:rsidP="00177DBE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51936809" w14:textId="1F0B1569" w:rsidR="0064452E" w:rsidRDefault="0064452E" w:rsidP="00177DBE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3DD282B6" w14:textId="4FED6412" w:rsidR="0064452E" w:rsidRDefault="0064452E" w:rsidP="00177DBE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6124EC37" w14:textId="178A8974" w:rsidR="0064452E" w:rsidRPr="00177DBE" w:rsidRDefault="0064452E" w:rsidP="0064452E">
      <w:pPr>
        <w:tabs>
          <w:tab w:val="left" w:pos="699"/>
        </w:tabs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rFonts w:asciiTheme="majorHAnsi" w:hAnsiTheme="majorHAnsi" w:cstheme="majorHAnsi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3DE589" wp14:editId="4F39B73E">
                <wp:simplePos x="0" y="0"/>
                <wp:positionH relativeFrom="column">
                  <wp:posOffset>23713</wp:posOffset>
                </wp:positionH>
                <wp:positionV relativeFrom="paragraph">
                  <wp:posOffset>35968</wp:posOffset>
                </wp:positionV>
                <wp:extent cx="81887" cy="95534"/>
                <wp:effectExtent l="57150" t="19050" r="71120" b="95250"/>
                <wp:wrapNone/>
                <wp:docPr id="1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87" cy="9553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31220C" id="Rettangolo 1" o:spid="_x0000_s1026" style="position:absolute;margin-left:1.85pt;margin-top:2.85pt;width:6.45pt;height: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" filled="f" strokecolor="black [3213]" strokeweight="1pt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hAnsiTheme="majorHAnsi" w:cstheme="majorHAnsi"/>
          <w:sz w:val="22"/>
          <w:szCs w:val="22"/>
          <w:lang w:val="en-US"/>
        </w:rPr>
        <w:tab/>
        <w:t>For filling in Trial Master File</w:t>
      </w:r>
      <w:bookmarkEnd w:id="2"/>
    </w:p>
    <w:sectPr w:rsidR="0064452E" w:rsidRPr="00177DBE" w:rsidSect="008F1DAE">
      <w:headerReference w:type="default" r:id="rId11"/>
      <w:footerReference w:type="default" r:id="rId12"/>
      <w:pgSz w:w="11900" w:h="16840"/>
      <w:pgMar w:top="1440" w:right="1134" w:bottom="1440" w:left="1134" w:header="1418" w:footer="1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4490D" w14:textId="77777777" w:rsidR="00856562" w:rsidRDefault="00856562" w:rsidP="00515183">
      <w:r>
        <w:separator/>
      </w:r>
    </w:p>
  </w:endnote>
  <w:endnote w:type="continuationSeparator" w:id="0">
    <w:p w14:paraId="59506525" w14:textId="77777777" w:rsidR="00856562" w:rsidRDefault="00856562" w:rsidP="00515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0039781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  <w:sz w:val="20"/>
            <w:szCs w:val="20"/>
          </w:rPr>
        </w:sdtEndPr>
        <w:sdtContent>
          <w:p w14:paraId="03E56536" w14:textId="69676DCD" w:rsidR="00F34C0D" w:rsidRDefault="00F34C0D" w:rsidP="000E3769">
            <w:pPr>
              <w:pStyle w:val="Pidipagina"/>
            </w:pPr>
          </w:p>
          <w:p w14:paraId="5A9C4CDE" w14:textId="4BF6AD12" w:rsidR="00093E8A" w:rsidRPr="00EA4C41" w:rsidRDefault="000E3769" w:rsidP="000E3769">
            <w:pPr>
              <w:pStyle w:val="Pidipagina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A4C41">
              <w:rPr>
                <w:rFonts w:ascii="Arial" w:hAnsi="Arial" w:cs="Arial"/>
                <w:sz w:val="20"/>
                <w:szCs w:val="20"/>
                <w:lang w:val="en-GB"/>
              </w:rPr>
              <w:t>Note to file list</w:t>
            </w:r>
            <w:r w:rsidRPr="00EA4C41">
              <w:rPr>
                <w:rFonts w:ascii="Arial" w:hAnsi="Arial" w:cs="Arial"/>
                <w:sz w:val="20"/>
                <w:szCs w:val="20"/>
                <w:lang w:val="en-GB"/>
              </w:rPr>
              <w:tab/>
            </w:r>
            <w:r w:rsidRPr="00EA4C41">
              <w:rPr>
                <w:rFonts w:ascii="Arial" w:hAnsi="Arial" w:cs="Arial"/>
                <w:sz w:val="20"/>
                <w:szCs w:val="20"/>
                <w:lang w:val="en-GB"/>
              </w:rPr>
              <w:tab/>
            </w:r>
            <w:r w:rsidR="00F34C0D" w:rsidRPr="00EA4C41">
              <w:rPr>
                <w:rFonts w:ascii="Arial" w:hAnsi="Arial" w:cs="Arial"/>
                <w:sz w:val="20"/>
                <w:szCs w:val="20"/>
                <w:lang w:val="en-GB"/>
              </w:rPr>
              <w:t xml:space="preserve">Page </w:t>
            </w:r>
            <w:r w:rsidR="00F34C0D" w:rsidRPr="00F34C0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F34C0D" w:rsidRPr="00EA4C41">
              <w:rPr>
                <w:rFonts w:ascii="Arial" w:hAnsi="Arial" w:cs="Arial"/>
                <w:sz w:val="20"/>
                <w:szCs w:val="20"/>
                <w:lang w:val="en-GB"/>
              </w:rPr>
              <w:instrText>PAGE</w:instrText>
            </w:r>
            <w:r w:rsidR="00F34C0D" w:rsidRPr="00F34C0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B6317A">
              <w:rPr>
                <w:rFonts w:ascii="Arial" w:hAnsi="Arial" w:cs="Arial"/>
                <w:noProof/>
                <w:sz w:val="20"/>
                <w:szCs w:val="20"/>
                <w:lang w:val="en-GB"/>
              </w:rPr>
              <w:t>1</w:t>
            </w:r>
            <w:r w:rsidR="00F34C0D" w:rsidRPr="00F34C0D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F34C0D" w:rsidRPr="00EA4C41">
              <w:rPr>
                <w:rFonts w:ascii="Arial" w:hAnsi="Arial" w:cs="Arial"/>
                <w:sz w:val="20"/>
                <w:szCs w:val="20"/>
                <w:lang w:val="en-GB"/>
              </w:rPr>
              <w:t xml:space="preserve"> of </w:t>
            </w:r>
            <w:r w:rsidR="00177DBE">
              <w:rPr>
                <w:rFonts w:ascii="Arial" w:hAnsi="Arial" w:cs="Arial"/>
                <w:sz w:val="20"/>
                <w:szCs w:val="20"/>
                <w:lang w:val="en-GB"/>
              </w:rPr>
              <w:t>1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74988" w14:textId="77777777" w:rsidR="00856562" w:rsidRDefault="00856562" w:rsidP="00515183">
      <w:r>
        <w:separator/>
      </w:r>
    </w:p>
  </w:footnote>
  <w:footnote w:type="continuationSeparator" w:id="0">
    <w:p w14:paraId="048E3448" w14:textId="77777777" w:rsidR="00856562" w:rsidRDefault="00856562" w:rsidP="00515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3D1BD" w14:textId="0101FE61" w:rsidR="00515183" w:rsidRPr="00B65FB7" w:rsidRDefault="00887288" w:rsidP="00953C0B">
    <w:pPr>
      <w:pStyle w:val="Intestazione"/>
      <w:tabs>
        <w:tab w:val="clear" w:pos="4819"/>
        <w:tab w:val="clear" w:pos="9638"/>
        <w:tab w:val="left" w:pos="900"/>
      </w:tabs>
    </w:pPr>
    <w:ins w:id="54" w:author="Domizia Baldassi" w:date="2025-02-04T12:53:00Z" w16du:dateUtc="2025-02-04T11:53:00Z">
      <w:r>
        <w:rPr>
          <w:noProof/>
        </w:rPr>
        <w:drawing>
          <wp:anchor distT="0" distB="0" distL="114300" distR="114300" simplePos="0" relativeHeight="251664896" behindDoc="0" locked="0" layoutInCell="1" allowOverlap="1" wp14:anchorId="2BAF2373" wp14:editId="33F9B22C">
            <wp:simplePos x="0" y="0"/>
            <wp:positionH relativeFrom="column">
              <wp:posOffset>3829050</wp:posOffset>
            </wp:positionH>
            <wp:positionV relativeFrom="paragraph">
              <wp:posOffset>-486410</wp:posOffset>
            </wp:positionV>
            <wp:extent cx="2292350" cy="341630"/>
            <wp:effectExtent l="0" t="0" r="0" b="0"/>
            <wp:wrapSquare wrapText="bothSides"/>
            <wp:docPr id="296481483" name="Immagine 1" descr="Immagine che contiene Carattere, Elementi grafici, tipografi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81483" name="Immagine 1" descr="Immagine che contiene Carattere, Elementi grafici, tipografia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341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ins>
    <w:del w:id="55" w:author="Domizia Baldassi" w:date="2025-02-04T12:41:00Z" w16du:dateUtc="2025-02-04T11:41:00Z">
      <w:r w:rsidR="00A047C1" w:rsidDel="00F35EE3">
        <w:rPr>
          <w:noProof/>
          <w:lang w:val="fr-FR" w:eastAsia="fr-FR"/>
        </w:rPr>
        <w:drawing>
          <wp:anchor distT="0" distB="0" distL="114300" distR="114300" simplePos="0" relativeHeight="251662848" behindDoc="1" locked="0" layoutInCell="1" allowOverlap="1" wp14:anchorId="60ABDAE1" wp14:editId="3FFE61AC">
            <wp:simplePos x="0" y="0"/>
            <wp:positionH relativeFrom="column">
              <wp:posOffset>3810000</wp:posOffset>
            </wp:positionH>
            <wp:positionV relativeFrom="paragraph">
              <wp:posOffset>-342900</wp:posOffset>
            </wp:positionV>
            <wp:extent cx="2357760" cy="497205"/>
            <wp:effectExtent l="0" t="0" r="0" b="0"/>
            <wp:wrapNone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 Lima Corporate + Orth. Emo.pd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35776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del>
    <w:r w:rsidR="00953C0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F6654"/>
    <w:multiLevelType w:val="hybridMultilevel"/>
    <w:tmpl w:val="7E920DD4"/>
    <w:lvl w:ilvl="0" w:tplc="CC3E165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0361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mizia Baldassi">
    <w15:presenceInfo w15:providerId="AD" w15:userId="S::Domizia.Baldassi@enovis.com::1667734e-0298-4f5e-b1b8-f99f58a477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trackRevisions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E06"/>
    <w:rsid w:val="00000332"/>
    <w:rsid w:val="00060157"/>
    <w:rsid w:val="00073B94"/>
    <w:rsid w:val="00074235"/>
    <w:rsid w:val="00077F30"/>
    <w:rsid w:val="00081965"/>
    <w:rsid w:val="00082FAB"/>
    <w:rsid w:val="00093E8A"/>
    <w:rsid w:val="000C4E3A"/>
    <w:rsid w:val="000D7750"/>
    <w:rsid w:val="000E27E4"/>
    <w:rsid w:val="000E3769"/>
    <w:rsid w:val="000F5180"/>
    <w:rsid w:val="00113EDB"/>
    <w:rsid w:val="001166BE"/>
    <w:rsid w:val="00163799"/>
    <w:rsid w:val="00175D82"/>
    <w:rsid w:val="00177DBE"/>
    <w:rsid w:val="00185C1A"/>
    <w:rsid w:val="001D2343"/>
    <w:rsid w:val="001F721E"/>
    <w:rsid w:val="002402BE"/>
    <w:rsid w:val="00246B33"/>
    <w:rsid w:val="00267C46"/>
    <w:rsid w:val="00284F13"/>
    <w:rsid w:val="002860FA"/>
    <w:rsid w:val="002B0902"/>
    <w:rsid w:val="002B4259"/>
    <w:rsid w:val="002B61AC"/>
    <w:rsid w:val="002D4E10"/>
    <w:rsid w:val="00305202"/>
    <w:rsid w:val="003108EB"/>
    <w:rsid w:val="00333101"/>
    <w:rsid w:val="00334A33"/>
    <w:rsid w:val="0038463C"/>
    <w:rsid w:val="003C2276"/>
    <w:rsid w:val="003D4FA1"/>
    <w:rsid w:val="003E670C"/>
    <w:rsid w:val="003E69B8"/>
    <w:rsid w:val="00406BD3"/>
    <w:rsid w:val="00413064"/>
    <w:rsid w:val="0042443F"/>
    <w:rsid w:val="00451C7F"/>
    <w:rsid w:val="004733B2"/>
    <w:rsid w:val="0047526A"/>
    <w:rsid w:val="004A1F41"/>
    <w:rsid w:val="004A2621"/>
    <w:rsid w:val="004A6BD1"/>
    <w:rsid w:val="00505A4B"/>
    <w:rsid w:val="00515183"/>
    <w:rsid w:val="005326A0"/>
    <w:rsid w:val="00561678"/>
    <w:rsid w:val="00581377"/>
    <w:rsid w:val="005A52E3"/>
    <w:rsid w:val="005A7ADB"/>
    <w:rsid w:val="005A7E06"/>
    <w:rsid w:val="005E62EC"/>
    <w:rsid w:val="006060EC"/>
    <w:rsid w:val="00620AE3"/>
    <w:rsid w:val="00637038"/>
    <w:rsid w:val="0064452E"/>
    <w:rsid w:val="0064760C"/>
    <w:rsid w:val="006553B6"/>
    <w:rsid w:val="00671469"/>
    <w:rsid w:val="006752AA"/>
    <w:rsid w:val="00677617"/>
    <w:rsid w:val="00684B0C"/>
    <w:rsid w:val="006D1C92"/>
    <w:rsid w:val="006F410D"/>
    <w:rsid w:val="0071541E"/>
    <w:rsid w:val="007514F1"/>
    <w:rsid w:val="00766C3C"/>
    <w:rsid w:val="00784820"/>
    <w:rsid w:val="007A7FC7"/>
    <w:rsid w:val="007B008F"/>
    <w:rsid w:val="008076EA"/>
    <w:rsid w:val="0083758D"/>
    <w:rsid w:val="00844A72"/>
    <w:rsid w:val="008470D8"/>
    <w:rsid w:val="00856562"/>
    <w:rsid w:val="00876726"/>
    <w:rsid w:val="00877488"/>
    <w:rsid w:val="00887288"/>
    <w:rsid w:val="008A1797"/>
    <w:rsid w:val="008B71CB"/>
    <w:rsid w:val="008E0100"/>
    <w:rsid w:val="008E6BAD"/>
    <w:rsid w:val="008F1DAE"/>
    <w:rsid w:val="008F3483"/>
    <w:rsid w:val="008F4AB7"/>
    <w:rsid w:val="00910591"/>
    <w:rsid w:val="00926D7E"/>
    <w:rsid w:val="00953B5D"/>
    <w:rsid w:val="00953C0B"/>
    <w:rsid w:val="009646F3"/>
    <w:rsid w:val="00971766"/>
    <w:rsid w:val="009A5D80"/>
    <w:rsid w:val="009E7B36"/>
    <w:rsid w:val="00A03FEF"/>
    <w:rsid w:val="00A047C1"/>
    <w:rsid w:val="00A20443"/>
    <w:rsid w:val="00A30F6A"/>
    <w:rsid w:val="00A35B29"/>
    <w:rsid w:val="00A56AAA"/>
    <w:rsid w:val="00AB7CC1"/>
    <w:rsid w:val="00AC4A38"/>
    <w:rsid w:val="00AD2B47"/>
    <w:rsid w:val="00B1063F"/>
    <w:rsid w:val="00B45446"/>
    <w:rsid w:val="00B6317A"/>
    <w:rsid w:val="00B65FB7"/>
    <w:rsid w:val="00B86C3E"/>
    <w:rsid w:val="00BB035E"/>
    <w:rsid w:val="00BD5B96"/>
    <w:rsid w:val="00BF3095"/>
    <w:rsid w:val="00C50622"/>
    <w:rsid w:val="00C821C5"/>
    <w:rsid w:val="00CC5BAC"/>
    <w:rsid w:val="00CD7DA0"/>
    <w:rsid w:val="00CE1541"/>
    <w:rsid w:val="00CF5BAD"/>
    <w:rsid w:val="00D34BAD"/>
    <w:rsid w:val="00D351CD"/>
    <w:rsid w:val="00D5035C"/>
    <w:rsid w:val="00D86A93"/>
    <w:rsid w:val="00DA10C9"/>
    <w:rsid w:val="00DA43AA"/>
    <w:rsid w:val="00DC3A71"/>
    <w:rsid w:val="00E20F0E"/>
    <w:rsid w:val="00E3477A"/>
    <w:rsid w:val="00E366E8"/>
    <w:rsid w:val="00E43BC4"/>
    <w:rsid w:val="00E7046C"/>
    <w:rsid w:val="00E913C1"/>
    <w:rsid w:val="00EA4C41"/>
    <w:rsid w:val="00EC1C23"/>
    <w:rsid w:val="00EC3958"/>
    <w:rsid w:val="00EF1C79"/>
    <w:rsid w:val="00F1611B"/>
    <w:rsid w:val="00F34C0D"/>
    <w:rsid w:val="00F35EE3"/>
    <w:rsid w:val="00F562D8"/>
    <w:rsid w:val="00F95F8A"/>
    <w:rsid w:val="00FC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1C6032CE"/>
  <w14:defaultImageDpi w14:val="330"/>
  <w15:docId w15:val="{09BBCC4A-4580-4C2F-AFB8-CB64BA04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51518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15183"/>
  </w:style>
  <w:style w:type="paragraph" w:styleId="Pidipagina">
    <w:name w:val="footer"/>
    <w:basedOn w:val="Normale"/>
    <w:link w:val="PidipaginaCarattere"/>
    <w:uiPriority w:val="99"/>
    <w:unhideWhenUsed/>
    <w:rsid w:val="0051518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15183"/>
  </w:style>
  <w:style w:type="paragraph" w:customStyle="1" w:styleId="Nessunostileparagrafo">
    <w:name w:val="[Nessuno stile paragrafo]"/>
    <w:rsid w:val="00BD5B96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table" w:styleId="Grigliatabella">
    <w:name w:val="Table Grid"/>
    <w:basedOn w:val="Tabellanormale"/>
    <w:uiPriority w:val="59"/>
    <w:rsid w:val="005A7E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5A7E06"/>
    <w:pPr>
      <w:ind w:left="720"/>
      <w:contextualSpacing/>
    </w:pPr>
  </w:style>
  <w:style w:type="character" w:styleId="Rimandocommento">
    <w:name w:val="annotation reference"/>
    <w:basedOn w:val="Carpredefinitoparagrafo"/>
    <w:uiPriority w:val="99"/>
    <w:semiHidden/>
    <w:unhideWhenUsed/>
    <w:rsid w:val="002402BE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2402BE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2402BE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402BE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2402BE"/>
    <w:rPr>
      <w:b/>
      <w:bCs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177DBE"/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177DBE"/>
    <w:rPr>
      <w:rFonts w:ascii="Consolas" w:hAnsi="Consolas"/>
      <w:sz w:val="20"/>
      <w:szCs w:val="20"/>
    </w:rPr>
  </w:style>
  <w:style w:type="paragraph" w:customStyle="1" w:styleId="Default">
    <w:name w:val="Default"/>
    <w:rsid w:val="00305202"/>
    <w:pPr>
      <w:autoSpaceDE w:val="0"/>
      <w:autoSpaceDN w:val="0"/>
      <w:adjustRightInd w:val="0"/>
    </w:pPr>
    <w:rPr>
      <w:rFonts w:ascii="Arial" w:hAnsi="Arial" w:cs="Arial"/>
      <w:color w:val="000000"/>
      <w:lang w:val="fr-FR"/>
    </w:rPr>
  </w:style>
  <w:style w:type="paragraph" w:styleId="Revisione">
    <w:name w:val="Revision"/>
    <w:hidden/>
    <w:uiPriority w:val="99"/>
    <w:semiHidden/>
    <w:rsid w:val="00A30F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laria.ciani\Desktop\LimaCorporate_Letterhead_HQ_2019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790C0D-B137-4DBF-B2DD-0A66DFBEB21C}">
  <ds:schemaRefs>
    <ds:schemaRef ds:uri="http://schemas.microsoft.com/office/2006/metadata/properties"/>
    <ds:schemaRef ds:uri="http://schemas.microsoft.com/office/infopath/2007/PartnerControls"/>
    <ds:schemaRef ds:uri="5e1ce0dd-4fec-4339-9e27-3efff0ff8442"/>
    <ds:schemaRef ds:uri="52ec6c29-17da-4dec-814c-b6ef28f53f51"/>
  </ds:schemaRefs>
</ds:datastoreItem>
</file>

<file path=customXml/itemProps2.xml><?xml version="1.0" encoding="utf-8"?>
<ds:datastoreItem xmlns:ds="http://schemas.openxmlformats.org/officeDocument/2006/customXml" ds:itemID="{3AC752B9-9C86-44B2-8C24-7D4325521C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521CD8B-19CB-455D-AA89-3A76D70F5D3A}"/>
</file>

<file path=customXml/itemProps4.xml><?xml version="1.0" encoding="utf-8"?>
<ds:datastoreItem xmlns:ds="http://schemas.openxmlformats.org/officeDocument/2006/customXml" ds:itemID="{69BE1EA9-122A-485C-B5E1-51E33C629C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LimaCorporate_Letterhead_HQ_2019</Template>
  <TotalTime>15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Limacorporate s.p.a.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Ilaria Ciani</dc:creator>
  <cp:keywords/>
  <dc:description/>
  <cp:lastModifiedBy>Domizia Baldassi</cp:lastModifiedBy>
  <cp:revision>17</cp:revision>
  <cp:lastPrinted>2019-02-04T16:07:00Z</cp:lastPrinted>
  <dcterms:created xsi:type="dcterms:W3CDTF">2025-02-04T10:00:00Z</dcterms:created>
  <dcterms:modified xsi:type="dcterms:W3CDTF">2025-02-04T11:53:00Z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203</vt:lpwstr>
  </property>
  <property fmtid="{D5CDD505-2E9C-101B-9397-08002B2CF9AE}" pid="3" name="ContentTypeId">
    <vt:lpwstr>0x010100972466A100C89648BB041AB94D58C39B</vt:lpwstr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