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2DA90C" w14:textId="77777777" w:rsidR="000A297D" w:rsidRDefault="000A297D" w:rsidP="000A297D">
      <w:pPr>
        <w:pStyle w:val="Default"/>
      </w:pPr>
    </w:p>
    <w:tbl>
      <w:tblPr>
        <w:tblW w:w="10168" w:type="dxa"/>
        <w:tblInd w:w="-108" w:type="dxa"/>
        <w:tblLayout w:type="fixed"/>
        <w:tblLook w:val="0000" w:firstRow="0" w:lastRow="0" w:firstColumn="0" w:lastColumn="0" w:noHBand="0" w:noVBand="0"/>
      </w:tblPr>
      <w:tblGrid>
        <w:gridCol w:w="4440"/>
        <w:gridCol w:w="5728"/>
      </w:tblGrid>
      <w:tr w:rsidR="000A297D" w14:paraId="37E1EDA1" w14:textId="77777777" w:rsidTr="00AC56EB">
        <w:trPr>
          <w:trHeight w:val="112"/>
        </w:trPr>
        <w:tc>
          <w:tcPr>
            <w:tcW w:w="10168" w:type="dxa"/>
            <w:gridSpan w:val="2"/>
          </w:tcPr>
          <w:p w14:paraId="0FD38966" w14:textId="3E8E07CB" w:rsidR="000A297D" w:rsidRDefault="000A297D" w:rsidP="00A2469F">
            <w:pPr>
              <w:pStyle w:val="Default"/>
              <w:jc w:val="center"/>
              <w:rPr>
                <w:rFonts w:asciiTheme="minorHAnsi" w:hAnsiTheme="minorHAnsi"/>
                <w:b/>
                <w:bCs/>
                <w:sz w:val="28"/>
                <w:szCs w:val="28"/>
              </w:rPr>
            </w:pPr>
            <w:r w:rsidRPr="00AC56EB">
              <w:rPr>
                <w:rFonts w:asciiTheme="minorHAnsi" w:hAnsiTheme="minorHAnsi"/>
                <w:b/>
                <w:bCs/>
                <w:sz w:val="28"/>
                <w:szCs w:val="28"/>
              </w:rPr>
              <w:t>INFORMED CONSENT FORM</w:t>
            </w:r>
            <w:r w:rsidR="00AC56EB" w:rsidRPr="00AC56EB">
              <w:rPr>
                <w:rFonts w:asciiTheme="minorHAnsi" w:hAnsiTheme="minorHAnsi"/>
                <w:b/>
                <w:bCs/>
                <w:sz w:val="28"/>
                <w:szCs w:val="28"/>
              </w:rPr>
              <w:t xml:space="preserve"> AND PRIVACY NOTICE FOR DATA PROCESSING</w:t>
            </w:r>
          </w:p>
          <w:p w14:paraId="69CDBE73" w14:textId="77777777" w:rsidR="00E45C03" w:rsidRPr="00AC56EB" w:rsidRDefault="00E45C03" w:rsidP="00A2469F">
            <w:pPr>
              <w:pStyle w:val="Default"/>
              <w:jc w:val="center"/>
              <w:rPr>
                <w:rFonts w:asciiTheme="minorHAnsi" w:hAnsiTheme="minorHAnsi"/>
                <w:b/>
                <w:bCs/>
                <w:sz w:val="28"/>
                <w:szCs w:val="28"/>
              </w:rPr>
            </w:pPr>
          </w:p>
          <w:p w14:paraId="5BBB34B5" w14:textId="31366BD5" w:rsidR="00AC56EB" w:rsidRPr="00AC56EB" w:rsidRDefault="00AC56EB" w:rsidP="00A2469F">
            <w:pPr>
              <w:pStyle w:val="Default"/>
              <w:jc w:val="center"/>
              <w:rPr>
                <w:rFonts w:asciiTheme="minorHAnsi" w:hAnsiTheme="minorHAnsi"/>
              </w:rPr>
            </w:pPr>
          </w:p>
        </w:tc>
      </w:tr>
      <w:tr w:rsidR="000A297D" w14:paraId="68C85B09" w14:textId="77777777" w:rsidTr="00AC56EB">
        <w:trPr>
          <w:trHeight w:val="753"/>
        </w:trPr>
        <w:tc>
          <w:tcPr>
            <w:tcW w:w="4440" w:type="dxa"/>
          </w:tcPr>
          <w:p w14:paraId="71660636"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TITLE: </w:t>
            </w:r>
          </w:p>
        </w:tc>
        <w:tc>
          <w:tcPr>
            <w:tcW w:w="5728" w:type="dxa"/>
          </w:tcPr>
          <w:p w14:paraId="33730D34" w14:textId="39F6725C" w:rsidR="000A297D" w:rsidRPr="00AC56EB" w:rsidRDefault="000A297D" w:rsidP="00080B99">
            <w:pPr>
              <w:pStyle w:val="Default"/>
              <w:jc w:val="both"/>
              <w:rPr>
                <w:rFonts w:asciiTheme="minorHAnsi" w:hAnsiTheme="minorHAnsi" w:cs="Tahoma"/>
                <w:b/>
                <w:bCs/>
              </w:rPr>
            </w:pPr>
            <w:r w:rsidRPr="00AC56EB">
              <w:rPr>
                <w:rFonts w:asciiTheme="minorHAnsi" w:hAnsiTheme="minorHAnsi" w:cs="Tahoma"/>
                <w:b/>
                <w:bCs/>
              </w:rPr>
              <w:t xml:space="preserve">An open label, monocentre, observational, prospective, longitudinal cohort study to evaluate safety, clinical and radiographic outcomes of total hip arthroplasty with Delta Revision </w:t>
            </w:r>
            <w:r w:rsidRPr="00AC56EB">
              <w:rPr>
                <w:rFonts w:asciiTheme="minorHAnsi" w:hAnsiTheme="minorHAnsi" w:cstheme="minorHAnsi"/>
                <w:b/>
                <w:bCs/>
              </w:rPr>
              <w:t>acetabular</w:t>
            </w:r>
            <w:r w:rsidRPr="00AC56EB">
              <w:rPr>
                <w:rFonts w:asciiTheme="minorHAnsi" w:hAnsiTheme="minorHAnsi" w:cs="Tahoma"/>
                <w:b/>
                <w:bCs/>
              </w:rPr>
              <w:t xml:space="preserve"> cup</w:t>
            </w:r>
          </w:p>
          <w:p w14:paraId="720945D1" w14:textId="76ABAF5A" w:rsidR="00AC56EB" w:rsidRPr="00AC56EB" w:rsidRDefault="00AC56EB" w:rsidP="001408C9">
            <w:pPr>
              <w:pStyle w:val="Default"/>
              <w:rPr>
                <w:rFonts w:asciiTheme="minorHAnsi" w:hAnsiTheme="minorHAnsi"/>
                <w:b/>
                <w:bCs/>
              </w:rPr>
            </w:pPr>
          </w:p>
        </w:tc>
      </w:tr>
      <w:tr w:rsidR="000A297D" w14:paraId="39D0873D" w14:textId="77777777" w:rsidTr="00AC56EB">
        <w:trPr>
          <w:trHeight w:val="272"/>
        </w:trPr>
        <w:tc>
          <w:tcPr>
            <w:tcW w:w="4440" w:type="dxa"/>
          </w:tcPr>
          <w:p w14:paraId="695948B3"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PROTOCOL: </w:t>
            </w:r>
          </w:p>
        </w:tc>
        <w:tc>
          <w:tcPr>
            <w:tcW w:w="5728" w:type="dxa"/>
          </w:tcPr>
          <w:p w14:paraId="494EFF79" w14:textId="77777777" w:rsidR="000A297D" w:rsidRPr="00AC56EB" w:rsidRDefault="000A297D" w:rsidP="001408C9">
            <w:pPr>
              <w:pStyle w:val="Default"/>
              <w:rPr>
                <w:rFonts w:asciiTheme="minorHAnsi" w:hAnsiTheme="minorHAnsi"/>
              </w:rPr>
            </w:pPr>
            <w:r w:rsidRPr="00AC56EB">
              <w:rPr>
                <w:rFonts w:asciiTheme="minorHAnsi" w:hAnsiTheme="minorHAnsi"/>
              </w:rPr>
              <w:t>H-34</w:t>
            </w:r>
            <w:r w:rsidR="00AC56EB" w:rsidRPr="00AC56EB">
              <w:rPr>
                <w:rFonts w:asciiTheme="minorHAnsi" w:hAnsiTheme="minorHAnsi"/>
              </w:rPr>
              <w:t xml:space="preserve">, </w:t>
            </w:r>
            <w:r w:rsidRPr="00AC56EB">
              <w:rPr>
                <w:rFonts w:asciiTheme="minorHAnsi" w:hAnsiTheme="minorHAnsi"/>
              </w:rPr>
              <w:t>D</w:t>
            </w:r>
            <w:r w:rsidR="00AC56EB" w:rsidRPr="00AC56EB">
              <w:rPr>
                <w:rFonts w:asciiTheme="minorHAnsi" w:hAnsiTheme="minorHAnsi"/>
              </w:rPr>
              <w:t>elta Revision</w:t>
            </w:r>
          </w:p>
          <w:p w14:paraId="2146F277" w14:textId="4D3D7219" w:rsidR="00AC56EB" w:rsidRPr="00AC56EB" w:rsidRDefault="00AC56EB" w:rsidP="001408C9">
            <w:pPr>
              <w:pStyle w:val="Default"/>
              <w:rPr>
                <w:rFonts w:asciiTheme="minorHAnsi" w:hAnsiTheme="minorHAnsi"/>
              </w:rPr>
            </w:pPr>
          </w:p>
        </w:tc>
      </w:tr>
      <w:tr w:rsidR="000A297D" w14:paraId="5FB9B8B1" w14:textId="77777777" w:rsidTr="00AC56EB">
        <w:trPr>
          <w:trHeight w:val="112"/>
        </w:trPr>
        <w:tc>
          <w:tcPr>
            <w:tcW w:w="4440" w:type="dxa"/>
          </w:tcPr>
          <w:p w14:paraId="0FE0F7FE"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SPONSOR: </w:t>
            </w:r>
          </w:p>
        </w:tc>
        <w:tc>
          <w:tcPr>
            <w:tcW w:w="5728" w:type="dxa"/>
          </w:tcPr>
          <w:p w14:paraId="5B46FBF9" w14:textId="77777777" w:rsidR="000A297D" w:rsidRPr="00AC56EB" w:rsidRDefault="000A297D" w:rsidP="001408C9">
            <w:pPr>
              <w:pStyle w:val="Default"/>
              <w:rPr>
                <w:rFonts w:asciiTheme="minorHAnsi" w:hAnsiTheme="minorHAnsi"/>
              </w:rPr>
            </w:pPr>
            <w:r w:rsidRPr="00AC56EB">
              <w:rPr>
                <w:rFonts w:asciiTheme="minorHAnsi" w:hAnsiTheme="minorHAnsi"/>
              </w:rPr>
              <w:t>LimaCorporate S.p.A.</w:t>
            </w:r>
          </w:p>
          <w:p w14:paraId="44969407" w14:textId="1D121F49" w:rsidR="00AC56EB" w:rsidRPr="00AC56EB" w:rsidRDefault="00AC56EB" w:rsidP="001408C9">
            <w:pPr>
              <w:pStyle w:val="Default"/>
              <w:rPr>
                <w:rFonts w:asciiTheme="minorHAnsi" w:hAnsiTheme="minorHAnsi"/>
              </w:rPr>
            </w:pPr>
          </w:p>
        </w:tc>
      </w:tr>
      <w:tr w:rsidR="000A297D" w14:paraId="3E9FF63E" w14:textId="77777777" w:rsidTr="00AC56EB">
        <w:trPr>
          <w:trHeight w:val="112"/>
        </w:trPr>
        <w:tc>
          <w:tcPr>
            <w:tcW w:w="4440" w:type="dxa"/>
          </w:tcPr>
          <w:p w14:paraId="72EF4A92" w14:textId="77777777" w:rsidR="000A297D" w:rsidRPr="00AC56EB" w:rsidRDefault="000A297D" w:rsidP="001408C9">
            <w:pPr>
              <w:pStyle w:val="Default"/>
              <w:rPr>
                <w:rFonts w:asciiTheme="minorHAnsi" w:hAnsiTheme="minorHAnsi"/>
                <w:b/>
                <w:bCs/>
              </w:rPr>
            </w:pPr>
            <w:r w:rsidRPr="00AC56EB">
              <w:rPr>
                <w:rFonts w:asciiTheme="minorHAnsi" w:hAnsiTheme="minorHAnsi"/>
                <w:b/>
                <w:bCs/>
              </w:rPr>
              <w:t>PRINCIPAL INVESTIGATOR</w:t>
            </w:r>
          </w:p>
        </w:tc>
        <w:tc>
          <w:tcPr>
            <w:tcW w:w="5728" w:type="dxa"/>
          </w:tcPr>
          <w:p w14:paraId="72E02C58" w14:textId="77777777" w:rsidR="000A297D" w:rsidRPr="00AC56EB" w:rsidRDefault="00AC56EB" w:rsidP="00AC56EB">
            <w:pPr>
              <w:spacing w:line="276" w:lineRule="auto"/>
              <w:jc w:val="both"/>
              <w:rPr>
                <w:rFonts w:asciiTheme="minorHAnsi" w:hAnsiTheme="minorHAnsi" w:cs="Calibri"/>
                <w:bCs/>
                <w:lang w:val="en"/>
              </w:rPr>
            </w:pPr>
            <w:r w:rsidRPr="00AC56EB">
              <w:rPr>
                <w:rFonts w:asciiTheme="minorHAnsi" w:hAnsiTheme="minorHAnsi" w:cs="Calibri"/>
                <w:bCs/>
                <w:lang w:val="en"/>
              </w:rPr>
              <w:t xml:space="preserve">Dr. Jerzy </w:t>
            </w:r>
            <w:proofErr w:type="spellStart"/>
            <w:r w:rsidRPr="00AC56EB">
              <w:rPr>
                <w:rFonts w:asciiTheme="minorHAnsi" w:hAnsiTheme="minorHAnsi" w:cs="Calibri"/>
                <w:bCs/>
                <w:lang w:val="en"/>
              </w:rPr>
              <w:t>Białecki</w:t>
            </w:r>
            <w:proofErr w:type="spellEnd"/>
          </w:p>
          <w:p w14:paraId="610CAEEF" w14:textId="7E67E599" w:rsidR="00AC56EB" w:rsidRPr="00AC56EB" w:rsidRDefault="00AC56EB" w:rsidP="00AC56EB">
            <w:pPr>
              <w:spacing w:line="276" w:lineRule="auto"/>
              <w:jc w:val="both"/>
              <w:rPr>
                <w:rFonts w:asciiTheme="minorHAnsi" w:hAnsiTheme="minorHAnsi" w:cs="Calibri"/>
                <w:b/>
                <w:lang w:val="en"/>
              </w:rPr>
            </w:pPr>
          </w:p>
        </w:tc>
      </w:tr>
      <w:tr w:rsidR="000A297D" w14:paraId="50C9A951" w14:textId="77777777" w:rsidTr="00AC56EB">
        <w:trPr>
          <w:trHeight w:val="112"/>
        </w:trPr>
        <w:tc>
          <w:tcPr>
            <w:tcW w:w="4440" w:type="dxa"/>
          </w:tcPr>
          <w:p w14:paraId="19B68630"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SITE NAME: </w:t>
            </w:r>
          </w:p>
        </w:tc>
        <w:tc>
          <w:tcPr>
            <w:tcW w:w="5728" w:type="dxa"/>
          </w:tcPr>
          <w:p w14:paraId="424C676B" w14:textId="77777777" w:rsidR="00AC56EB" w:rsidRPr="00AC56EB" w:rsidRDefault="00AC56EB" w:rsidP="00AC56EB">
            <w:pPr>
              <w:spacing w:line="276" w:lineRule="auto"/>
              <w:jc w:val="both"/>
              <w:rPr>
                <w:rFonts w:asciiTheme="minorHAnsi" w:hAnsiTheme="minorHAnsi" w:cs="Calibri"/>
                <w:bCs/>
                <w:lang w:val="en"/>
              </w:rPr>
            </w:pPr>
            <w:r w:rsidRPr="00AC56EB">
              <w:rPr>
                <w:rFonts w:asciiTheme="minorHAnsi" w:hAnsiTheme="minorHAnsi" w:cs="Calibri"/>
                <w:bCs/>
                <w:lang w:val="en"/>
              </w:rPr>
              <w:t xml:space="preserve">Hospital: </w:t>
            </w:r>
            <w:proofErr w:type="spellStart"/>
            <w:r w:rsidRPr="00AC56EB">
              <w:rPr>
                <w:rFonts w:asciiTheme="minorHAnsi" w:hAnsiTheme="minorHAnsi" w:cs="Calibri"/>
                <w:bCs/>
                <w:lang w:val="en"/>
              </w:rPr>
              <w:t>Samodzielny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Publiczny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Szpital</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Kliniczny</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im</w:t>
            </w:r>
            <w:proofErr w:type="spellEnd"/>
            <w:r w:rsidRPr="00AC56EB">
              <w:rPr>
                <w:rFonts w:asciiTheme="minorHAnsi" w:hAnsiTheme="minorHAnsi" w:cs="Calibri"/>
                <w:bCs/>
                <w:lang w:val="en"/>
              </w:rPr>
              <w:t>. CMKP</w:t>
            </w:r>
          </w:p>
          <w:p w14:paraId="0A4694DD" w14:textId="77777777" w:rsidR="000A297D" w:rsidRPr="00AC56EB" w:rsidRDefault="000A297D" w:rsidP="001408C9">
            <w:pPr>
              <w:pStyle w:val="Default"/>
              <w:rPr>
                <w:rFonts w:asciiTheme="minorHAnsi" w:hAnsiTheme="minorHAnsi"/>
              </w:rPr>
            </w:pPr>
          </w:p>
        </w:tc>
      </w:tr>
      <w:tr w:rsidR="000A297D" w14:paraId="57A44554" w14:textId="77777777" w:rsidTr="00AC56EB">
        <w:trPr>
          <w:trHeight w:val="112"/>
        </w:trPr>
        <w:tc>
          <w:tcPr>
            <w:tcW w:w="4440" w:type="dxa"/>
          </w:tcPr>
          <w:p w14:paraId="637169C1" w14:textId="77777777" w:rsidR="000A297D" w:rsidRPr="00AC56EB" w:rsidRDefault="000A297D" w:rsidP="001408C9">
            <w:pPr>
              <w:pStyle w:val="Default"/>
              <w:rPr>
                <w:rFonts w:asciiTheme="minorHAnsi" w:hAnsiTheme="minorHAnsi"/>
              </w:rPr>
            </w:pPr>
            <w:r w:rsidRPr="00AC56EB">
              <w:rPr>
                <w:rFonts w:asciiTheme="minorHAnsi" w:hAnsiTheme="minorHAnsi"/>
                <w:b/>
                <w:bCs/>
              </w:rPr>
              <w:t xml:space="preserve">SITE ADDRESS: </w:t>
            </w:r>
          </w:p>
        </w:tc>
        <w:tc>
          <w:tcPr>
            <w:tcW w:w="5728" w:type="dxa"/>
          </w:tcPr>
          <w:p w14:paraId="10F30F72" w14:textId="452C12D7" w:rsidR="000A297D" w:rsidRPr="00AC56EB" w:rsidRDefault="00AC56EB" w:rsidP="00AC56EB">
            <w:pPr>
              <w:spacing w:line="276" w:lineRule="auto"/>
              <w:jc w:val="both"/>
              <w:rPr>
                <w:rFonts w:asciiTheme="minorHAnsi" w:hAnsiTheme="minorHAnsi" w:cs="Calibri"/>
                <w:bCs/>
                <w:lang w:val="en"/>
              </w:rPr>
            </w:pPr>
            <w:proofErr w:type="spellStart"/>
            <w:r w:rsidRPr="00AC56EB">
              <w:rPr>
                <w:rFonts w:asciiTheme="minorHAnsi" w:hAnsiTheme="minorHAnsi" w:cs="Calibri"/>
                <w:bCs/>
                <w:lang w:val="en"/>
              </w:rPr>
              <w:t>Księdza</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Stanisława</w:t>
            </w:r>
            <w:proofErr w:type="spellEnd"/>
            <w:r w:rsidRPr="00AC56EB">
              <w:rPr>
                <w:rFonts w:asciiTheme="minorHAnsi" w:hAnsiTheme="minorHAnsi" w:cs="Calibri"/>
                <w:bCs/>
                <w:lang w:val="en"/>
              </w:rPr>
              <w:t xml:space="preserve"> </w:t>
            </w:r>
            <w:proofErr w:type="spellStart"/>
            <w:r w:rsidRPr="00AC56EB">
              <w:rPr>
                <w:rFonts w:asciiTheme="minorHAnsi" w:hAnsiTheme="minorHAnsi" w:cs="Calibri"/>
                <w:bCs/>
                <w:lang w:val="en"/>
              </w:rPr>
              <w:t>Konarskiego</w:t>
            </w:r>
            <w:proofErr w:type="spellEnd"/>
            <w:r w:rsidRPr="00AC56EB">
              <w:rPr>
                <w:rFonts w:asciiTheme="minorHAnsi" w:hAnsiTheme="minorHAnsi" w:cs="Calibri"/>
                <w:bCs/>
                <w:lang w:val="en"/>
              </w:rPr>
              <w:t xml:space="preserve">, 13 - 05-400 </w:t>
            </w:r>
            <w:proofErr w:type="spellStart"/>
            <w:r w:rsidRPr="00AC56EB">
              <w:rPr>
                <w:rFonts w:asciiTheme="minorHAnsi" w:hAnsiTheme="minorHAnsi" w:cs="Calibri"/>
                <w:bCs/>
                <w:lang w:val="en"/>
              </w:rPr>
              <w:t>Otwock</w:t>
            </w:r>
            <w:proofErr w:type="spellEnd"/>
            <w:r w:rsidRPr="00AC56EB">
              <w:rPr>
                <w:rFonts w:asciiTheme="minorHAnsi" w:hAnsiTheme="minorHAnsi" w:cs="Calibri"/>
                <w:bCs/>
                <w:lang w:val="en"/>
              </w:rPr>
              <w:t>, Poland</w:t>
            </w:r>
          </w:p>
        </w:tc>
      </w:tr>
    </w:tbl>
    <w:p w14:paraId="54049B34" w14:textId="77777777" w:rsidR="000A297D" w:rsidRDefault="000A297D" w:rsidP="000A297D"/>
    <w:p w14:paraId="4FC3051D" w14:textId="77777777" w:rsidR="000A297D" w:rsidRDefault="000A297D" w:rsidP="000A297D">
      <w:pPr>
        <w:pStyle w:val="Default"/>
      </w:pPr>
    </w:p>
    <w:p w14:paraId="2AC5F71C" w14:textId="77777777" w:rsidR="00E45C03" w:rsidRDefault="00E45C03" w:rsidP="00234307">
      <w:pPr>
        <w:pStyle w:val="Default"/>
        <w:spacing w:line="276" w:lineRule="auto"/>
        <w:jc w:val="both"/>
        <w:rPr>
          <w:rFonts w:asciiTheme="minorHAnsi" w:hAnsiTheme="minorHAnsi" w:cstheme="minorHAnsi"/>
          <w:b/>
          <w:bCs/>
        </w:rPr>
      </w:pPr>
    </w:p>
    <w:p w14:paraId="07A8009B" w14:textId="15103B77" w:rsidR="000A297D" w:rsidRPr="001C3CDD" w:rsidRDefault="000A297D" w:rsidP="00234307">
      <w:pPr>
        <w:pStyle w:val="Default"/>
        <w:spacing w:line="276" w:lineRule="auto"/>
        <w:jc w:val="both"/>
        <w:rPr>
          <w:rFonts w:asciiTheme="minorHAnsi" w:hAnsiTheme="minorHAnsi" w:cstheme="minorHAnsi"/>
          <w:b/>
          <w:bCs/>
        </w:rPr>
      </w:pPr>
      <w:r w:rsidRPr="001C3CDD">
        <w:rPr>
          <w:rFonts w:asciiTheme="minorHAnsi" w:hAnsiTheme="minorHAnsi" w:cstheme="minorHAnsi"/>
          <w:b/>
          <w:bCs/>
        </w:rPr>
        <w:t xml:space="preserve">Introduction </w:t>
      </w:r>
    </w:p>
    <w:p w14:paraId="209B8F6C" w14:textId="77777777" w:rsidR="000A297D" w:rsidRPr="00E47F1F" w:rsidRDefault="000A297D" w:rsidP="0023430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would like to invite you to take part in this research study (named also clinical study) on hip joint prosthesis. </w:t>
      </w:r>
    </w:p>
    <w:p w14:paraId="0AD9E958" w14:textId="5AEFCA85" w:rsidR="000A297D" w:rsidRPr="00E47F1F" w:rsidRDefault="00242DF7" w:rsidP="00234307">
      <w:pPr>
        <w:pStyle w:val="Default"/>
        <w:spacing w:line="276" w:lineRule="auto"/>
        <w:jc w:val="both"/>
        <w:rPr>
          <w:rFonts w:ascii="Calibri" w:hAnsi="Calibri" w:cs="Calibri"/>
          <w:sz w:val="23"/>
          <w:szCs w:val="23"/>
        </w:rPr>
      </w:pPr>
      <w:r w:rsidRPr="00E47F1F">
        <w:rPr>
          <w:rFonts w:ascii="Calibri" w:hAnsi="Calibri" w:cs="Calibri"/>
          <w:sz w:val="23"/>
          <w:szCs w:val="23"/>
        </w:rPr>
        <w:t>In order t</w:t>
      </w:r>
      <w:r w:rsidR="000A297D" w:rsidRPr="00E47F1F">
        <w:rPr>
          <w:rFonts w:ascii="Calibri" w:hAnsi="Calibri" w:cs="Calibri"/>
          <w:sz w:val="23"/>
          <w:szCs w:val="23"/>
        </w:rPr>
        <w:t>o allow you to make an informed decision as to whether or not to participate in this research study, this document describes the purpose of the study, your rights and obligations, the necessary procedures in the study and the possible risks and benefits of participating in the study.</w:t>
      </w:r>
    </w:p>
    <w:p w14:paraId="64D996E7" w14:textId="2B3BB50A" w:rsidR="000A297D" w:rsidRPr="00E47F1F" w:rsidRDefault="000A297D" w:rsidP="00234307">
      <w:pPr>
        <w:pStyle w:val="Default"/>
        <w:spacing w:line="276" w:lineRule="auto"/>
        <w:jc w:val="both"/>
        <w:rPr>
          <w:rFonts w:ascii="Calibri" w:hAnsi="Calibri" w:cs="Calibri"/>
          <w:sz w:val="23"/>
          <w:szCs w:val="23"/>
        </w:rPr>
      </w:pPr>
      <w:r w:rsidRPr="00E47F1F">
        <w:rPr>
          <w:rFonts w:ascii="Calibri" w:hAnsi="Calibri" w:cs="Calibri"/>
          <w:sz w:val="23"/>
          <w:szCs w:val="23"/>
        </w:rPr>
        <w:t xml:space="preserve">We invite you to take all the time you deem appropriate to carefully read this information. </w:t>
      </w:r>
      <w:r w:rsidR="00B2318A" w:rsidRPr="00E47F1F">
        <w:rPr>
          <w:rFonts w:asciiTheme="minorHAnsi" w:hAnsiTheme="minorHAnsi" w:cs="Calibri"/>
          <w:sz w:val="23"/>
          <w:szCs w:val="23"/>
          <w:lang w:val="en"/>
        </w:rPr>
        <w:t xml:space="preserve">You are </w:t>
      </w:r>
      <w:r w:rsidRPr="00E47F1F">
        <w:rPr>
          <w:rFonts w:ascii="Calibri" w:hAnsi="Calibri" w:cs="Calibri"/>
          <w:sz w:val="23"/>
          <w:szCs w:val="23"/>
        </w:rPr>
        <w:t xml:space="preserve">free to talk to your doctor, nursing staff, family or friends about it before </w:t>
      </w:r>
      <w:proofErr w:type="gramStart"/>
      <w:r w:rsidRPr="00E47F1F">
        <w:rPr>
          <w:rFonts w:ascii="Calibri" w:hAnsi="Calibri" w:cs="Calibri"/>
          <w:sz w:val="23"/>
          <w:szCs w:val="23"/>
        </w:rPr>
        <w:t>making a decision</w:t>
      </w:r>
      <w:proofErr w:type="gramEnd"/>
      <w:r w:rsidRPr="00E47F1F">
        <w:rPr>
          <w:rFonts w:ascii="Calibri" w:hAnsi="Calibri" w:cs="Calibri"/>
          <w:sz w:val="23"/>
          <w:szCs w:val="23"/>
        </w:rPr>
        <w:t>. If you wish to ask questions, you can contact the doctor of the study for any clarification.</w:t>
      </w:r>
    </w:p>
    <w:p w14:paraId="60589BD8" w14:textId="737896E1" w:rsidR="002B6926" w:rsidRPr="00E47F1F" w:rsidRDefault="004A061F" w:rsidP="00234307">
      <w:pPr>
        <w:spacing w:line="276" w:lineRule="auto"/>
        <w:jc w:val="both"/>
        <w:rPr>
          <w:rFonts w:asciiTheme="minorHAnsi" w:hAnsiTheme="minorHAnsi" w:cstheme="minorHAnsi"/>
          <w:sz w:val="23"/>
          <w:szCs w:val="23"/>
        </w:rPr>
      </w:pPr>
      <w:r w:rsidRPr="00E47F1F">
        <w:rPr>
          <w:rFonts w:asciiTheme="minorHAnsi" w:hAnsiTheme="minorHAnsi" w:cstheme="minorHAnsi"/>
          <w:sz w:val="23"/>
          <w:szCs w:val="23"/>
        </w:rPr>
        <w:t xml:space="preserve">Take your time to decide </w:t>
      </w:r>
      <w:proofErr w:type="gramStart"/>
      <w:r w:rsidRPr="00E47F1F">
        <w:rPr>
          <w:rFonts w:asciiTheme="minorHAnsi" w:hAnsiTheme="minorHAnsi" w:cstheme="minorHAnsi"/>
          <w:sz w:val="23"/>
          <w:szCs w:val="23"/>
        </w:rPr>
        <w:t>whether or not</w:t>
      </w:r>
      <w:proofErr w:type="gramEnd"/>
      <w:r w:rsidRPr="00E47F1F">
        <w:rPr>
          <w:rFonts w:asciiTheme="minorHAnsi" w:hAnsiTheme="minorHAnsi" w:cstheme="minorHAnsi"/>
          <w:sz w:val="23"/>
          <w:szCs w:val="23"/>
        </w:rPr>
        <w:t xml:space="preserve"> you wish to take part.</w:t>
      </w:r>
    </w:p>
    <w:p w14:paraId="7441308B" w14:textId="77777777" w:rsidR="00B2318A" w:rsidRPr="00B2318A" w:rsidRDefault="00B2318A" w:rsidP="00234307">
      <w:pPr>
        <w:spacing w:line="276" w:lineRule="auto"/>
        <w:jc w:val="both"/>
        <w:rPr>
          <w:rFonts w:asciiTheme="minorHAnsi" w:hAnsiTheme="minorHAnsi" w:cstheme="minorHAnsi"/>
          <w:sz w:val="23"/>
          <w:szCs w:val="23"/>
        </w:rPr>
      </w:pPr>
    </w:p>
    <w:p w14:paraId="425F994A" w14:textId="77777777" w:rsidR="002B6926" w:rsidRPr="00B2318A" w:rsidRDefault="002B6926" w:rsidP="00234307">
      <w:pPr>
        <w:spacing w:line="276" w:lineRule="auto"/>
        <w:jc w:val="both"/>
        <w:rPr>
          <w:rFonts w:asciiTheme="minorHAnsi" w:hAnsiTheme="minorHAnsi" w:cs="Calibri"/>
          <w:b/>
        </w:rPr>
      </w:pPr>
      <w:r w:rsidRPr="00B2318A">
        <w:rPr>
          <w:rFonts w:asciiTheme="minorHAnsi" w:hAnsiTheme="minorHAnsi" w:cs="Calibri"/>
          <w:b/>
        </w:rPr>
        <w:t>What is the purpose of the study?</w:t>
      </w:r>
    </w:p>
    <w:p w14:paraId="4F3E34A8" w14:textId="0D6314BF" w:rsidR="004A061F" w:rsidRDefault="00230D2D" w:rsidP="00234307">
      <w:pPr>
        <w:spacing w:line="276" w:lineRule="auto"/>
        <w:contextualSpacing/>
        <w:jc w:val="both"/>
        <w:rPr>
          <w:rFonts w:asciiTheme="minorHAnsi" w:hAnsiTheme="minorHAnsi"/>
          <w:sz w:val="23"/>
          <w:szCs w:val="23"/>
          <w:lang w:val="en-US" w:eastAsia="it-IT"/>
        </w:rPr>
      </w:pPr>
      <w:r w:rsidRPr="00230D2D">
        <w:rPr>
          <w:rFonts w:asciiTheme="minorHAnsi" w:hAnsiTheme="minorHAnsi"/>
          <w:sz w:val="23"/>
          <w:szCs w:val="23"/>
          <w:lang w:val="en-US" w:eastAsia="it-IT"/>
        </w:rPr>
        <w:t xml:space="preserve">In this </w:t>
      </w:r>
      <w:r>
        <w:rPr>
          <w:rFonts w:asciiTheme="minorHAnsi" w:hAnsiTheme="minorHAnsi"/>
          <w:sz w:val="23"/>
          <w:szCs w:val="23"/>
          <w:lang w:val="en-US" w:eastAsia="it-IT"/>
        </w:rPr>
        <w:t>clinical study</w:t>
      </w:r>
      <w:r w:rsidRPr="00230D2D">
        <w:rPr>
          <w:rFonts w:asciiTheme="minorHAnsi" w:hAnsiTheme="minorHAnsi"/>
          <w:sz w:val="23"/>
          <w:szCs w:val="23"/>
          <w:lang w:val="en-US" w:eastAsia="it-IT"/>
        </w:rPr>
        <w:t xml:space="preserve">, we want to learn more about </w:t>
      </w:r>
      <w:r>
        <w:rPr>
          <w:rFonts w:asciiTheme="minorHAnsi" w:hAnsiTheme="minorHAnsi"/>
          <w:sz w:val="23"/>
          <w:szCs w:val="23"/>
          <w:lang w:val="en-US" w:eastAsia="it-IT"/>
        </w:rPr>
        <w:t>the total hip arthroplasty (THA)</w:t>
      </w:r>
      <w:r w:rsidRPr="00230D2D">
        <w:rPr>
          <w:rFonts w:asciiTheme="minorHAnsi" w:hAnsiTheme="minorHAnsi"/>
          <w:sz w:val="23"/>
          <w:szCs w:val="23"/>
          <w:lang w:val="en-US" w:eastAsia="it-IT"/>
        </w:rPr>
        <w:t xml:space="preserve"> by doing observations that would normally be done as part of normal tests.  </w:t>
      </w:r>
    </w:p>
    <w:p w14:paraId="163E8852" w14:textId="2DA885DF" w:rsidR="00230D2D" w:rsidRPr="00A2469F" w:rsidRDefault="00230D2D" w:rsidP="00234307">
      <w:pPr>
        <w:spacing w:line="276" w:lineRule="auto"/>
        <w:contextualSpacing/>
        <w:jc w:val="both"/>
        <w:rPr>
          <w:rFonts w:asciiTheme="minorHAnsi" w:hAnsiTheme="minorHAnsi"/>
          <w:sz w:val="23"/>
          <w:szCs w:val="23"/>
          <w:lang w:val="en-US" w:eastAsia="it-IT"/>
        </w:rPr>
      </w:pPr>
      <w:r>
        <w:rPr>
          <w:rFonts w:asciiTheme="minorHAnsi" w:hAnsiTheme="minorHAnsi"/>
          <w:sz w:val="23"/>
          <w:szCs w:val="23"/>
          <w:lang w:val="en-US" w:eastAsia="it-IT"/>
        </w:rPr>
        <w:t>Arthroplasty i</w:t>
      </w:r>
      <w:r w:rsidRPr="00230D2D">
        <w:rPr>
          <w:rFonts w:asciiTheme="minorHAnsi" w:hAnsiTheme="minorHAnsi"/>
          <w:sz w:val="23"/>
          <w:szCs w:val="23"/>
          <w:lang w:val="en-US" w:eastAsia="it-IT"/>
        </w:rPr>
        <w:t xml:space="preserve">s a type of </w:t>
      </w:r>
      <w:r w:rsidR="003B69C5">
        <w:rPr>
          <w:rFonts w:asciiTheme="minorHAnsi" w:hAnsiTheme="minorHAnsi"/>
          <w:sz w:val="23"/>
          <w:szCs w:val="23"/>
          <w:lang w:val="en-US" w:eastAsia="it-IT"/>
        </w:rPr>
        <w:t>orthopaedical</w:t>
      </w:r>
      <w:r w:rsidRPr="00230D2D">
        <w:rPr>
          <w:rFonts w:asciiTheme="minorHAnsi" w:hAnsiTheme="minorHAnsi"/>
          <w:sz w:val="23"/>
          <w:szCs w:val="23"/>
          <w:lang w:val="en-US" w:eastAsia="it-IT"/>
        </w:rPr>
        <w:t xml:space="preserve"> intervention that can be applied to different joints of the human body</w:t>
      </w:r>
      <w:r>
        <w:rPr>
          <w:rFonts w:asciiTheme="minorHAnsi" w:hAnsiTheme="minorHAnsi"/>
          <w:sz w:val="23"/>
          <w:szCs w:val="23"/>
          <w:lang w:val="en-US" w:eastAsia="it-IT"/>
        </w:rPr>
        <w:t xml:space="preserve"> </w:t>
      </w:r>
      <w:r w:rsidRPr="00230D2D">
        <w:rPr>
          <w:rFonts w:asciiTheme="minorHAnsi" w:hAnsiTheme="minorHAnsi"/>
          <w:sz w:val="23"/>
          <w:szCs w:val="23"/>
          <w:lang w:val="en-US" w:eastAsia="it-IT"/>
        </w:rPr>
        <w:t>and</w:t>
      </w:r>
      <w:r>
        <w:rPr>
          <w:rFonts w:asciiTheme="minorHAnsi" w:hAnsiTheme="minorHAnsi"/>
          <w:sz w:val="23"/>
          <w:szCs w:val="23"/>
          <w:lang w:val="en-US" w:eastAsia="it-IT"/>
        </w:rPr>
        <w:t>,</w:t>
      </w:r>
      <w:r w:rsidRPr="00230D2D">
        <w:rPr>
          <w:rFonts w:asciiTheme="minorHAnsi" w:hAnsiTheme="minorHAnsi"/>
          <w:sz w:val="23"/>
          <w:szCs w:val="23"/>
          <w:lang w:val="en-US" w:eastAsia="it-IT"/>
        </w:rPr>
        <w:t xml:space="preserve"> consists of a surgical reconstruction or replacement of the damaged elements, in order to restore the correct functioning of the joint itself.</w:t>
      </w:r>
      <w:r>
        <w:rPr>
          <w:rFonts w:asciiTheme="minorHAnsi" w:hAnsiTheme="minorHAnsi"/>
          <w:sz w:val="23"/>
          <w:szCs w:val="23"/>
          <w:lang w:val="en-US" w:eastAsia="it-IT"/>
        </w:rPr>
        <w:t xml:space="preserve"> </w:t>
      </w:r>
    </w:p>
    <w:p w14:paraId="68889455" w14:textId="36CDB61C" w:rsidR="002B6926" w:rsidRDefault="004A061F" w:rsidP="00234307">
      <w:pPr>
        <w:spacing w:line="276" w:lineRule="auto"/>
        <w:jc w:val="both"/>
        <w:rPr>
          <w:rFonts w:asciiTheme="minorHAnsi" w:hAnsiTheme="minorHAnsi"/>
          <w:sz w:val="23"/>
          <w:szCs w:val="23"/>
          <w:lang w:val="en-US" w:eastAsia="it-IT"/>
        </w:rPr>
      </w:pPr>
      <w:r w:rsidRPr="00A2469F">
        <w:rPr>
          <w:rFonts w:asciiTheme="minorHAnsi" w:hAnsiTheme="minorHAnsi"/>
          <w:sz w:val="23"/>
          <w:szCs w:val="23"/>
          <w:lang w:val="en-US" w:eastAsia="it-IT"/>
        </w:rPr>
        <w:t>The main goal of a joint prosthesis is to reproduce the articular anatomy, in part or totally. The joint prosthesis is intended to reduce pain and give articular mobility to the patient.</w:t>
      </w:r>
    </w:p>
    <w:p w14:paraId="0CD01BDA" w14:textId="2DBA7E9A" w:rsidR="00230D2D" w:rsidRDefault="00230D2D" w:rsidP="00234307">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In this clinical study, </w:t>
      </w:r>
      <w:r w:rsidR="00234307" w:rsidRPr="00234307">
        <w:rPr>
          <w:rFonts w:asciiTheme="minorHAnsi" w:hAnsiTheme="minorHAnsi"/>
          <w:sz w:val="23"/>
          <w:szCs w:val="23"/>
          <w:lang w:val="en-US" w:eastAsia="it-IT"/>
        </w:rPr>
        <w:t>we aim to find out</w:t>
      </w:r>
      <w:r w:rsidR="00234307">
        <w:rPr>
          <w:rFonts w:asciiTheme="minorHAnsi" w:hAnsiTheme="minorHAnsi"/>
          <w:sz w:val="23"/>
          <w:szCs w:val="23"/>
          <w:lang w:val="en-US" w:eastAsia="it-IT"/>
        </w:rPr>
        <w:t xml:space="preserve"> </w:t>
      </w:r>
      <w:r w:rsidR="00234307" w:rsidRPr="00234307">
        <w:rPr>
          <w:rFonts w:asciiTheme="minorHAnsi" w:hAnsiTheme="minorHAnsi"/>
          <w:sz w:val="23"/>
          <w:szCs w:val="23"/>
          <w:lang w:val="en-US" w:eastAsia="it-IT"/>
        </w:rPr>
        <w:t xml:space="preserve">whether </w:t>
      </w:r>
      <w:r w:rsidR="00234307">
        <w:rPr>
          <w:rFonts w:asciiTheme="minorHAnsi" w:hAnsiTheme="minorHAnsi"/>
          <w:sz w:val="23"/>
          <w:szCs w:val="23"/>
          <w:lang w:val="en-US" w:eastAsia="it-IT"/>
        </w:rPr>
        <w:t xml:space="preserve">the hip prosthesis </w:t>
      </w:r>
      <w:r w:rsidR="00234307" w:rsidRPr="00234307">
        <w:rPr>
          <w:rFonts w:asciiTheme="minorHAnsi" w:hAnsiTheme="minorHAnsi"/>
          <w:sz w:val="23"/>
          <w:szCs w:val="23"/>
          <w:lang w:val="en-US" w:eastAsia="it-IT"/>
        </w:rPr>
        <w:t>will work well and be safe</w:t>
      </w:r>
      <w:r w:rsidR="00234307">
        <w:rPr>
          <w:rFonts w:asciiTheme="minorHAnsi" w:hAnsiTheme="minorHAnsi"/>
          <w:sz w:val="23"/>
          <w:szCs w:val="23"/>
          <w:lang w:val="en-US" w:eastAsia="it-IT"/>
        </w:rPr>
        <w:t>.</w:t>
      </w:r>
    </w:p>
    <w:p w14:paraId="67A26F1B" w14:textId="23CD967F" w:rsidR="00007590" w:rsidRDefault="00007590" w:rsidP="001D2724">
      <w:pPr>
        <w:spacing w:line="276" w:lineRule="auto"/>
        <w:jc w:val="both"/>
        <w:rPr>
          <w:rFonts w:asciiTheme="minorHAnsi" w:hAnsiTheme="minorHAnsi"/>
          <w:sz w:val="23"/>
          <w:szCs w:val="23"/>
          <w:lang w:val="en-US" w:eastAsia="it-IT"/>
        </w:rPr>
      </w:pPr>
      <w:r w:rsidRPr="00007590">
        <w:rPr>
          <w:rFonts w:asciiTheme="minorHAnsi" w:hAnsiTheme="minorHAnsi"/>
          <w:sz w:val="23"/>
          <w:szCs w:val="23"/>
          <w:lang w:val="en-US" w:eastAsia="it-IT"/>
        </w:rPr>
        <w:lastRenderedPageBreak/>
        <w:t xml:space="preserve">While </w:t>
      </w:r>
      <w:r w:rsidR="003B69C5" w:rsidRPr="00007590">
        <w:rPr>
          <w:rFonts w:asciiTheme="minorHAnsi" w:hAnsiTheme="minorHAnsi"/>
          <w:sz w:val="23"/>
          <w:szCs w:val="23"/>
          <w:lang w:val="en-US" w:eastAsia="it-IT"/>
        </w:rPr>
        <w:t>orthopaedical</w:t>
      </w:r>
      <w:r w:rsidRPr="00007590">
        <w:rPr>
          <w:rFonts w:asciiTheme="minorHAnsi" w:hAnsiTheme="minorHAnsi"/>
          <w:sz w:val="23"/>
          <w:szCs w:val="23"/>
          <w:lang w:val="en-US" w:eastAsia="it-IT"/>
        </w:rPr>
        <w:t xml:space="preserve"> implants have been designed to replicate the shape and natural movement of a healthy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no implant designs can </w:t>
      </w:r>
      <w:r w:rsidR="003B69C5" w:rsidRPr="00007590">
        <w:rPr>
          <w:rFonts w:asciiTheme="minorHAnsi" w:hAnsiTheme="minorHAnsi"/>
          <w:sz w:val="23"/>
          <w:szCs w:val="23"/>
          <w:lang w:val="en-US" w:eastAsia="it-IT"/>
        </w:rPr>
        <w:t>completely</w:t>
      </w:r>
      <w:r w:rsidRPr="00007590">
        <w:rPr>
          <w:rFonts w:asciiTheme="minorHAnsi" w:hAnsiTheme="minorHAnsi"/>
          <w:sz w:val="23"/>
          <w:szCs w:val="23"/>
          <w:lang w:val="en-US" w:eastAsia="it-IT"/>
        </w:rPr>
        <w:t xml:space="preserve"> replicate all the natural movements of a healthy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Implant manufacturer and surgeons, however, are continuously trying to improve the design of existing implants to make them even better at replicating the natural movement of a </w:t>
      </w:r>
      <w:r>
        <w:rPr>
          <w:rFonts w:asciiTheme="minorHAnsi" w:hAnsiTheme="minorHAnsi"/>
          <w:sz w:val="23"/>
          <w:szCs w:val="23"/>
          <w:lang w:val="en-US" w:eastAsia="it-IT"/>
        </w:rPr>
        <w:t>hip</w:t>
      </w:r>
      <w:r w:rsidRPr="00007590">
        <w:rPr>
          <w:rFonts w:asciiTheme="minorHAnsi" w:hAnsiTheme="minorHAnsi"/>
          <w:sz w:val="23"/>
          <w:szCs w:val="23"/>
          <w:lang w:val="en-US" w:eastAsia="it-IT"/>
        </w:rPr>
        <w:t xml:space="preserve">.  </w:t>
      </w:r>
    </w:p>
    <w:p w14:paraId="3CED856B" w14:textId="03F0399D" w:rsidR="00C86151" w:rsidRDefault="00C86151" w:rsidP="00234307">
      <w:pPr>
        <w:spacing w:line="276" w:lineRule="auto"/>
        <w:jc w:val="both"/>
        <w:rPr>
          <w:rFonts w:asciiTheme="minorHAnsi" w:hAnsiTheme="minorHAnsi"/>
          <w:sz w:val="23"/>
          <w:szCs w:val="23"/>
          <w:lang w:val="en-US" w:eastAsia="it-IT"/>
        </w:rPr>
      </w:pPr>
      <w:r>
        <w:rPr>
          <w:rFonts w:asciiTheme="minorHAnsi" w:hAnsiTheme="minorHAnsi"/>
          <w:sz w:val="23"/>
          <w:szCs w:val="23"/>
          <w:lang w:val="en-US" w:eastAsia="it-IT"/>
        </w:rPr>
        <w:t xml:space="preserve">The purpose of this study </w:t>
      </w:r>
      <w:r w:rsidRPr="00C86151">
        <w:rPr>
          <w:rFonts w:asciiTheme="minorHAnsi" w:hAnsiTheme="minorHAnsi"/>
          <w:sz w:val="23"/>
          <w:szCs w:val="23"/>
          <w:lang w:val="en-US" w:eastAsia="it-IT"/>
        </w:rPr>
        <w:t>is to evaluate the benefits, risks and effects of</w:t>
      </w:r>
      <w:r>
        <w:rPr>
          <w:rFonts w:asciiTheme="minorHAnsi" w:hAnsiTheme="minorHAnsi"/>
          <w:sz w:val="23"/>
          <w:szCs w:val="23"/>
          <w:lang w:val="en-US" w:eastAsia="it-IT"/>
        </w:rPr>
        <w:t xml:space="preserve"> the implant of the delta revision acetabular cup in patients who requiring a </w:t>
      </w:r>
      <w:r w:rsidRPr="00A2469F">
        <w:rPr>
          <w:rFonts w:asciiTheme="minorHAnsi" w:hAnsiTheme="minorHAnsi"/>
          <w:sz w:val="23"/>
          <w:szCs w:val="23"/>
          <w:lang w:val="en-US" w:eastAsia="it-IT"/>
        </w:rPr>
        <w:t>total hip arthroplasty</w:t>
      </w:r>
      <w:r>
        <w:rPr>
          <w:rFonts w:asciiTheme="minorHAnsi" w:hAnsiTheme="minorHAnsi"/>
          <w:sz w:val="23"/>
          <w:szCs w:val="23"/>
          <w:lang w:val="en-US" w:eastAsia="it-IT"/>
        </w:rPr>
        <w:t>.</w:t>
      </w:r>
    </w:p>
    <w:p w14:paraId="5AAF62A9" w14:textId="77777777" w:rsidR="002B6926" w:rsidRPr="00A2469F" w:rsidRDefault="002B6926" w:rsidP="00234307">
      <w:pPr>
        <w:spacing w:line="276" w:lineRule="auto"/>
        <w:jc w:val="both"/>
        <w:rPr>
          <w:rFonts w:asciiTheme="minorHAnsi" w:hAnsiTheme="minorHAnsi" w:cs="Calibri"/>
          <w:sz w:val="23"/>
          <w:szCs w:val="23"/>
        </w:rPr>
      </w:pPr>
    </w:p>
    <w:p w14:paraId="1568C8CF" w14:textId="77777777" w:rsidR="002B6926" w:rsidRPr="00B2318A" w:rsidRDefault="002B6926" w:rsidP="00234307">
      <w:pPr>
        <w:spacing w:line="276" w:lineRule="auto"/>
        <w:jc w:val="both"/>
        <w:rPr>
          <w:rFonts w:asciiTheme="minorHAnsi" w:hAnsiTheme="minorHAnsi" w:cs="Calibri"/>
          <w:b/>
        </w:rPr>
      </w:pPr>
      <w:r w:rsidRPr="00B2318A">
        <w:rPr>
          <w:rFonts w:asciiTheme="minorHAnsi" w:hAnsiTheme="minorHAnsi" w:cs="Calibri"/>
          <w:b/>
        </w:rPr>
        <w:t>What medical device is investigated?</w:t>
      </w:r>
    </w:p>
    <w:p w14:paraId="6C9AC5B6" w14:textId="35E4271A" w:rsidR="00E35911" w:rsidRDefault="00007590" w:rsidP="00234307">
      <w:pPr>
        <w:spacing w:line="276" w:lineRule="auto"/>
        <w:jc w:val="both"/>
        <w:rPr>
          <w:rFonts w:asciiTheme="minorHAnsi" w:hAnsiTheme="minorHAnsi" w:cs="Calibri"/>
          <w:sz w:val="23"/>
          <w:szCs w:val="23"/>
        </w:rPr>
      </w:pPr>
      <w:r>
        <w:rPr>
          <w:rFonts w:asciiTheme="minorHAnsi" w:hAnsiTheme="minorHAnsi" w:cs="Calibri"/>
          <w:sz w:val="23"/>
          <w:szCs w:val="23"/>
        </w:rPr>
        <w:t xml:space="preserve">Total </w:t>
      </w:r>
      <w:r w:rsidR="00E35911" w:rsidRPr="00E35911">
        <w:rPr>
          <w:rFonts w:asciiTheme="minorHAnsi" w:hAnsiTheme="minorHAnsi" w:cs="Calibri"/>
          <w:sz w:val="23"/>
          <w:szCs w:val="23"/>
        </w:rPr>
        <w:t>Hip arthroplasty (</w:t>
      </w:r>
      <w:r>
        <w:rPr>
          <w:rFonts w:asciiTheme="minorHAnsi" w:hAnsiTheme="minorHAnsi" w:cs="Calibri"/>
          <w:sz w:val="23"/>
          <w:szCs w:val="23"/>
        </w:rPr>
        <w:t>THA</w:t>
      </w:r>
      <w:r w:rsidR="00E35911" w:rsidRPr="00E35911">
        <w:rPr>
          <w:rFonts w:asciiTheme="minorHAnsi" w:hAnsiTheme="minorHAnsi" w:cs="Calibri"/>
          <w:sz w:val="23"/>
          <w:szCs w:val="23"/>
        </w:rPr>
        <w:t>) is an artificial joint which replaces the sick hip, eliminating the source of pain effectively and permanently.</w:t>
      </w:r>
      <w:r w:rsidR="00E35911">
        <w:rPr>
          <w:rFonts w:asciiTheme="minorHAnsi" w:hAnsiTheme="minorHAnsi" w:cs="Calibri"/>
          <w:sz w:val="23"/>
          <w:szCs w:val="23"/>
        </w:rPr>
        <w:t xml:space="preserve"> </w:t>
      </w:r>
    </w:p>
    <w:p w14:paraId="6FEC77C0" w14:textId="391877B1" w:rsidR="002B6926"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w:t>
      </w:r>
      <w:r w:rsidRPr="00E35911">
        <w:rPr>
          <w:rFonts w:asciiTheme="minorHAnsi" w:hAnsiTheme="minorHAnsi" w:cs="Calibri"/>
          <w:sz w:val="23"/>
          <w:szCs w:val="23"/>
        </w:rPr>
        <w:t>he hip prosthesis is regulated by a</w:t>
      </w:r>
      <w:r>
        <w:rPr>
          <w:rFonts w:asciiTheme="minorHAnsi" w:hAnsiTheme="minorHAnsi" w:cs="Calibri"/>
          <w:sz w:val="23"/>
          <w:szCs w:val="23"/>
        </w:rPr>
        <w:t>n acetabular</w:t>
      </w:r>
      <w:r w:rsidRPr="00E35911">
        <w:rPr>
          <w:rFonts w:asciiTheme="minorHAnsi" w:hAnsiTheme="minorHAnsi" w:cs="Calibri"/>
          <w:sz w:val="23"/>
          <w:szCs w:val="23"/>
        </w:rPr>
        <w:t xml:space="preserve"> cup and a stem, which are connected in the acetabulum and in the femur. A prosthetic head is assembled on the stem</w:t>
      </w:r>
      <w:r>
        <w:rPr>
          <w:rFonts w:asciiTheme="minorHAnsi" w:hAnsiTheme="minorHAnsi" w:cs="Calibri"/>
          <w:sz w:val="23"/>
          <w:szCs w:val="23"/>
        </w:rPr>
        <w:t xml:space="preserve"> </w:t>
      </w:r>
      <w:r w:rsidRPr="00E35911">
        <w:rPr>
          <w:rFonts w:asciiTheme="minorHAnsi" w:hAnsiTheme="minorHAnsi" w:cs="Calibri"/>
          <w:sz w:val="23"/>
          <w:szCs w:val="23"/>
        </w:rPr>
        <w:t>which will articulate with the internal surface of the cup.</w:t>
      </w:r>
    </w:p>
    <w:p w14:paraId="69463FE1" w14:textId="4B27E4A0" w:rsidR="00E35911"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w:t>
      </w:r>
      <w:r w:rsidRPr="00E35911">
        <w:rPr>
          <w:rFonts w:asciiTheme="minorHAnsi" w:hAnsiTheme="minorHAnsi" w:cs="Calibri"/>
          <w:sz w:val="23"/>
          <w:szCs w:val="23"/>
        </w:rPr>
        <w:t>he fixation of the components</w:t>
      </w:r>
      <w:r>
        <w:rPr>
          <w:rFonts w:asciiTheme="minorHAnsi" w:hAnsiTheme="minorHAnsi" w:cs="Calibri"/>
          <w:sz w:val="23"/>
          <w:szCs w:val="23"/>
        </w:rPr>
        <w:t xml:space="preserve"> </w:t>
      </w:r>
      <w:r w:rsidRPr="00E35911">
        <w:rPr>
          <w:rFonts w:asciiTheme="minorHAnsi" w:hAnsiTheme="minorHAnsi" w:cs="Calibri"/>
          <w:sz w:val="23"/>
          <w:szCs w:val="23"/>
        </w:rPr>
        <w:t>is biological, that is entrusted to the penetration of the bone into the porous surface of the elements</w:t>
      </w:r>
      <w:r>
        <w:rPr>
          <w:rFonts w:asciiTheme="minorHAnsi" w:hAnsiTheme="minorHAnsi" w:cs="Calibri"/>
          <w:sz w:val="23"/>
          <w:szCs w:val="23"/>
        </w:rPr>
        <w:t>: i</w:t>
      </w:r>
      <w:r w:rsidRPr="00E35911">
        <w:rPr>
          <w:rFonts w:asciiTheme="minorHAnsi" w:hAnsiTheme="minorHAnsi" w:cs="Calibri"/>
          <w:sz w:val="23"/>
          <w:szCs w:val="23"/>
        </w:rPr>
        <w:t xml:space="preserve">t is the so-called </w:t>
      </w:r>
      <w:proofErr w:type="spellStart"/>
      <w:r w:rsidRPr="00E35911">
        <w:rPr>
          <w:rFonts w:asciiTheme="minorHAnsi" w:hAnsiTheme="minorHAnsi" w:cs="Calibri"/>
          <w:sz w:val="23"/>
          <w:szCs w:val="23"/>
        </w:rPr>
        <w:t>cementless</w:t>
      </w:r>
      <w:proofErr w:type="spellEnd"/>
      <w:r w:rsidRPr="00E35911">
        <w:rPr>
          <w:rFonts w:asciiTheme="minorHAnsi" w:hAnsiTheme="minorHAnsi" w:cs="Calibri"/>
          <w:sz w:val="23"/>
          <w:szCs w:val="23"/>
        </w:rPr>
        <w:t xml:space="preserve"> prosthesis.</w:t>
      </w:r>
    </w:p>
    <w:p w14:paraId="547AADBC" w14:textId="10BB636E" w:rsidR="00E35911" w:rsidRDefault="00E35911" w:rsidP="00234307">
      <w:pPr>
        <w:spacing w:line="276" w:lineRule="auto"/>
        <w:jc w:val="both"/>
        <w:rPr>
          <w:rFonts w:asciiTheme="minorHAnsi" w:hAnsiTheme="minorHAnsi" w:cs="Calibri"/>
          <w:sz w:val="23"/>
          <w:szCs w:val="23"/>
        </w:rPr>
      </w:pPr>
      <w:r>
        <w:rPr>
          <w:rFonts w:asciiTheme="minorHAnsi" w:hAnsiTheme="minorHAnsi" w:cs="Calibri"/>
          <w:sz w:val="23"/>
          <w:szCs w:val="23"/>
        </w:rPr>
        <w:t>The component of prothesis that will be object of the study is the acetabular cup called Delta Revision.</w:t>
      </w:r>
    </w:p>
    <w:p w14:paraId="254201D2" w14:textId="60E5C50E" w:rsidR="00230D2D" w:rsidRPr="00A2469F" w:rsidRDefault="00230D2D" w:rsidP="00234307">
      <w:pPr>
        <w:spacing w:line="276" w:lineRule="auto"/>
        <w:contextualSpacing/>
        <w:jc w:val="both"/>
        <w:rPr>
          <w:rFonts w:asciiTheme="minorHAnsi" w:hAnsiTheme="minorHAnsi"/>
          <w:sz w:val="23"/>
          <w:szCs w:val="23"/>
          <w:lang w:val="en-US" w:eastAsia="it-IT"/>
        </w:rPr>
      </w:pPr>
      <w:r w:rsidRPr="00A2469F">
        <w:rPr>
          <w:rFonts w:asciiTheme="minorHAnsi" w:hAnsiTheme="minorHAnsi"/>
          <w:sz w:val="23"/>
          <w:szCs w:val="23"/>
          <w:lang w:val="en-US" w:eastAsia="it-IT"/>
        </w:rPr>
        <w:t xml:space="preserve">Delta Revision acetabular cup </w:t>
      </w:r>
      <w:r w:rsidR="00CE2E02">
        <w:rPr>
          <w:rFonts w:asciiTheme="minorHAnsi" w:hAnsiTheme="minorHAnsi"/>
          <w:sz w:val="23"/>
          <w:szCs w:val="23"/>
          <w:lang w:val="en-US" w:eastAsia="it-IT"/>
        </w:rPr>
        <w:t xml:space="preserve">(figure 1) </w:t>
      </w:r>
      <w:r w:rsidRPr="00A2469F">
        <w:rPr>
          <w:rFonts w:asciiTheme="minorHAnsi" w:hAnsiTheme="minorHAnsi"/>
          <w:sz w:val="23"/>
          <w:szCs w:val="23"/>
          <w:lang w:val="en-US" w:eastAsia="it-IT"/>
        </w:rPr>
        <w:t>is intended to replace the natural acetabulum in total hip arthroplasty (THA).</w:t>
      </w:r>
      <w:r w:rsidR="00CE2E02">
        <w:rPr>
          <w:rFonts w:asciiTheme="minorHAnsi" w:hAnsiTheme="minorHAnsi"/>
          <w:sz w:val="23"/>
          <w:szCs w:val="23"/>
          <w:lang w:val="en-US" w:eastAsia="it-IT"/>
        </w:rPr>
        <w:t xml:space="preserve"> </w:t>
      </w:r>
      <w:r w:rsidR="00CE2E02" w:rsidRPr="00A2469F">
        <w:rPr>
          <w:rFonts w:asciiTheme="minorHAnsi" w:hAnsiTheme="minorHAnsi"/>
          <w:sz w:val="23"/>
          <w:szCs w:val="23"/>
          <w:lang w:val="en-US" w:eastAsia="it-IT"/>
        </w:rPr>
        <w:t>Delta Revision acetabular cup</w:t>
      </w:r>
      <w:r w:rsidR="00CE2E02" w:rsidRPr="00E835A5">
        <w:rPr>
          <w:rFonts w:ascii="Calibri" w:hAnsi="Calibri" w:cs="Calibri"/>
        </w:rPr>
        <w:t xml:space="preserve"> are CE marked product</w:t>
      </w:r>
      <w:r w:rsidR="00161AB4">
        <w:rPr>
          <w:rFonts w:ascii="Calibri" w:hAnsi="Calibri" w:cs="Calibri"/>
        </w:rPr>
        <w:t xml:space="preserve">, </w:t>
      </w:r>
      <w:r w:rsidR="00161AB4" w:rsidRPr="00161AB4">
        <w:rPr>
          <w:rFonts w:ascii="Calibri" w:hAnsi="Calibri" w:cs="Calibri"/>
        </w:rPr>
        <w:t xml:space="preserve">indicating that it </w:t>
      </w:r>
      <w:proofErr w:type="gramStart"/>
      <w:r w:rsidR="00161AB4" w:rsidRPr="00161AB4">
        <w:rPr>
          <w:rFonts w:ascii="Calibri" w:hAnsi="Calibri" w:cs="Calibri"/>
        </w:rPr>
        <w:t>is considered to be</w:t>
      </w:r>
      <w:proofErr w:type="gramEnd"/>
      <w:r w:rsidR="00161AB4" w:rsidRPr="00161AB4">
        <w:rPr>
          <w:rFonts w:ascii="Calibri" w:hAnsi="Calibri" w:cs="Calibri"/>
        </w:rPr>
        <w:t xml:space="preserve"> safe and effective</w:t>
      </w:r>
      <w:r w:rsidR="00161AB4">
        <w:rPr>
          <w:rFonts w:ascii="Calibri" w:hAnsi="Calibri" w:cs="Calibri"/>
        </w:rPr>
        <w:t xml:space="preserve"> hip</w:t>
      </w:r>
      <w:r w:rsidR="00161AB4" w:rsidRPr="00161AB4">
        <w:rPr>
          <w:rFonts w:ascii="Calibri" w:hAnsi="Calibri" w:cs="Calibri"/>
        </w:rPr>
        <w:t xml:space="preserve"> replacement system</w:t>
      </w:r>
      <w:r w:rsidR="00CE2E02" w:rsidRPr="00E835A5">
        <w:rPr>
          <w:rFonts w:ascii="Calibri" w:hAnsi="Calibri" w:cs="Calibri"/>
        </w:rPr>
        <w:t xml:space="preserve"> and</w:t>
      </w:r>
      <w:r w:rsidR="00161AB4">
        <w:rPr>
          <w:rFonts w:ascii="Calibri" w:hAnsi="Calibri" w:cs="Calibri"/>
        </w:rPr>
        <w:t>,</w:t>
      </w:r>
      <w:r w:rsidR="00CE2E02" w:rsidRPr="00E835A5">
        <w:rPr>
          <w:rFonts w:ascii="Calibri" w:hAnsi="Calibri" w:cs="Calibri"/>
        </w:rPr>
        <w:t xml:space="preserve"> used according to the intended use</w:t>
      </w:r>
      <w:r w:rsidR="00161AB4">
        <w:rPr>
          <w:rFonts w:ascii="Calibri" w:hAnsi="Calibri" w:cs="Calibri"/>
        </w:rPr>
        <w:t>.</w:t>
      </w:r>
    </w:p>
    <w:p w14:paraId="704CAE3A" w14:textId="15B68D3E" w:rsidR="00230D2D" w:rsidRDefault="00CE2E02" w:rsidP="00CE2E02">
      <w:pPr>
        <w:spacing w:line="276" w:lineRule="auto"/>
        <w:jc w:val="center"/>
        <w:rPr>
          <w:rFonts w:asciiTheme="minorHAnsi" w:hAnsiTheme="minorHAnsi"/>
          <w:sz w:val="23"/>
          <w:szCs w:val="23"/>
          <w:lang w:val="en-US" w:eastAsia="it-IT"/>
        </w:rPr>
      </w:pPr>
      <w:r w:rsidRPr="00737002">
        <w:rPr>
          <w:noProof/>
          <w:lang w:val="en-AU" w:eastAsia="it-IT"/>
        </w:rPr>
        <w:drawing>
          <wp:inline distT="0" distB="0" distL="0" distR="0" wp14:anchorId="17553701" wp14:editId="3B2BCCAC">
            <wp:extent cx="1530350" cy="1521943"/>
            <wp:effectExtent l="0" t="0" r="0" b="2540"/>
            <wp:docPr id="130" name="Picture 130" descr="DELTA-REVISION_1103-01-R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LTA-REVISION_1103-01-RS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560363" cy="1551791"/>
                    </a:xfrm>
                    <a:prstGeom prst="rect">
                      <a:avLst/>
                    </a:prstGeom>
                    <a:noFill/>
                    <a:ln>
                      <a:noFill/>
                    </a:ln>
                  </pic:spPr>
                </pic:pic>
              </a:graphicData>
            </a:graphic>
          </wp:inline>
        </w:drawing>
      </w:r>
    </w:p>
    <w:p w14:paraId="5DBAF6B0" w14:textId="615CF883" w:rsidR="002B6926" w:rsidRPr="00E45C03" w:rsidRDefault="00CE2E02" w:rsidP="00E45C03">
      <w:pPr>
        <w:pStyle w:val="Didascalia"/>
        <w:contextualSpacing/>
        <w:jc w:val="center"/>
        <w:rPr>
          <w:i w:val="0"/>
          <w:color w:val="auto"/>
          <w:lang w:val="en-GB" w:eastAsia="it-IT"/>
        </w:rPr>
      </w:pPr>
      <w:r w:rsidRPr="00F20D02">
        <w:rPr>
          <w:b/>
          <w:i w:val="0"/>
          <w:color w:val="auto"/>
          <w:lang w:val="en-GB"/>
        </w:rPr>
        <w:t xml:space="preserve">Figure </w:t>
      </w:r>
      <w:r w:rsidRPr="00F20D02">
        <w:rPr>
          <w:b/>
          <w:i w:val="0"/>
          <w:color w:val="auto"/>
        </w:rPr>
        <w:fldChar w:fldCharType="begin"/>
      </w:r>
      <w:r w:rsidRPr="00F20D02">
        <w:rPr>
          <w:b/>
          <w:i w:val="0"/>
          <w:color w:val="auto"/>
          <w:lang w:val="en-GB"/>
        </w:rPr>
        <w:instrText xml:space="preserve"> SEQ Figure \* ARABIC </w:instrText>
      </w:r>
      <w:r w:rsidRPr="00F20D02">
        <w:rPr>
          <w:b/>
          <w:i w:val="0"/>
          <w:color w:val="auto"/>
        </w:rPr>
        <w:fldChar w:fldCharType="separate"/>
      </w:r>
      <w:r w:rsidRPr="00F20D02">
        <w:rPr>
          <w:b/>
          <w:i w:val="0"/>
          <w:noProof/>
          <w:color w:val="auto"/>
          <w:lang w:val="en-GB"/>
        </w:rPr>
        <w:t>1</w:t>
      </w:r>
      <w:r w:rsidRPr="00F20D02">
        <w:rPr>
          <w:b/>
          <w:i w:val="0"/>
          <w:color w:val="auto"/>
        </w:rPr>
        <w:fldChar w:fldCharType="end"/>
      </w:r>
      <w:r w:rsidRPr="00F20D02">
        <w:rPr>
          <w:b/>
          <w:i w:val="0"/>
          <w:color w:val="auto"/>
          <w:lang w:val="en-GB"/>
        </w:rPr>
        <w:t>.</w:t>
      </w:r>
      <w:r w:rsidRPr="00F20D02">
        <w:rPr>
          <w:i w:val="0"/>
          <w:color w:val="auto"/>
          <w:lang w:val="en-GB"/>
        </w:rPr>
        <w:t xml:space="preserve"> Delta Revision acetabular cup </w:t>
      </w:r>
    </w:p>
    <w:p w14:paraId="6896942E" w14:textId="77777777" w:rsidR="002B6926" w:rsidRPr="00971335" w:rsidRDefault="002B6926" w:rsidP="00234307">
      <w:pPr>
        <w:spacing w:line="276" w:lineRule="auto"/>
        <w:jc w:val="both"/>
        <w:rPr>
          <w:rFonts w:asciiTheme="minorHAnsi" w:hAnsiTheme="minorHAnsi" w:cs="Calibri"/>
          <w:b/>
          <w:bCs/>
        </w:rPr>
      </w:pPr>
      <w:r w:rsidRPr="00971335">
        <w:rPr>
          <w:rFonts w:asciiTheme="minorHAnsi" w:hAnsiTheme="minorHAnsi" w:cs="Calibri"/>
          <w:b/>
          <w:bCs/>
        </w:rPr>
        <w:t>Who is the Sponsor of the study?</w:t>
      </w:r>
    </w:p>
    <w:p w14:paraId="48E8627C" w14:textId="23658C02" w:rsidR="00D96F93" w:rsidRDefault="00D96F93" w:rsidP="00234307">
      <w:pPr>
        <w:spacing w:line="276" w:lineRule="auto"/>
        <w:jc w:val="both"/>
        <w:rPr>
          <w:rFonts w:asciiTheme="minorHAnsi" w:hAnsiTheme="minorHAnsi" w:cs="Calibri"/>
          <w:sz w:val="23"/>
          <w:szCs w:val="23"/>
        </w:rPr>
      </w:pPr>
      <w:r w:rsidRPr="00D96F93">
        <w:rPr>
          <w:rFonts w:asciiTheme="minorHAnsi" w:hAnsiTheme="minorHAnsi" w:cs="Calibri"/>
          <w:sz w:val="23"/>
          <w:szCs w:val="23"/>
        </w:rPr>
        <w:t>The study is promoted by LimaCorporate S.p.A</w:t>
      </w:r>
      <w:r w:rsidR="003B69C5">
        <w:rPr>
          <w:rFonts w:asciiTheme="minorHAnsi" w:hAnsiTheme="minorHAnsi" w:cs="Calibri"/>
          <w:sz w:val="23"/>
          <w:szCs w:val="23"/>
        </w:rPr>
        <w:t>. and it</w:t>
      </w:r>
      <w:r w:rsidRPr="00D96F93">
        <w:rPr>
          <w:rFonts w:asciiTheme="minorHAnsi" w:hAnsiTheme="minorHAnsi" w:cs="Calibri"/>
          <w:sz w:val="23"/>
          <w:szCs w:val="23"/>
        </w:rPr>
        <w:t xml:space="preserve"> is carried out under the supervision of the study doctor and the staff of the </w:t>
      </w:r>
      <w:r>
        <w:rPr>
          <w:rFonts w:asciiTheme="minorHAnsi" w:hAnsiTheme="minorHAnsi" w:cs="Calibri"/>
          <w:sz w:val="23"/>
          <w:szCs w:val="23"/>
        </w:rPr>
        <w:t>site</w:t>
      </w:r>
      <w:r w:rsidRPr="00D96F93">
        <w:rPr>
          <w:rFonts w:asciiTheme="minorHAnsi" w:hAnsiTheme="minorHAnsi" w:cs="Calibri"/>
          <w:sz w:val="23"/>
          <w:szCs w:val="23"/>
        </w:rPr>
        <w:t>. LimaCorporate S.p.A provides financial support to cover the costs of the procedures performed during the trial.</w:t>
      </w:r>
    </w:p>
    <w:p w14:paraId="26F0D423" w14:textId="77777777" w:rsidR="00E47F1F" w:rsidRPr="00D96F93" w:rsidRDefault="00E47F1F" w:rsidP="00234307">
      <w:pPr>
        <w:spacing w:line="276" w:lineRule="auto"/>
        <w:jc w:val="both"/>
        <w:rPr>
          <w:rFonts w:asciiTheme="minorHAnsi" w:hAnsiTheme="minorHAnsi" w:cs="Calibri"/>
          <w:sz w:val="23"/>
          <w:szCs w:val="23"/>
        </w:rPr>
      </w:pPr>
    </w:p>
    <w:p w14:paraId="1564C85F" w14:textId="77777777" w:rsidR="002B6926" w:rsidRPr="00971335" w:rsidRDefault="002B6926" w:rsidP="00234307">
      <w:pPr>
        <w:spacing w:line="276" w:lineRule="auto"/>
        <w:jc w:val="both"/>
        <w:rPr>
          <w:rFonts w:asciiTheme="minorHAnsi" w:hAnsiTheme="minorHAnsi" w:cs="Calibri"/>
          <w:b/>
          <w:bCs/>
        </w:rPr>
      </w:pPr>
      <w:r w:rsidRPr="00971335">
        <w:rPr>
          <w:rFonts w:asciiTheme="minorHAnsi" w:hAnsiTheme="minorHAnsi" w:cs="Calibri"/>
          <w:b/>
          <w:bCs/>
        </w:rPr>
        <w:t>Who evaluated and approved this study?</w:t>
      </w:r>
    </w:p>
    <w:p w14:paraId="5667A0D4" w14:textId="77777777" w:rsidR="002B6926" w:rsidRPr="00AC16C8" w:rsidRDefault="002B6926" w:rsidP="00234307">
      <w:pPr>
        <w:spacing w:line="276" w:lineRule="auto"/>
        <w:jc w:val="both"/>
        <w:rPr>
          <w:rFonts w:asciiTheme="minorHAnsi" w:hAnsiTheme="minorHAnsi" w:cs="Calibri"/>
          <w:sz w:val="23"/>
          <w:szCs w:val="23"/>
          <w:lang w:val="en"/>
        </w:rPr>
      </w:pPr>
      <w:r w:rsidRPr="00AC16C8">
        <w:rPr>
          <w:rFonts w:asciiTheme="minorHAnsi" w:hAnsiTheme="minorHAnsi" w:cs="Calibri"/>
          <w:sz w:val="23"/>
          <w:szCs w:val="23"/>
          <w:lang w:val="en"/>
        </w:rPr>
        <w:t>This study has been approved by the reference Ethics Committee of this center, an organization responsible for protecting the rights and safety of patients who participate in research studies.</w:t>
      </w:r>
    </w:p>
    <w:p w14:paraId="28F3E6E2" w14:textId="77777777" w:rsidR="00E47F1F" w:rsidRDefault="00E47F1F" w:rsidP="00234307">
      <w:pPr>
        <w:spacing w:line="276" w:lineRule="auto"/>
        <w:jc w:val="both"/>
        <w:rPr>
          <w:rFonts w:asciiTheme="minorHAnsi" w:hAnsiTheme="minorHAnsi" w:cs="Calibri"/>
          <w:sz w:val="23"/>
          <w:szCs w:val="23"/>
        </w:rPr>
      </w:pPr>
    </w:p>
    <w:p w14:paraId="53987A9E" w14:textId="77777777" w:rsidR="002B6926" w:rsidRPr="00971335" w:rsidRDefault="002B6926" w:rsidP="00234307">
      <w:pPr>
        <w:spacing w:line="276" w:lineRule="auto"/>
        <w:jc w:val="both"/>
        <w:rPr>
          <w:rFonts w:asciiTheme="minorHAnsi" w:hAnsiTheme="minorHAnsi" w:cs="Calibri"/>
          <w:b/>
          <w:bCs/>
          <w:lang w:val="en"/>
        </w:rPr>
      </w:pPr>
      <w:r w:rsidRPr="00971335">
        <w:rPr>
          <w:rFonts w:asciiTheme="minorHAnsi" w:hAnsiTheme="minorHAnsi" w:cs="Calibri"/>
          <w:b/>
          <w:bCs/>
          <w:lang w:val="en"/>
        </w:rPr>
        <w:t>How many people will participate in the study?</w:t>
      </w:r>
    </w:p>
    <w:p w14:paraId="1BA4D378" w14:textId="7A26F9F7" w:rsidR="002B6926" w:rsidRPr="006008A6" w:rsidRDefault="002B6926" w:rsidP="00234307">
      <w:pPr>
        <w:spacing w:line="276" w:lineRule="auto"/>
        <w:jc w:val="both"/>
        <w:rPr>
          <w:rFonts w:asciiTheme="minorHAnsi" w:hAnsiTheme="minorHAnsi" w:cs="Calibri"/>
          <w:sz w:val="23"/>
          <w:szCs w:val="23"/>
          <w:lang w:val="en-US"/>
        </w:rPr>
      </w:pPr>
      <w:r w:rsidRPr="001B7ABE">
        <w:rPr>
          <w:rFonts w:asciiTheme="minorHAnsi" w:hAnsiTheme="minorHAnsi" w:cs="Calibri"/>
          <w:sz w:val="23"/>
          <w:szCs w:val="23"/>
          <w:lang w:val="en"/>
        </w:rPr>
        <w:t xml:space="preserve">About </w:t>
      </w:r>
      <w:r w:rsidR="0038027D" w:rsidRPr="0038027D">
        <w:rPr>
          <w:rFonts w:asciiTheme="minorHAnsi" w:hAnsiTheme="minorHAnsi" w:cs="Calibri"/>
          <w:sz w:val="23"/>
          <w:szCs w:val="23"/>
          <w:highlight w:val="yellow"/>
          <w:lang w:val="en"/>
        </w:rPr>
        <w:t>40</w:t>
      </w:r>
      <w:r w:rsidRPr="001B7ABE">
        <w:rPr>
          <w:rFonts w:asciiTheme="minorHAnsi" w:hAnsiTheme="minorHAnsi" w:cs="Calibri"/>
          <w:sz w:val="23"/>
          <w:szCs w:val="23"/>
          <w:lang w:val="en"/>
        </w:rPr>
        <w:t xml:space="preserve"> patients will participate in this study, however the number of planned patients may increase or decrease over time.</w:t>
      </w:r>
    </w:p>
    <w:p w14:paraId="64168BC7" w14:textId="1C339D2E" w:rsidR="00D42A94" w:rsidRDefault="00D42A94" w:rsidP="002B6926">
      <w:pPr>
        <w:jc w:val="both"/>
        <w:rPr>
          <w:rFonts w:asciiTheme="minorHAnsi" w:hAnsiTheme="minorHAnsi" w:cs="Calibri"/>
          <w:b/>
          <w:sz w:val="23"/>
          <w:szCs w:val="23"/>
        </w:rPr>
      </w:pPr>
    </w:p>
    <w:p w14:paraId="0321AE9A" w14:textId="77777777" w:rsidR="00A9307E" w:rsidRDefault="00A9307E" w:rsidP="002B6926">
      <w:pPr>
        <w:jc w:val="both"/>
        <w:rPr>
          <w:rFonts w:asciiTheme="minorHAnsi" w:hAnsiTheme="minorHAnsi" w:cs="Calibri"/>
          <w:b/>
          <w:sz w:val="23"/>
          <w:szCs w:val="23"/>
        </w:rPr>
      </w:pPr>
    </w:p>
    <w:p w14:paraId="6235BEAE" w14:textId="14AF0CD7" w:rsidR="002B6926" w:rsidRPr="00971335" w:rsidRDefault="002B6926" w:rsidP="002B6926">
      <w:pPr>
        <w:jc w:val="both"/>
        <w:rPr>
          <w:rFonts w:asciiTheme="minorHAnsi" w:hAnsiTheme="minorHAnsi" w:cs="Calibri"/>
          <w:b/>
          <w:lang w:val="en"/>
        </w:rPr>
      </w:pPr>
      <w:r w:rsidRPr="00971335">
        <w:rPr>
          <w:rFonts w:asciiTheme="minorHAnsi" w:hAnsiTheme="minorHAnsi" w:cs="Calibri"/>
          <w:b/>
        </w:rPr>
        <w:lastRenderedPageBreak/>
        <w:t>What is expected from you?</w:t>
      </w:r>
      <w:r w:rsidR="00A9307E">
        <w:rPr>
          <w:rFonts w:asciiTheme="minorHAnsi" w:hAnsiTheme="minorHAnsi" w:cs="Calibri"/>
          <w:b/>
        </w:rPr>
        <w:t xml:space="preserve"> </w:t>
      </w:r>
      <w:r w:rsidRPr="00971335">
        <w:rPr>
          <w:rFonts w:asciiTheme="minorHAnsi" w:hAnsiTheme="minorHAnsi" w:cs="Calibri"/>
          <w:b/>
        </w:rPr>
        <w:t>/</w:t>
      </w:r>
      <w:r w:rsidRPr="00971335">
        <w:rPr>
          <w:rFonts w:asciiTheme="minorHAnsi" w:hAnsiTheme="minorHAnsi" w:cs="Calibri"/>
          <w:b/>
          <w:lang w:val="en"/>
        </w:rPr>
        <w:t>What are my obligations if I participate in this study?</w:t>
      </w:r>
    </w:p>
    <w:p w14:paraId="6A6FC786" w14:textId="77777777" w:rsidR="0089325C" w:rsidRDefault="0089325C" w:rsidP="0046119F">
      <w:pPr>
        <w:spacing w:line="276" w:lineRule="auto"/>
        <w:ind w:left="57"/>
        <w:jc w:val="both"/>
        <w:rPr>
          <w:rFonts w:asciiTheme="minorHAnsi" w:hAnsiTheme="minorHAnsi" w:cs="Calibri"/>
          <w:bCs/>
          <w:sz w:val="23"/>
          <w:szCs w:val="23"/>
          <w:lang w:val="en"/>
        </w:rPr>
      </w:pPr>
      <w:r w:rsidRPr="0089325C">
        <w:rPr>
          <w:rFonts w:asciiTheme="minorHAnsi" w:hAnsiTheme="minorHAnsi" w:cs="Calibri"/>
          <w:bCs/>
          <w:sz w:val="23"/>
          <w:szCs w:val="23"/>
          <w:lang w:val="en"/>
        </w:rPr>
        <w:t xml:space="preserve">You </w:t>
      </w:r>
      <w:r>
        <w:rPr>
          <w:rFonts w:asciiTheme="minorHAnsi" w:hAnsiTheme="minorHAnsi" w:cs="Calibri"/>
          <w:bCs/>
          <w:sz w:val="23"/>
          <w:szCs w:val="23"/>
          <w:lang w:val="en"/>
        </w:rPr>
        <w:t>were</w:t>
      </w:r>
      <w:r w:rsidRPr="0089325C">
        <w:rPr>
          <w:rFonts w:asciiTheme="minorHAnsi" w:hAnsiTheme="minorHAnsi" w:cs="Calibri"/>
          <w:bCs/>
          <w:sz w:val="23"/>
          <w:szCs w:val="23"/>
          <w:lang w:val="en"/>
        </w:rPr>
        <w:t xml:space="preserve"> chosen because </w:t>
      </w:r>
      <w:r>
        <w:rPr>
          <w:rFonts w:asciiTheme="minorHAnsi" w:hAnsiTheme="minorHAnsi" w:cs="Calibri"/>
          <w:bCs/>
          <w:sz w:val="23"/>
          <w:szCs w:val="23"/>
          <w:lang w:val="en"/>
        </w:rPr>
        <w:t xml:space="preserve">your </w:t>
      </w:r>
      <w:r w:rsidRPr="0089325C">
        <w:rPr>
          <w:rFonts w:asciiTheme="minorHAnsi" w:hAnsiTheme="minorHAnsi" w:cs="Calibri"/>
          <w:bCs/>
          <w:sz w:val="23"/>
          <w:szCs w:val="23"/>
          <w:lang w:val="en"/>
        </w:rPr>
        <w:t xml:space="preserve">doctor has already decided to </w:t>
      </w:r>
      <w:r>
        <w:rPr>
          <w:rFonts w:asciiTheme="minorHAnsi" w:hAnsiTheme="minorHAnsi" w:cs="Calibri"/>
          <w:bCs/>
          <w:sz w:val="23"/>
          <w:szCs w:val="23"/>
          <w:lang w:val="en"/>
        </w:rPr>
        <w:t>implant you the Delta Revision acetabular cup</w:t>
      </w:r>
      <w:r w:rsidRPr="0089325C">
        <w:rPr>
          <w:rFonts w:asciiTheme="minorHAnsi" w:hAnsiTheme="minorHAnsi" w:cs="Calibri"/>
          <w:bCs/>
          <w:sz w:val="23"/>
          <w:szCs w:val="23"/>
          <w:lang w:val="en"/>
        </w:rPr>
        <w:t>.</w:t>
      </w:r>
      <w:r>
        <w:rPr>
          <w:rFonts w:asciiTheme="minorHAnsi" w:hAnsiTheme="minorHAnsi" w:cs="Calibri"/>
          <w:bCs/>
          <w:sz w:val="23"/>
          <w:szCs w:val="23"/>
          <w:lang w:val="en"/>
        </w:rPr>
        <w:t xml:space="preserve"> </w:t>
      </w:r>
      <w:r w:rsidRPr="0089325C">
        <w:rPr>
          <w:rFonts w:asciiTheme="minorHAnsi" w:hAnsiTheme="minorHAnsi" w:cs="Calibri"/>
          <w:bCs/>
          <w:sz w:val="23"/>
          <w:szCs w:val="23"/>
          <w:lang w:val="en"/>
        </w:rPr>
        <w:t>Participating in this study will in no way modify the treatment decided for you and will continue to receive it as per clinical practice at the center, whether you decide to participate in the study or not.</w:t>
      </w:r>
      <w:r>
        <w:rPr>
          <w:rFonts w:asciiTheme="minorHAnsi" w:hAnsiTheme="minorHAnsi" w:cs="Calibri"/>
          <w:bCs/>
          <w:sz w:val="23"/>
          <w:szCs w:val="23"/>
          <w:lang w:val="en"/>
        </w:rPr>
        <w:t xml:space="preserve"> </w:t>
      </w:r>
    </w:p>
    <w:p w14:paraId="4D48CF55" w14:textId="74AB4B2C" w:rsidR="002B6926" w:rsidRPr="00B44865" w:rsidRDefault="002B6926" w:rsidP="0089325C">
      <w:pPr>
        <w:spacing w:line="276" w:lineRule="auto"/>
        <w:ind w:left="57"/>
        <w:jc w:val="both"/>
        <w:rPr>
          <w:rFonts w:asciiTheme="minorHAnsi" w:hAnsiTheme="minorHAnsi" w:cs="Calibri"/>
          <w:bCs/>
          <w:sz w:val="23"/>
          <w:szCs w:val="23"/>
          <w:lang w:val="en"/>
        </w:rPr>
      </w:pPr>
      <w:r w:rsidRPr="00B44865">
        <w:rPr>
          <w:rFonts w:asciiTheme="minorHAnsi" w:hAnsiTheme="minorHAnsi" w:cs="Calibri"/>
          <w:bCs/>
          <w:sz w:val="23"/>
          <w:szCs w:val="23"/>
          <w:lang w:val="en"/>
        </w:rPr>
        <w:t>If you decide to take part in this study, you will be required to:</w:t>
      </w:r>
    </w:p>
    <w:p w14:paraId="7D46BD5A" w14:textId="77777777"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Respect study appointments and undergo all study evaluations</w:t>
      </w:r>
    </w:p>
    <w:p w14:paraId="1DDB1EDB" w14:textId="64AB044F"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 xml:space="preserve">If you cannot attend to an appointment, please contact the staff of the study (i.e. the doctor of the study or </w:t>
      </w:r>
      <w:r w:rsidR="00D42A94">
        <w:rPr>
          <w:rFonts w:asciiTheme="minorHAnsi" w:hAnsiTheme="minorHAnsi" w:cs="Calibri"/>
          <w:bCs/>
          <w:sz w:val="23"/>
          <w:szCs w:val="23"/>
          <w:lang w:val="en"/>
        </w:rPr>
        <w:t>nurse</w:t>
      </w:r>
      <w:r w:rsidRPr="002F333D">
        <w:rPr>
          <w:rFonts w:asciiTheme="minorHAnsi" w:hAnsiTheme="minorHAnsi" w:cs="Calibri"/>
          <w:bCs/>
          <w:sz w:val="23"/>
          <w:szCs w:val="23"/>
          <w:lang w:val="en"/>
        </w:rPr>
        <w:t>) as soon as possible to fix a new one.</w:t>
      </w:r>
    </w:p>
    <w:p w14:paraId="7A3B8674" w14:textId="2A03E33E"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Report to the study staff all symptoms, changes of medications, medical visits or hospital admissions that may ha</w:t>
      </w:r>
      <w:r w:rsidR="00D42A94">
        <w:rPr>
          <w:rFonts w:asciiTheme="minorHAnsi" w:hAnsiTheme="minorHAnsi" w:cs="Calibri"/>
          <w:bCs/>
          <w:sz w:val="23"/>
          <w:szCs w:val="23"/>
          <w:lang w:val="en"/>
        </w:rPr>
        <w:t>v</w:t>
      </w:r>
      <w:r w:rsidRPr="002F333D">
        <w:rPr>
          <w:rFonts w:asciiTheme="minorHAnsi" w:hAnsiTheme="minorHAnsi" w:cs="Calibri"/>
          <w:bCs/>
          <w:sz w:val="23"/>
          <w:szCs w:val="23"/>
          <w:lang w:val="en"/>
        </w:rPr>
        <w:t>e occurred</w:t>
      </w:r>
    </w:p>
    <w:p w14:paraId="58A21A9B" w14:textId="77777777" w:rsidR="002B6926" w:rsidRPr="002F333D"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 xml:space="preserve">Inform the study staff if you think you may be pregnant </w:t>
      </w:r>
    </w:p>
    <w:p w14:paraId="5DE39FEC" w14:textId="3E6E63D1" w:rsidR="002B6926" w:rsidRDefault="002B6926" w:rsidP="00B30835">
      <w:pPr>
        <w:pStyle w:val="Paragrafoelenco"/>
        <w:numPr>
          <w:ilvl w:val="0"/>
          <w:numId w:val="3"/>
        </w:numPr>
        <w:spacing w:after="0"/>
        <w:jc w:val="both"/>
        <w:rPr>
          <w:rFonts w:asciiTheme="minorHAnsi" w:hAnsiTheme="minorHAnsi" w:cs="Calibri"/>
          <w:bCs/>
          <w:sz w:val="23"/>
          <w:szCs w:val="23"/>
          <w:lang w:val="en"/>
        </w:rPr>
      </w:pPr>
      <w:r w:rsidRPr="002F333D">
        <w:rPr>
          <w:rFonts w:asciiTheme="minorHAnsi" w:hAnsiTheme="minorHAnsi" w:cs="Calibri"/>
          <w:bCs/>
          <w:sz w:val="23"/>
          <w:szCs w:val="23"/>
          <w:lang w:val="en"/>
        </w:rPr>
        <w:t>Inform study staff if you change your mind about participation at the study</w:t>
      </w:r>
    </w:p>
    <w:p w14:paraId="2BF815E1" w14:textId="77777777" w:rsidR="00971335" w:rsidRPr="002F333D" w:rsidRDefault="00971335" w:rsidP="00971335">
      <w:pPr>
        <w:pStyle w:val="Paragrafoelenco"/>
        <w:spacing w:after="0"/>
        <w:ind w:left="777"/>
        <w:jc w:val="both"/>
        <w:rPr>
          <w:rFonts w:asciiTheme="minorHAnsi" w:hAnsiTheme="minorHAnsi" w:cs="Calibri"/>
          <w:bCs/>
          <w:sz w:val="23"/>
          <w:szCs w:val="23"/>
          <w:lang w:val="en"/>
        </w:rPr>
      </w:pPr>
    </w:p>
    <w:p w14:paraId="3993B3D0" w14:textId="0AC49045" w:rsidR="001008C7" w:rsidRPr="00971335" w:rsidRDefault="001008C7" w:rsidP="0046119F">
      <w:pPr>
        <w:spacing w:line="276" w:lineRule="auto"/>
        <w:jc w:val="both"/>
        <w:rPr>
          <w:rFonts w:asciiTheme="minorHAnsi" w:hAnsiTheme="minorHAnsi" w:cs="Calibri"/>
          <w:bCs/>
          <w:lang w:val="en"/>
        </w:rPr>
      </w:pPr>
      <w:r w:rsidRPr="00971335">
        <w:rPr>
          <w:rFonts w:asciiTheme="minorHAnsi" w:hAnsiTheme="minorHAnsi" w:cs="Calibri"/>
          <w:b/>
        </w:rPr>
        <w:t xml:space="preserve">How is research carried out? </w:t>
      </w:r>
      <w:r w:rsidRPr="00971335">
        <w:rPr>
          <w:rFonts w:asciiTheme="minorHAnsi" w:hAnsiTheme="minorHAnsi" w:cs="Calibri"/>
          <w:b/>
          <w:lang w:val="en"/>
        </w:rPr>
        <w:t>What will happen if I participate in this research study?</w:t>
      </w:r>
    </w:p>
    <w:p w14:paraId="5BFF4605" w14:textId="2E74D18A" w:rsidR="001008C7" w:rsidRPr="00D42A94" w:rsidRDefault="00D42A94" w:rsidP="0046119F">
      <w:pPr>
        <w:spacing w:line="276" w:lineRule="auto"/>
        <w:jc w:val="both"/>
        <w:rPr>
          <w:rFonts w:asciiTheme="minorHAnsi" w:hAnsiTheme="minorHAnsi" w:cs="Calibri"/>
          <w:sz w:val="23"/>
          <w:szCs w:val="23"/>
        </w:rPr>
      </w:pPr>
      <w:r w:rsidRPr="00161AB4">
        <w:rPr>
          <w:rFonts w:asciiTheme="minorHAnsi" w:hAnsiTheme="minorHAnsi" w:cs="Calibri"/>
          <w:sz w:val="23"/>
          <w:szCs w:val="23"/>
        </w:rPr>
        <w:t>You have been asked to participate in this research study as you are due to undergo</w:t>
      </w:r>
      <w:r w:rsidR="00161AB4">
        <w:rPr>
          <w:rFonts w:asciiTheme="minorHAnsi" w:hAnsiTheme="minorHAnsi" w:cs="Calibri"/>
          <w:sz w:val="23"/>
          <w:szCs w:val="23"/>
        </w:rPr>
        <w:t xml:space="preserve"> a </w:t>
      </w:r>
      <w:r w:rsidR="00161AB4">
        <w:rPr>
          <w:rFonts w:asciiTheme="minorHAnsi" w:hAnsiTheme="minorHAnsi"/>
          <w:sz w:val="23"/>
          <w:szCs w:val="23"/>
          <w:lang w:val="en-US" w:eastAsia="it-IT"/>
        </w:rPr>
        <w:t>total hip arthroplasty in which the delta revision acetabular cup will be implanted.</w:t>
      </w:r>
      <w:r w:rsidR="00B854C8">
        <w:rPr>
          <w:rFonts w:asciiTheme="minorHAnsi" w:hAnsiTheme="minorHAnsi"/>
          <w:sz w:val="23"/>
          <w:szCs w:val="23"/>
          <w:lang w:val="en-US" w:eastAsia="it-IT"/>
        </w:rPr>
        <w:t xml:space="preserve"> </w:t>
      </w:r>
    </w:p>
    <w:p w14:paraId="61F971E8" w14:textId="5C975CF0" w:rsidR="001008C7" w:rsidRDefault="00D42A94" w:rsidP="0046119F">
      <w:pPr>
        <w:spacing w:line="276" w:lineRule="auto"/>
        <w:jc w:val="both"/>
        <w:rPr>
          <w:rFonts w:asciiTheme="minorHAnsi" w:hAnsiTheme="minorHAnsi" w:cs="Calibri"/>
          <w:bCs/>
          <w:sz w:val="23"/>
          <w:szCs w:val="23"/>
        </w:rPr>
      </w:pPr>
      <w:r w:rsidRPr="00D42A94">
        <w:rPr>
          <w:rFonts w:asciiTheme="minorHAnsi" w:hAnsiTheme="minorHAnsi" w:cs="Calibri"/>
          <w:bCs/>
          <w:sz w:val="23"/>
          <w:szCs w:val="23"/>
        </w:rPr>
        <w:t xml:space="preserve">If you agree to participate in this </w:t>
      </w:r>
      <w:r w:rsidR="00161AB4">
        <w:rPr>
          <w:rFonts w:asciiTheme="minorHAnsi" w:hAnsiTheme="minorHAnsi" w:cs="Calibri"/>
          <w:bCs/>
          <w:sz w:val="23"/>
          <w:szCs w:val="23"/>
        </w:rPr>
        <w:t>clinical study</w:t>
      </w:r>
      <w:r w:rsidRPr="00D42A94">
        <w:rPr>
          <w:rFonts w:asciiTheme="minorHAnsi" w:hAnsiTheme="minorHAnsi" w:cs="Calibri"/>
          <w:bCs/>
          <w:sz w:val="23"/>
          <w:szCs w:val="23"/>
        </w:rPr>
        <w:t xml:space="preserve">, </w:t>
      </w:r>
      <w:r w:rsidR="00CA02C5" w:rsidRPr="00CA02C5">
        <w:rPr>
          <w:rFonts w:asciiTheme="minorHAnsi" w:hAnsiTheme="minorHAnsi" w:cs="Calibri"/>
          <w:bCs/>
          <w:sz w:val="23"/>
          <w:szCs w:val="23"/>
        </w:rPr>
        <w:t>it is important to understand that th</w:t>
      </w:r>
      <w:r w:rsidR="00CA02C5">
        <w:rPr>
          <w:rFonts w:asciiTheme="minorHAnsi" w:hAnsiTheme="minorHAnsi" w:cs="Calibri"/>
          <w:bCs/>
          <w:sz w:val="23"/>
          <w:szCs w:val="23"/>
        </w:rPr>
        <w:t>e</w:t>
      </w:r>
      <w:r w:rsidR="00CA02C5" w:rsidRPr="00CA02C5">
        <w:rPr>
          <w:rFonts w:asciiTheme="minorHAnsi" w:hAnsiTheme="minorHAnsi" w:cs="Calibri"/>
          <w:bCs/>
          <w:sz w:val="23"/>
          <w:szCs w:val="23"/>
        </w:rPr>
        <w:t>s</w:t>
      </w:r>
      <w:r w:rsidR="00CA02C5">
        <w:rPr>
          <w:rFonts w:asciiTheme="minorHAnsi" w:hAnsiTheme="minorHAnsi" w:cs="Calibri"/>
          <w:bCs/>
          <w:sz w:val="23"/>
          <w:szCs w:val="23"/>
        </w:rPr>
        <w:t>e</w:t>
      </w:r>
      <w:r w:rsidR="00CA02C5" w:rsidRPr="00CA02C5">
        <w:rPr>
          <w:rFonts w:asciiTheme="minorHAnsi" w:hAnsiTheme="minorHAnsi" w:cs="Calibri"/>
          <w:bCs/>
          <w:sz w:val="23"/>
          <w:szCs w:val="23"/>
        </w:rPr>
        <w:t xml:space="preserve"> visits are necessary to </w:t>
      </w:r>
      <w:r w:rsidR="009D2364">
        <w:rPr>
          <w:rFonts w:asciiTheme="minorHAnsi" w:hAnsiTheme="minorHAnsi" w:cs="Calibri"/>
          <w:bCs/>
          <w:sz w:val="23"/>
          <w:szCs w:val="23"/>
        </w:rPr>
        <w:t>e</w:t>
      </w:r>
      <w:r w:rsidR="00CA02C5" w:rsidRPr="00CA02C5">
        <w:rPr>
          <w:rFonts w:asciiTheme="minorHAnsi" w:hAnsiTheme="minorHAnsi" w:cs="Calibri"/>
          <w:bCs/>
          <w:sz w:val="23"/>
          <w:szCs w:val="23"/>
        </w:rPr>
        <w:t>nsure its quality</w:t>
      </w:r>
      <w:r w:rsidR="00CA02C5">
        <w:rPr>
          <w:rFonts w:asciiTheme="minorHAnsi" w:hAnsiTheme="minorHAnsi" w:cs="Calibri"/>
          <w:bCs/>
          <w:sz w:val="23"/>
          <w:szCs w:val="23"/>
        </w:rPr>
        <w:t>. Y</w:t>
      </w:r>
      <w:r w:rsidR="00194B04" w:rsidRPr="00194B04">
        <w:rPr>
          <w:rFonts w:asciiTheme="minorHAnsi" w:hAnsiTheme="minorHAnsi" w:cs="Calibri"/>
          <w:bCs/>
          <w:sz w:val="23"/>
          <w:szCs w:val="23"/>
        </w:rPr>
        <w:t xml:space="preserve">our participation will last for </w:t>
      </w:r>
      <w:r w:rsidR="00194B04">
        <w:rPr>
          <w:rFonts w:asciiTheme="minorHAnsi" w:hAnsiTheme="minorHAnsi" w:cs="Calibri"/>
          <w:bCs/>
          <w:sz w:val="23"/>
          <w:szCs w:val="23"/>
        </w:rPr>
        <w:t>5</w:t>
      </w:r>
      <w:r w:rsidR="00194B04" w:rsidRPr="00194B04">
        <w:rPr>
          <w:rFonts w:asciiTheme="minorHAnsi" w:hAnsiTheme="minorHAnsi" w:cs="Calibri"/>
          <w:bCs/>
          <w:sz w:val="23"/>
          <w:szCs w:val="23"/>
        </w:rPr>
        <w:t xml:space="preserve"> year</w:t>
      </w:r>
      <w:r w:rsidR="00194B04">
        <w:rPr>
          <w:rFonts w:asciiTheme="minorHAnsi" w:hAnsiTheme="minorHAnsi" w:cs="Calibri"/>
          <w:bCs/>
          <w:sz w:val="23"/>
          <w:szCs w:val="23"/>
        </w:rPr>
        <w:t>s</w:t>
      </w:r>
      <w:r w:rsidR="00194B04" w:rsidRPr="00194B04">
        <w:rPr>
          <w:rFonts w:asciiTheme="minorHAnsi" w:hAnsiTheme="minorHAnsi" w:cs="Calibri"/>
          <w:bCs/>
          <w:sz w:val="23"/>
          <w:szCs w:val="23"/>
        </w:rPr>
        <w:t>.</w:t>
      </w:r>
    </w:p>
    <w:p w14:paraId="1E1BEFCC" w14:textId="752D4412" w:rsidR="00B30835" w:rsidRDefault="009D2364" w:rsidP="0046119F">
      <w:pPr>
        <w:spacing w:line="276" w:lineRule="auto"/>
        <w:jc w:val="both"/>
        <w:rPr>
          <w:rFonts w:asciiTheme="minorHAnsi" w:hAnsiTheme="minorHAnsi" w:cs="Calibri"/>
          <w:bCs/>
          <w:sz w:val="23"/>
          <w:szCs w:val="23"/>
        </w:rPr>
      </w:pPr>
      <w:r w:rsidRPr="009D2364">
        <w:rPr>
          <w:rFonts w:asciiTheme="minorHAnsi" w:hAnsiTheme="minorHAnsi" w:cs="Calibri"/>
          <w:bCs/>
          <w:sz w:val="23"/>
          <w:szCs w:val="23"/>
        </w:rPr>
        <w:t xml:space="preserve">The maximum number of visits is 10 visits, and includes one pre-operative visit (before the </w:t>
      </w:r>
      <w:r w:rsidRPr="00E35911">
        <w:rPr>
          <w:rFonts w:asciiTheme="minorHAnsi" w:hAnsiTheme="minorHAnsi" w:cs="Calibri"/>
          <w:sz w:val="23"/>
          <w:szCs w:val="23"/>
        </w:rPr>
        <w:t>hip prosthesis</w:t>
      </w:r>
      <w:r w:rsidRPr="009D2364">
        <w:rPr>
          <w:rFonts w:asciiTheme="minorHAnsi" w:hAnsiTheme="minorHAnsi" w:cs="Calibri"/>
          <w:bCs/>
          <w:sz w:val="23"/>
          <w:szCs w:val="23"/>
        </w:rPr>
        <w:t xml:space="preserve"> implant), intra-operative visit (at the same day of </w:t>
      </w:r>
      <w:r w:rsidRPr="00E35911">
        <w:rPr>
          <w:rFonts w:asciiTheme="minorHAnsi" w:hAnsiTheme="minorHAnsi" w:cs="Calibri"/>
          <w:sz w:val="23"/>
          <w:szCs w:val="23"/>
        </w:rPr>
        <w:t xml:space="preserve">hip prosthesis </w:t>
      </w:r>
      <w:r w:rsidRPr="009D2364">
        <w:rPr>
          <w:rFonts w:asciiTheme="minorHAnsi" w:hAnsiTheme="minorHAnsi" w:cs="Calibri"/>
          <w:bCs/>
          <w:sz w:val="23"/>
          <w:szCs w:val="23"/>
        </w:rPr>
        <w:t xml:space="preserve">implant), discharge visit (after the </w:t>
      </w:r>
      <w:r w:rsidRPr="00E35911">
        <w:rPr>
          <w:rFonts w:asciiTheme="minorHAnsi" w:hAnsiTheme="minorHAnsi" w:cs="Calibri"/>
          <w:sz w:val="23"/>
          <w:szCs w:val="23"/>
        </w:rPr>
        <w:t>hip prosthesis</w:t>
      </w:r>
      <w:r w:rsidRPr="009D2364">
        <w:rPr>
          <w:rFonts w:asciiTheme="minorHAnsi" w:hAnsiTheme="minorHAnsi" w:cs="Calibri"/>
          <w:bCs/>
          <w:sz w:val="23"/>
          <w:szCs w:val="23"/>
        </w:rPr>
        <w:t xml:space="preserve">), Follow up visits at 2 months, 6 months, 1 year and 2 years after the implant and, </w:t>
      </w:r>
      <w:r w:rsidR="00471405">
        <w:rPr>
          <w:rFonts w:asciiTheme="minorHAnsi" w:hAnsiTheme="minorHAnsi" w:cs="Calibri"/>
          <w:bCs/>
          <w:sz w:val="23"/>
          <w:szCs w:val="23"/>
        </w:rPr>
        <w:t>S</w:t>
      </w:r>
      <w:r w:rsidRPr="009D2364">
        <w:rPr>
          <w:rFonts w:asciiTheme="minorHAnsi" w:hAnsiTheme="minorHAnsi" w:cs="Calibri"/>
          <w:bCs/>
          <w:sz w:val="23"/>
          <w:szCs w:val="23"/>
        </w:rPr>
        <w:t>urvival Follow-up visits at 3 years, 4 years and, 5 years after the implant.</w:t>
      </w:r>
      <w:bookmarkStart w:id="0" w:name="_Toc34397109"/>
    </w:p>
    <w:bookmarkEnd w:id="0"/>
    <w:p w14:paraId="4B8B65AA" w14:textId="750B865E" w:rsidR="00B30835" w:rsidRPr="00B30835" w:rsidRDefault="00B30835" w:rsidP="0046119F">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Before</w:t>
      </w:r>
      <w:r w:rsidR="00EE61A9">
        <w:rPr>
          <w:rFonts w:asciiTheme="minorHAnsi" w:hAnsiTheme="minorHAnsi" w:cstheme="minorHAnsi"/>
          <w:b/>
          <w:sz w:val="23"/>
          <w:szCs w:val="23"/>
        </w:rPr>
        <w:t xml:space="preserve"> the hip prosthesis implant</w:t>
      </w:r>
      <w:r w:rsidRPr="00B30835">
        <w:rPr>
          <w:rFonts w:asciiTheme="minorHAnsi" w:hAnsiTheme="minorHAnsi" w:cstheme="minorHAnsi"/>
          <w:bCs/>
          <w:sz w:val="23"/>
          <w:szCs w:val="23"/>
        </w:rPr>
        <w:t>, the following tests or procedures should be performed</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to determine your eligibility for participation in the study. </w:t>
      </w:r>
      <w:r w:rsidR="00471405">
        <w:rPr>
          <w:rFonts w:asciiTheme="minorHAnsi" w:hAnsiTheme="minorHAnsi" w:cstheme="minorHAnsi"/>
          <w:bCs/>
          <w:sz w:val="23"/>
          <w:szCs w:val="23"/>
        </w:rPr>
        <w:t>T</w:t>
      </w:r>
      <w:r w:rsidRPr="00B30835">
        <w:rPr>
          <w:rFonts w:asciiTheme="minorHAnsi" w:hAnsiTheme="minorHAnsi" w:cstheme="minorHAnsi"/>
          <w:bCs/>
          <w:sz w:val="23"/>
          <w:szCs w:val="23"/>
        </w:rPr>
        <w:t>hese exams either</w:t>
      </w:r>
      <w:r>
        <w:rPr>
          <w:rFonts w:asciiTheme="minorHAnsi" w:hAnsiTheme="minorHAnsi" w:cstheme="minorHAnsi"/>
          <w:bCs/>
          <w:sz w:val="23"/>
          <w:szCs w:val="23"/>
        </w:rPr>
        <w:t xml:space="preserve"> </w:t>
      </w:r>
      <w:r w:rsidRPr="00B30835">
        <w:rPr>
          <w:rFonts w:asciiTheme="minorHAnsi" w:hAnsiTheme="minorHAnsi" w:cstheme="minorHAnsi"/>
          <w:bCs/>
          <w:sz w:val="23"/>
          <w:szCs w:val="23"/>
        </w:rPr>
        <w:t xml:space="preserve">procedures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 part of your normal medical treatment and</w:t>
      </w:r>
      <w:r w:rsidR="00A75104">
        <w:rPr>
          <w:rFonts w:asciiTheme="minorHAnsi" w:hAnsiTheme="minorHAnsi" w:cstheme="minorHAnsi"/>
          <w:bCs/>
          <w:sz w:val="23"/>
          <w:szCs w:val="23"/>
        </w:rPr>
        <w:t>,</w:t>
      </w:r>
      <w:r w:rsidRPr="00B30835">
        <w:rPr>
          <w:rFonts w:asciiTheme="minorHAnsi" w:hAnsiTheme="minorHAnsi" w:cstheme="minorHAnsi"/>
          <w:bCs/>
          <w:sz w:val="23"/>
          <w:szCs w:val="23"/>
        </w:rPr>
        <w:t xml:space="preserve"> </w:t>
      </w:r>
      <w:r w:rsidR="00471405">
        <w:rPr>
          <w:rFonts w:asciiTheme="minorHAnsi" w:hAnsiTheme="minorHAnsi" w:cstheme="minorHAnsi"/>
          <w:bCs/>
          <w:sz w:val="23"/>
          <w:szCs w:val="23"/>
        </w:rPr>
        <w:t>are</w:t>
      </w:r>
      <w:r w:rsidRPr="00B30835">
        <w:rPr>
          <w:rFonts w:asciiTheme="minorHAnsi" w:hAnsiTheme="minorHAnsi" w:cstheme="minorHAnsi"/>
          <w:bCs/>
          <w:sz w:val="23"/>
          <w:szCs w:val="23"/>
        </w:rPr>
        <w:t xml:space="preserve"> be</w:t>
      </w:r>
      <w:r>
        <w:rPr>
          <w:rFonts w:asciiTheme="minorHAnsi" w:hAnsiTheme="minorHAnsi" w:cstheme="minorHAnsi"/>
          <w:bCs/>
          <w:sz w:val="23"/>
          <w:szCs w:val="23"/>
        </w:rPr>
        <w:t xml:space="preserve"> </w:t>
      </w:r>
      <w:r w:rsidRPr="00B30835">
        <w:rPr>
          <w:rFonts w:asciiTheme="minorHAnsi" w:hAnsiTheme="minorHAnsi" w:cstheme="minorHAnsi"/>
          <w:bCs/>
          <w:sz w:val="23"/>
          <w:szCs w:val="23"/>
        </w:rPr>
        <w:t>performed even if you do not participate in the study. If some have been done recently,</w:t>
      </w:r>
      <w:r>
        <w:rPr>
          <w:rFonts w:asciiTheme="minorHAnsi" w:hAnsiTheme="minorHAnsi" w:cstheme="minorHAnsi"/>
          <w:bCs/>
          <w:sz w:val="23"/>
          <w:szCs w:val="23"/>
        </w:rPr>
        <w:t xml:space="preserve"> </w:t>
      </w:r>
      <w:r w:rsidRPr="00B30835">
        <w:rPr>
          <w:rFonts w:asciiTheme="minorHAnsi" w:hAnsiTheme="minorHAnsi" w:cstheme="minorHAnsi"/>
          <w:bCs/>
          <w:sz w:val="23"/>
          <w:szCs w:val="23"/>
        </w:rPr>
        <w:t>they may not have to be repeated.</w:t>
      </w:r>
    </w:p>
    <w:p w14:paraId="3DC81216" w14:textId="7B674B34"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Study explanation, reading and signing of this informed consent form</w:t>
      </w:r>
      <w:r w:rsidR="0019181F">
        <w:rPr>
          <w:rFonts w:asciiTheme="minorHAnsi" w:hAnsiTheme="minorHAnsi" w:cstheme="minorHAnsi"/>
          <w:bCs/>
          <w:sz w:val="23"/>
          <w:szCs w:val="23"/>
        </w:rPr>
        <w:t>;</w:t>
      </w:r>
    </w:p>
    <w:p w14:paraId="77EE9252" w14:textId="3B3500AA"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Registration of your personal data, including age, </w:t>
      </w:r>
      <w:r w:rsidR="003646E5" w:rsidRPr="00764C84">
        <w:rPr>
          <w:rFonts w:asciiTheme="minorHAnsi" w:hAnsiTheme="minorHAnsi" w:cstheme="minorHAnsi"/>
          <w:bCs/>
          <w:sz w:val="23"/>
          <w:szCs w:val="23"/>
        </w:rPr>
        <w:t>gender, ethnicity, smoking and drinking habits, activity level (e.g. sedentary, normal, intense) and, working status (active worker or retired)</w:t>
      </w:r>
      <w:r w:rsidR="0019181F">
        <w:rPr>
          <w:rFonts w:asciiTheme="minorHAnsi" w:hAnsiTheme="minorHAnsi" w:cstheme="minorHAnsi"/>
          <w:bCs/>
          <w:sz w:val="23"/>
          <w:szCs w:val="23"/>
        </w:rPr>
        <w:t>;</w:t>
      </w:r>
    </w:p>
    <w:p w14:paraId="6B310D06" w14:textId="7B0436F0"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Verification of your medical history and any medicines (including those based on herbs or food supplements) you have been taking or have taken in the past</w:t>
      </w:r>
      <w:r w:rsidR="0019181F">
        <w:rPr>
          <w:rFonts w:asciiTheme="minorHAnsi" w:hAnsiTheme="minorHAnsi" w:cstheme="minorHAnsi"/>
          <w:bCs/>
          <w:sz w:val="23"/>
          <w:szCs w:val="23"/>
        </w:rPr>
        <w:t>;</w:t>
      </w:r>
    </w:p>
    <w:p w14:paraId="53CD9DCF" w14:textId="506C8DCF"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Performing a physical exam that includes weight and height measurement</w:t>
      </w:r>
      <w:r w:rsidR="0019181F">
        <w:rPr>
          <w:rFonts w:asciiTheme="minorHAnsi" w:hAnsiTheme="minorHAnsi" w:cstheme="minorHAnsi"/>
          <w:bCs/>
          <w:sz w:val="23"/>
          <w:szCs w:val="23"/>
        </w:rPr>
        <w:t>;</w:t>
      </w:r>
    </w:p>
    <w:p w14:paraId="5D9DCF57" w14:textId="420B8EA8"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Measurement of vital signs (body temperature, pulse, </w:t>
      </w:r>
      <w:r w:rsidR="003646E5" w:rsidRPr="00764C84">
        <w:rPr>
          <w:rFonts w:asciiTheme="minorHAnsi" w:hAnsiTheme="minorHAnsi" w:cstheme="minorHAnsi"/>
          <w:bCs/>
          <w:sz w:val="23"/>
          <w:szCs w:val="23"/>
        </w:rPr>
        <w:t xml:space="preserve">and </w:t>
      </w:r>
      <w:r w:rsidRPr="00764C84">
        <w:rPr>
          <w:rFonts w:asciiTheme="minorHAnsi" w:hAnsiTheme="minorHAnsi" w:cstheme="minorHAnsi"/>
          <w:bCs/>
          <w:sz w:val="23"/>
          <w:szCs w:val="23"/>
        </w:rPr>
        <w:t>blood pressure)</w:t>
      </w:r>
      <w:r w:rsidR="0019181F">
        <w:rPr>
          <w:rFonts w:asciiTheme="minorHAnsi" w:hAnsiTheme="minorHAnsi" w:cstheme="minorHAnsi"/>
          <w:bCs/>
          <w:sz w:val="23"/>
          <w:szCs w:val="23"/>
        </w:rPr>
        <w:t>;</w:t>
      </w:r>
    </w:p>
    <w:p w14:paraId="50B69C89" w14:textId="3F79E323" w:rsidR="00B30835" w:rsidRPr="00764C84" w:rsidRDefault="00B30835" w:rsidP="00764C84">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A radiographic evaluation of the x-rays of the affected hip</w:t>
      </w:r>
      <w:r w:rsidR="0019181F">
        <w:rPr>
          <w:rFonts w:asciiTheme="minorHAnsi" w:hAnsiTheme="minorHAnsi" w:cstheme="minorHAnsi"/>
          <w:bCs/>
          <w:sz w:val="23"/>
          <w:szCs w:val="23"/>
        </w:rPr>
        <w:t>;</w:t>
      </w:r>
    </w:p>
    <w:p w14:paraId="264F2385" w14:textId="2010CC4A" w:rsidR="00B30835" w:rsidRPr="00764C84" w:rsidRDefault="00B30835" w:rsidP="00764C84">
      <w:pPr>
        <w:pStyle w:val="Paragrafoelenco"/>
        <w:numPr>
          <w:ilvl w:val="0"/>
          <w:numId w:val="4"/>
        </w:numPr>
        <w:jc w:val="both"/>
        <w:rPr>
          <w:rFonts w:cs="Calibri"/>
          <w:sz w:val="23"/>
          <w:szCs w:val="23"/>
        </w:rPr>
      </w:pPr>
      <w:r w:rsidRPr="00764C84">
        <w:rPr>
          <w:rFonts w:cs="Calibri"/>
          <w:sz w:val="23"/>
          <w:szCs w:val="23"/>
        </w:rPr>
        <w:t>During the orthopaedic visit, the doctor of the study will ask you to perform a s</w:t>
      </w:r>
      <w:bookmarkStart w:id="1" w:name="OLE_LINK424"/>
      <w:bookmarkStart w:id="2" w:name="OLE_LINK425"/>
      <w:r w:rsidRPr="00764C84">
        <w:rPr>
          <w:rFonts w:cs="Calibri"/>
          <w:sz w:val="23"/>
          <w:szCs w:val="23"/>
        </w:rPr>
        <w:t>imple functional test to access your mobility</w:t>
      </w:r>
      <w:bookmarkEnd w:id="1"/>
      <w:bookmarkEnd w:id="2"/>
      <w:r w:rsidRPr="00764C84">
        <w:rPr>
          <w:rFonts w:cs="Calibri"/>
          <w:sz w:val="23"/>
          <w:szCs w:val="23"/>
        </w:rPr>
        <w:t xml:space="preserve"> and complete </w:t>
      </w:r>
      <w:r w:rsidR="005A3332" w:rsidRPr="00764C84">
        <w:rPr>
          <w:rFonts w:cs="Calibri"/>
          <w:sz w:val="23"/>
          <w:szCs w:val="23"/>
        </w:rPr>
        <w:t>two</w:t>
      </w:r>
      <w:r w:rsidRPr="00764C84">
        <w:rPr>
          <w:rFonts w:cs="Calibri"/>
          <w:sz w:val="23"/>
          <w:szCs w:val="23"/>
        </w:rPr>
        <w:t xml:space="preserve"> simple </w:t>
      </w:r>
      <w:bookmarkStart w:id="3" w:name="OLE_LINK216"/>
      <w:bookmarkStart w:id="4" w:name="OLE_LINK217"/>
      <w:r w:rsidRPr="00764C84">
        <w:rPr>
          <w:rFonts w:cs="Calibri"/>
          <w:sz w:val="23"/>
          <w:szCs w:val="23"/>
        </w:rPr>
        <w:t xml:space="preserve">questionnaires to assess </w:t>
      </w:r>
      <w:r w:rsidRPr="00764C84">
        <w:rPr>
          <w:rFonts w:cs="Calibri"/>
          <w:bCs/>
          <w:sz w:val="23"/>
          <w:szCs w:val="23"/>
        </w:rPr>
        <w:t>your health hip status</w:t>
      </w:r>
      <w:bookmarkEnd w:id="3"/>
      <w:bookmarkEnd w:id="4"/>
      <w:r w:rsidR="0019181F">
        <w:rPr>
          <w:rFonts w:cs="Calibri"/>
          <w:sz w:val="23"/>
          <w:szCs w:val="23"/>
        </w:rPr>
        <w:t>;</w:t>
      </w:r>
    </w:p>
    <w:p w14:paraId="039C76CA" w14:textId="3F0DADB2" w:rsidR="00EE61A9" w:rsidRDefault="003646E5" w:rsidP="005E3FE6">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00454A15" w:rsidRPr="00764C84">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r w:rsidR="0019181F">
        <w:rPr>
          <w:rFonts w:asciiTheme="minorHAnsi" w:hAnsiTheme="minorHAnsi" w:cstheme="minorHAnsi"/>
          <w:bCs/>
          <w:sz w:val="23"/>
          <w:szCs w:val="23"/>
        </w:rPr>
        <w:t>.</w:t>
      </w:r>
    </w:p>
    <w:p w14:paraId="6E3D5F47" w14:textId="038FE7E6" w:rsidR="005E3FE6" w:rsidRPr="00EE61A9" w:rsidRDefault="005E3FE6" w:rsidP="0046119F">
      <w:pPr>
        <w:spacing w:line="276" w:lineRule="auto"/>
        <w:jc w:val="both"/>
        <w:rPr>
          <w:rFonts w:asciiTheme="minorHAnsi" w:hAnsiTheme="minorHAnsi" w:cstheme="minorHAnsi"/>
          <w:bCs/>
          <w:sz w:val="23"/>
          <w:szCs w:val="23"/>
        </w:rPr>
      </w:pPr>
      <w:r w:rsidRPr="00EE61A9">
        <w:rPr>
          <w:rFonts w:asciiTheme="minorHAnsi" w:hAnsiTheme="minorHAnsi" w:cstheme="minorHAnsi"/>
          <w:bCs/>
          <w:sz w:val="23"/>
          <w:szCs w:val="23"/>
        </w:rPr>
        <w:lastRenderedPageBreak/>
        <w:t xml:space="preserve">If pre-operative assessments demonstrate your eligibility to participate in the study, and you are choose to take part, the delta revision acetabular cup will be implanted according to the clinical practice: the surgical procedures such as the method of implant, surgical approach and technique, </w:t>
      </w:r>
      <w:r w:rsidR="00454A15" w:rsidRPr="00EE61A9">
        <w:rPr>
          <w:rFonts w:asciiTheme="minorHAnsi" w:hAnsiTheme="minorHAnsi" w:cstheme="minorHAnsi"/>
          <w:bCs/>
          <w:sz w:val="23"/>
          <w:szCs w:val="23"/>
        </w:rPr>
        <w:t>anaesthesia</w:t>
      </w:r>
      <w:r w:rsidRPr="00EE61A9">
        <w:rPr>
          <w:rFonts w:asciiTheme="minorHAnsi" w:hAnsiTheme="minorHAnsi" w:cstheme="minorHAnsi"/>
          <w:bCs/>
          <w:sz w:val="23"/>
          <w:szCs w:val="23"/>
        </w:rPr>
        <w:t xml:space="preserve"> details, surgery time and intra-operative and immediate post-operative haematocrit measurements are included in your standard medical treatment and the related data will be collected for the purpose of the study.</w:t>
      </w:r>
    </w:p>
    <w:p w14:paraId="6AAEF4AF" w14:textId="5A67C567" w:rsidR="00B37891" w:rsidRDefault="00B37891" w:rsidP="0046119F">
      <w:pPr>
        <w:spacing w:line="276" w:lineRule="auto"/>
        <w:jc w:val="both"/>
        <w:rPr>
          <w:rFonts w:asciiTheme="minorHAnsi" w:hAnsiTheme="minorHAnsi" w:cstheme="minorHAnsi"/>
          <w:bCs/>
          <w:sz w:val="23"/>
          <w:szCs w:val="23"/>
        </w:rPr>
      </w:pPr>
      <w:bookmarkStart w:id="5" w:name="OLE_LINK218"/>
      <w:bookmarkStart w:id="6" w:name="OLE_LINK219"/>
      <w:r w:rsidRPr="00EE61A9">
        <w:rPr>
          <w:rFonts w:ascii="Calibri" w:hAnsi="Calibri" w:cs="Calibri"/>
          <w:b/>
        </w:rPr>
        <w:t>Before you are discharged to go home</w:t>
      </w:r>
      <w:r>
        <w:rPr>
          <w:rFonts w:ascii="Calibri" w:hAnsi="Calibri" w:cs="Calibri"/>
          <w:bCs/>
        </w:rPr>
        <w:t xml:space="preserve">, the following </w:t>
      </w:r>
      <w:r w:rsidRPr="00B30835">
        <w:rPr>
          <w:rFonts w:asciiTheme="minorHAnsi" w:hAnsiTheme="minorHAnsi" w:cstheme="minorHAnsi"/>
          <w:bCs/>
          <w:sz w:val="23"/>
          <w:szCs w:val="23"/>
        </w:rPr>
        <w:t xml:space="preserve">tests or procedures </w:t>
      </w:r>
      <w:r>
        <w:rPr>
          <w:rFonts w:asciiTheme="minorHAnsi" w:hAnsiTheme="minorHAnsi" w:cstheme="minorHAnsi"/>
          <w:bCs/>
          <w:sz w:val="23"/>
          <w:szCs w:val="23"/>
        </w:rPr>
        <w:t>will</w:t>
      </w:r>
      <w:r w:rsidRPr="00B30835">
        <w:rPr>
          <w:rFonts w:asciiTheme="minorHAnsi" w:hAnsiTheme="minorHAnsi" w:cstheme="minorHAnsi"/>
          <w:bCs/>
          <w:sz w:val="23"/>
          <w:szCs w:val="23"/>
        </w:rPr>
        <w:t xml:space="preserve"> be performed</w:t>
      </w:r>
      <w:r>
        <w:rPr>
          <w:rFonts w:asciiTheme="minorHAnsi" w:hAnsiTheme="minorHAnsi" w:cstheme="minorHAnsi"/>
          <w:bCs/>
          <w:sz w:val="23"/>
          <w:szCs w:val="23"/>
        </w:rPr>
        <w:t xml:space="preserve"> as standard medical practice:</w:t>
      </w:r>
    </w:p>
    <w:p w14:paraId="3DD55CD8" w14:textId="5A50785F"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Performing a physical exam</w:t>
      </w:r>
      <w:r w:rsidR="0019181F">
        <w:rPr>
          <w:rFonts w:asciiTheme="minorHAnsi" w:hAnsiTheme="minorHAnsi" w:cstheme="minorHAnsi"/>
          <w:bCs/>
          <w:sz w:val="23"/>
          <w:szCs w:val="23"/>
        </w:rPr>
        <w:t>;</w:t>
      </w:r>
    </w:p>
    <w:p w14:paraId="3D578E81" w14:textId="0F069FC9"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Measurement of vital signs (body temperature, pulse, and blood pressure)</w:t>
      </w:r>
      <w:r w:rsidR="0019181F">
        <w:rPr>
          <w:rFonts w:asciiTheme="minorHAnsi" w:hAnsiTheme="minorHAnsi" w:cstheme="minorHAnsi"/>
          <w:bCs/>
          <w:sz w:val="23"/>
          <w:szCs w:val="23"/>
        </w:rPr>
        <w:t>;</w:t>
      </w:r>
    </w:p>
    <w:p w14:paraId="6302C201" w14:textId="167B30AA" w:rsidR="00B37891" w:rsidRPr="00764C84" w:rsidRDefault="00B37891" w:rsidP="00B37891">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A radiographic evaluation of the x-rays of the </w:t>
      </w:r>
      <w:r w:rsidR="0019181F">
        <w:rPr>
          <w:rFonts w:asciiTheme="minorHAnsi" w:hAnsiTheme="minorHAnsi" w:cstheme="minorHAnsi"/>
          <w:bCs/>
          <w:sz w:val="23"/>
          <w:szCs w:val="23"/>
        </w:rPr>
        <w:t>implant;</w:t>
      </w:r>
    </w:p>
    <w:p w14:paraId="7BD983B7" w14:textId="1A085871" w:rsidR="00B37891" w:rsidRPr="00764C84" w:rsidRDefault="00B37891" w:rsidP="00B37891">
      <w:pPr>
        <w:pStyle w:val="Paragrafoelenco"/>
        <w:numPr>
          <w:ilvl w:val="0"/>
          <w:numId w:val="4"/>
        </w:numPr>
        <w:jc w:val="both"/>
        <w:rPr>
          <w:rFonts w:cs="Calibri"/>
          <w:sz w:val="23"/>
          <w:szCs w:val="23"/>
        </w:rPr>
      </w:pPr>
      <w:r>
        <w:rPr>
          <w:rFonts w:cs="Calibri"/>
          <w:sz w:val="23"/>
          <w:szCs w:val="23"/>
        </w:rPr>
        <w:t>Th</w:t>
      </w:r>
      <w:r w:rsidRPr="00764C84">
        <w:rPr>
          <w:rFonts w:cs="Calibri"/>
          <w:sz w:val="23"/>
          <w:szCs w:val="23"/>
        </w:rPr>
        <w:t xml:space="preserve">e doctor of the study will ask you to perform </w:t>
      </w:r>
      <w:r w:rsidR="0019181F">
        <w:rPr>
          <w:rFonts w:cs="Calibri"/>
          <w:sz w:val="23"/>
          <w:szCs w:val="23"/>
        </w:rPr>
        <w:t>a</w:t>
      </w:r>
      <w:r w:rsidRPr="00764C84">
        <w:rPr>
          <w:rFonts w:cs="Calibri"/>
          <w:sz w:val="23"/>
          <w:szCs w:val="23"/>
        </w:rPr>
        <w:t xml:space="preserve"> simple functional test to access your mobility and complete </w:t>
      </w:r>
      <w:r w:rsidR="0019181F">
        <w:rPr>
          <w:rFonts w:cs="Calibri"/>
          <w:sz w:val="23"/>
          <w:szCs w:val="23"/>
        </w:rPr>
        <w:t xml:space="preserve">two </w:t>
      </w:r>
      <w:r w:rsidRPr="00764C84">
        <w:rPr>
          <w:rFonts w:cs="Calibri"/>
          <w:sz w:val="23"/>
          <w:szCs w:val="23"/>
        </w:rPr>
        <w:t xml:space="preserve">simple questionnaires to assess </w:t>
      </w:r>
      <w:r w:rsidRPr="00764C84">
        <w:rPr>
          <w:rFonts w:cs="Calibri"/>
          <w:bCs/>
          <w:sz w:val="23"/>
          <w:szCs w:val="23"/>
        </w:rPr>
        <w:t>your health hip status</w:t>
      </w:r>
      <w:r w:rsidR="0019181F">
        <w:rPr>
          <w:rFonts w:cs="Calibri"/>
          <w:sz w:val="23"/>
          <w:szCs w:val="23"/>
        </w:rPr>
        <w:t>;</w:t>
      </w:r>
    </w:p>
    <w:p w14:paraId="4B0F7C80" w14:textId="61E24CC8" w:rsidR="00B37891" w:rsidRPr="00B37891" w:rsidRDefault="00B37891" w:rsidP="005E3FE6">
      <w:pPr>
        <w:pStyle w:val="Paragrafoelenco"/>
        <w:numPr>
          <w:ilvl w:val="0"/>
          <w:numId w:val="4"/>
        </w:numPr>
        <w:jc w:val="both"/>
        <w:rPr>
          <w:rFonts w:asciiTheme="minorHAnsi" w:hAnsiTheme="minorHAnsi" w:cstheme="minorHAnsi"/>
          <w:bCs/>
          <w:sz w:val="23"/>
          <w:szCs w:val="23"/>
        </w:rPr>
      </w:pPr>
      <w:r w:rsidRPr="00764C84">
        <w:rPr>
          <w:rFonts w:asciiTheme="minorHAnsi" w:hAnsiTheme="minorHAnsi" w:cstheme="minorHAnsi"/>
          <w:bCs/>
          <w:sz w:val="23"/>
          <w:szCs w:val="23"/>
        </w:rPr>
        <w:t xml:space="preserve">Routine laboratory evaluations (e.g., </w:t>
      </w:r>
      <w:r w:rsidR="00454A15" w:rsidRPr="00764C84">
        <w:rPr>
          <w:rFonts w:asciiTheme="minorHAnsi" w:hAnsiTheme="minorHAnsi" w:cstheme="minorHAnsi"/>
          <w:bCs/>
          <w:sz w:val="23"/>
          <w:szCs w:val="23"/>
        </w:rPr>
        <w:t>haematology</w:t>
      </w:r>
      <w:r w:rsidRPr="00764C84">
        <w:rPr>
          <w:rFonts w:asciiTheme="minorHAnsi" w:hAnsiTheme="minorHAnsi" w:cstheme="minorHAnsi"/>
          <w:bCs/>
          <w:sz w:val="23"/>
          <w:szCs w:val="23"/>
        </w:rPr>
        <w:t xml:space="preserve"> and serum chemistry)</w:t>
      </w:r>
      <w:bookmarkEnd w:id="5"/>
      <w:bookmarkEnd w:id="6"/>
      <w:r w:rsidR="0019181F">
        <w:rPr>
          <w:rFonts w:asciiTheme="minorHAnsi" w:hAnsiTheme="minorHAnsi" w:cstheme="minorHAnsi"/>
          <w:bCs/>
          <w:sz w:val="23"/>
          <w:szCs w:val="23"/>
        </w:rPr>
        <w:t>.</w:t>
      </w:r>
    </w:p>
    <w:p w14:paraId="68EA2DFF" w14:textId="208E3644" w:rsidR="0019181F" w:rsidRPr="005E3FE6" w:rsidRDefault="00B37891" w:rsidP="0046119F">
      <w:pPr>
        <w:spacing w:line="276" w:lineRule="auto"/>
        <w:jc w:val="both"/>
        <w:rPr>
          <w:rFonts w:asciiTheme="minorHAnsi" w:hAnsiTheme="minorHAnsi" w:cstheme="minorHAnsi"/>
          <w:bCs/>
          <w:sz w:val="23"/>
          <w:szCs w:val="23"/>
        </w:rPr>
      </w:pPr>
      <w:r w:rsidRPr="00EE61A9">
        <w:rPr>
          <w:rFonts w:asciiTheme="minorHAnsi" w:hAnsiTheme="minorHAnsi" w:cstheme="minorHAnsi"/>
          <w:b/>
          <w:sz w:val="23"/>
          <w:szCs w:val="23"/>
        </w:rPr>
        <w:t xml:space="preserve">After </w:t>
      </w:r>
      <w:r w:rsidR="00EE61A9" w:rsidRPr="00EE61A9">
        <w:rPr>
          <w:rFonts w:asciiTheme="minorHAnsi" w:hAnsiTheme="minorHAnsi" w:cstheme="minorHAnsi"/>
          <w:b/>
          <w:sz w:val="23"/>
          <w:szCs w:val="23"/>
        </w:rPr>
        <w:t>the discharge</w:t>
      </w:r>
      <w:r w:rsidRPr="00B37891">
        <w:rPr>
          <w:rFonts w:asciiTheme="minorHAnsi" w:hAnsiTheme="minorHAnsi" w:cstheme="minorHAnsi"/>
          <w:bCs/>
          <w:sz w:val="23"/>
          <w:szCs w:val="23"/>
        </w:rPr>
        <w:t xml:space="preserve">, </w:t>
      </w:r>
      <w:r>
        <w:rPr>
          <w:rFonts w:asciiTheme="minorHAnsi" w:hAnsiTheme="minorHAnsi" w:cstheme="minorHAnsi"/>
          <w:bCs/>
          <w:sz w:val="23"/>
          <w:szCs w:val="23"/>
        </w:rPr>
        <w:t>4</w:t>
      </w:r>
      <w:r w:rsidRPr="00B37891">
        <w:rPr>
          <w:rFonts w:asciiTheme="minorHAnsi" w:hAnsiTheme="minorHAnsi" w:cstheme="minorHAnsi"/>
          <w:bCs/>
          <w:sz w:val="23"/>
          <w:szCs w:val="23"/>
        </w:rPr>
        <w:t xml:space="preserve"> appointments </w:t>
      </w:r>
      <w:r>
        <w:rPr>
          <w:rFonts w:asciiTheme="minorHAnsi" w:hAnsiTheme="minorHAnsi" w:cstheme="minorHAnsi"/>
          <w:bCs/>
          <w:sz w:val="23"/>
          <w:szCs w:val="23"/>
        </w:rPr>
        <w:t>will be</w:t>
      </w:r>
      <w:r w:rsidRPr="00B37891">
        <w:rPr>
          <w:rFonts w:asciiTheme="minorHAnsi" w:hAnsiTheme="minorHAnsi" w:cstheme="minorHAnsi"/>
          <w:bCs/>
          <w:sz w:val="23"/>
          <w:szCs w:val="23"/>
        </w:rPr>
        <w:t xml:space="preserve"> planned at the hospital: at </w:t>
      </w:r>
      <w:r>
        <w:rPr>
          <w:rFonts w:asciiTheme="minorHAnsi" w:hAnsiTheme="minorHAnsi" w:cstheme="minorHAnsi"/>
          <w:bCs/>
          <w:sz w:val="23"/>
          <w:szCs w:val="23"/>
        </w:rPr>
        <w:t>2</w:t>
      </w:r>
      <w:r w:rsidRPr="00B37891">
        <w:rPr>
          <w:rFonts w:asciiTheme="minorHAnsi" w:hAnsiTheme="minorHAnsi" w:cstheme="minorHAnsi"/>
          <w:bCs/>
          <w:sz w:val="23"/>
          <w:szCs w:val="23"/>
        </w:rPr>
        <w:t xml:space="preserve"> months and 6 months, then at 1</w:t>
      </w:r>
      <w:r>
        <w:rPr>
          <w:rFonts w:asciiTheme="minorHAnsi" w:hAnsiTheme="minorHAnsi" w:cstheme="minorHAnsi"/>
          <w:bCs/>
          <w:sz w:val="23"/>
          <w:szCs w:val="23"/>
        </w:rPr>
        <w:t xml:space="preserve"> year </w:t>
      </w:r>
      <w:r w:rsidRPr="00B37891">
        <w:rPr>
          <w:rFonts w:asciiTheme="minorHAnsi" w:hAnsiTheme="minorHAnsi" w:cstheme="minorHAnsi"/>
          <w:bCs/>
          <w:sz w:val="23"/>
          <w:szCs w:val="23"/>
        </w:rPr>
        <w:t xml:space="preserve">and </w:t>
      </w:r>
      <w:r>
        <w:rPr>
          <w:rFonts w:asciiTheme="minorHAnsi" w:hAnsiTheme="minorHAnsi" w:cstheme="minorHAnsi"/>
          <w:bCs/>
          <w:sz w:val="23"/>
          <w:szCs w:val="23"/>
        </w:rPr>
        <w:t>2</w:t>
      </w:r>
      <w:r w:rsidRPr="00B37891">
        <w:rPr>
          <w:rFonts w:asciiTheme="minorHAnsi" w:hAnsiTheme="minorHAnsi" w:cstheme="minorHAnsi"/>
          <w:bCs/>
          <w:sz w:val="23"/>
          <w:szCs w:val="23"/>
        </w:rPr>
        <w:t xml:space="preserve"> years after the surgery. At each of these appointments the following procedures will be performed </w:t>
      </w:r>
      <w:r w:rsidR="0019181F">
        <w:rPr>
          <w:rFonts w:asciiTheme="minorHAnsi" w:hAnsiTheme="minorHAnsi" w:cstheme="minorHAnsi"/>
          <w:bCs/>
          <w:sz w:val="23"/>
          <w:szCs w:val="23"/>
        </w:rPr>
        <w:t xml:space="preserve">as </w:t>
      </w:r>
      <w:r w:rsidR="0019181F" w:rsidRPr="004913CC">
        <w:rPr>
          <w:rFonts w:asciiTheme="minorHAnsi" w:hAnsiTheme="minorHAnsi" w:cstheme="minorHAnsi"/>
          <w:bCs/>
          <w:sz w:val="23"/>
          <w:szCs w:val="23"/>
        </w:rPr>
        <w:t>standard medical treatment</w:t>
      </w:r>
      <w:r w:rsidR="0019181F">
        <w:rPr>
          <w:rFonts w:asciiTheme="minorHAnsi" w:hAnsiTheme="minorHAnsi" w:cstheme="minorHAnsi"/>
          <w:bCs/>
          <w:sz w:val="23"/>
          <w:szCs w:val="23"/>
        </w:rPr>
        <w:t>:</w:t>
      </w:r>
    </w:p>
    <w:p w14:paraId="5FC4908B" w14:textId="08109C71" w:rsidR="0019181F" w:rsidRPr="00AD430C" w:rsidRDefault="0019181F" w:rsidP="00AD430C">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O</w:t>
      </w:r>
      <w:r w:rsidR="00B37891" w:rsidRPr="00AD430C">
        <w:rPr>
          <w:rFonts w:asciiTheme="minorHAnsi" w:hAnsiTheme="minorHAnsi" w:cstheme="minorHAnsi"/>
          <w:bCs/>
          <w:sz w:val="23"/>
          <w:szCs w:val="23"/>
        </w:rPr>
        <w:t>rthopaedic examination</w:t>
      </w:r>
      <w:r w:rsidRPr="00AD430C">
        <w:rPr>
          <w:rFonts w:asciiTheme="minorHAnsi" w:hAnsiTheme="minorHAnsi" w:cstheme="minorHAnsi"/>
          <w:bCs/>
          <w:sz w:val="23"/>
          <w:szCs w:val="23"/>
        </w:rPr>
        <w:t xml:space="preserve"> and assessment</w:t>
      </w:r>
      <w:r w:rsidR="00B37891" w:rsidRPr="00AD430C">
        <w:rPr>
          <w:rFonts w:asciiTheme="minorHAnsi" w:hAnsiTheme="minorHAnsi" w:cstheme="minorHAnsi"/>
          <w:bCs/>
          <w:sz w:val="23"/>
          <w:szCs w:val="23"/>
        </w:rPr>
        <w:t xml:space="preserve">; </w:t>
      </w:r>
    </w:p>
    <w:p w14:paraId="2681BF7F" w14:textId="3B811FA1" w:rsidR="0019181F" w:rsidRPr="00AD430C" w:rsidRDefault="0019181F" w:rsidP="00AD430C">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R</w:t>
      </w:r>
      <w:r w:rsidR="00B37891" w:rsidRPr="00AD430C">
        <w:rPr>
          <w:rFonts w:asciiTheme="minorHAnsi" w:hAnsiTheme="minorHAnsi" w:cstheme="minorHAnsi"/>
          <w:bCs/>
          <w:sz w:val="23"/>
          <w:szCs w:val="23"/>
        </w:rPr>
        <w:t>adiographic evaluation of your implant</w:t>
      </w:r>
      <w:r w:rsidRPr="00AD430C">
        <w:rPr>
          <w:rFonts w:asciiTheme="minorHAnsi" w:hAnsiTheme="minorHAnsi" w:cstheme="minorHAnsi"/>
          <w:bCs/>
          <w:sz w:val="23"/>
          <w:szCs w:val="23"/>
        </w:rPr>
        <w:t xml:space="preserve"> within the X-ray</w:t>
      </w:r>
      <w:r w:rsidR="00B37891" w:rsidRPr="00AD430C">
        <w:rPr>
          <w:rFonts w:asciiTheme="minorHAnsi" w:hAnsiTheme="minorHAnsi" w:cstheme="minorHAnsi"/>
          <w:bCs/>
          <w:sz w:val="23"/>
          <w:szCs w:val="23"/>
        </w:rPr>
        <w:t xml:space="preserve">; </w:t>
      </w:r>
    </w:p>
    <w:p w14:paraId="561765B1" w14:textId="1FD06A9F" w:rsidR="0019181F" w:rsidRPr="00AD430C" w:rsidRDefault="0019181F" w:rsidP="0019181F">
      <w:pPr>
        <w:pStyle w:val="Paragrafoelenco"/>
        <w:numPr>
          <w:ilvl w:val="0"/>
          <w:numId w:val="5"/>
        </w:numPr>
        <w:jc w:val="both"/>
        <w:rPr>
          <w:rFonts w:asciiTheme="minorHAnsi" w:hAnsiTheme="minorHAnsi" w:cstheme="minorHAnsi"/>
          <w:bCs/>
          <w:sz w:val="23"/>
          <w:szCs w:val="23"/>
        </w:rPr>
      </w:pPr>
      <w:r w:rsidRPr="00AD430C">
        <w:rPr>
          <w:rFonts w:asciiTheme="minorHAnsi" w:hAnsiTheme="minorHAnsi" w:cstheme="minorHAnsi"/>
          <w:bCs/>
          <w:sz w:val="23"/>
          <w:szCs w:val="23"/>
        </w:rPr>
        <w:t>C</w:t>
      </w:r>
      <w:r w:rsidR="00B37891" w:rsidRPr="00AD430C">
        <w:rPr>
          <w:rFonts w:asciiTheme="minorHAnsi" w:hAnsiTheme="minorHAnsi" w:cstheme="minorHAnsi"/>
          <w:bCs/>
          <w:sz w:val="23"/>
          <w:szCs w:val="23"/>
        </w:rPr>
        <w:t xml:space="preserve">ompletion of </w:t>
      </w:r>
      <w:r w:rsidRPr="00AD430C">
        <w:rPr>
          <w:rFonts w:asciiTheme="minorHAnsi" w:hAnsiTheme="minorHAnsi" w:cstheme="minorHAnsi"/>
          <w:bCs/>
          <w:sz w:val="23"/>
          <w:szCs w:val="23"/>
        </w:rPr>
        <w:t>2</w:t>
      </w:r>
      <w:r w:rsidR="00B37891" w:rsidRPr="00AD430C">
        <w:rPr>
          <w:rFonts w:asciiTheme="minorHAnsi" w:hAnsiTheme="minorHAnsi" w:cstheme="minorHAnsi"/>
          <w:bCs/>
          <w:sz w:val="23"/>
          <w:szCs w:val="23"/>
        </w:rPr>
        <w:t xml:space="preserve"> simple questionnaires regarding your </w:t>
      </w:r>
      <w:r w:rsidRPr="00AD430C">
        <w:rPr>
          <w:rFonts w:asciiTheme="minorHAnsi" w:hAnsiTheme="minorHAnsi" w:cstheme="minorHAnsi"/>
          <w:bCs/>
          <w:sz w:val="23"/>
          <w:szCs w:val="23"/>
        </w:rPr>
        <w:t>hip</w:t>
      </w:r>
      <w:r w:rsidR="00B37891" w:rsidRPr="00AD430C">
        <w:rPr>
          <w:rFonts w:asciiTheme="minorHAnsi" w:hAnsiTheme="minorHAnsi" w:cstheme="minorHAnsi"/>
          <w:bCs/>
          <w:sz w:val="23"/>
          <w:szCs w:val="23"/>
        </w:rPr>
        <w:t xml:space="preserve"> health status and satisfaction’s level of your implant. </w:t>
      </w:r>
    </w:p>
    <w:p w14:paraId="1AF1ABEE" w14:textId="0CE0B59B" w:rsidR="005E3FE6" w:rsidRDefault="00AD430C" w:rsidP="0046119F">
      <w:pPr>
        <w:spacing w:line="276" w:lineRule="auto"/>
        <w:jc w:val="both"/>
        <w:rPr>
          <w:rFonts w:asciiTheme="minorHAnsi" w:hAnsiTheme="minorHAnsi" w:cstheme="minorHAnsi"/>
          <w:bCs/>
          <w:sz w:val="23"/>
          <w:szCs w:val="23"/>
        </w:rPr>
      </w:pPr>
      <w:r>
        <w:rPr>
          <w:rFonts w:asciiTheme="minorHAnsi" w:hAnsiTheme="minorHAnsi" w:cstheme="minorHAnsi"/>
          <w:bCs/>
          <w:sz w:val="23"/>
          <w:szCs w:val="23"/>
        </w:rPr>
        <w:t>A</w:t>
      </w:r>
      <w:r w:rsidRPr="00B37891">
        <w:rPr>
          <w:rFonts w:asciiTheme="minorHAnsi" w:hAnsiTheme="minorHAnsi" w:cstheme="minorHAnsi"/>
          <w:bCs/>
          <w:sz w:val="23"/>
          <w:szCs w:val="23"/>
        </w:rPr>
        <w:t xml:space="preserve">t </w:t>
      </w:r>
      <w:r>
        <w:rPr>
          <w:rFonts w:asciiTheme="minorHAnsi" w:hAnsiTheme="minorHAnsi" w:cstheme="minorHAnsi"/>
          <w:bCs/>
          <w:sz w:val="23"/>
          <w:szCs w:val="23"/>
        </w:rPr>
        <w:t>3 years, 4 years and</w:t>
      </w:r>
      <w:r w:rsidRPr="00B37891">
        <w:rPr>
          <w:rFonts w:asciiTheme="minorHAnsi" w:hAnsiTheme="minorHAnsi" w:cstheme="minorHAnsi"/>
          <w:bCs/>
          <w:sz w:val="23"/>
          <w:szCs w:val="23"/>
        </w:rPr>
        <w:t xml:space="preserve"> </w:t>
      </w:r>
      <w:r>
        <w:rPr>
          <w:rFonts w:asciiTheme="minorHAnsi" w:hAnsiTheme="minorHAnsi" w:cstheme="minorHAnsi"/>
          <w:bCs/>
          <w:sz w:val="23"/>
          <w:szCs w:val="23"/>
        </w:rPr>
        <w:t>5</w:t>
      </w:r>
      <w:r w:rsidRPr="00B37891">
        <w:rPr>
          <w:rFonts w:asciiTheme="minorHAnsi" w:hAnsiTheme="minorHAnsi" w:cstheme="minorHAnsi"/>
          <w:bCs/>
          <w:sz w:val="23"/>
          <w:szCs w:val="23"/>
        </w:rPr>
        <w:t xml:space="preserve"> years after the surgery</w:t>
      </w:r>
      <w:r>
        <w:rPr>
          <w:rFonts w:asciiTheme="minorHAnsi" w:hAnsiTheme="minorHAnsi" w:cstheme="minorHAnsi"/>
          <w:bCs/>
          <w:sz w:val="23"/>
          <w:szCs w:val="23"/>
        </w:rPr>
        <w:t>,</w:t>
      </w:r>
      <w:r w:rsidR="00B37891" w:rsidRPr="00B37891">
        <w:rPr>
          <w:rFonts w:asciiTheme="minorHAnsi" w:hAnsiTheme="minorHAnsi" w:cstheme="minorHAnsi"/>
          <w:bCs/>
          <w:sz w:val="23"/>
          <w:szCs w:val="23"/>
        </w:rPr>
        <w:t xml:space="preserve"> you will be contacted by a member of the research team for a phone interview to assess your health </w:t>
      </w:r>
      <w:r>
        <w:rPr>
          <w:rFonts w:asciiTheme="minorHAnsi" w:hAnsiTheme="minorHAnsi" w:cstheme="minorHAnsi"/>
          <w:bCs/>
          <w:sz w:val="23"/>
          <w:szCs w:val="23"/>
        </w:rPr>
        <w:t>hip</w:t>
      </w:r>
      <w:r w:rsidR="00B37891" w:rsidRPr="00B37891">
        <w:rPr>
          <w:rFonts w:asciiTheme="minorHAnsi" w:hAnsiTheme="minorHAnsi" w:cstheme="minorHAnsi"/>
          <w:bCs/>
          <w:sz w:val="23"/>
          <w:szCs w:val="23"/>
        </w:rPr>
        <w:t xml:space="preserve"> status and satisfaction’s level about the implant.</w:t>
      </w:r>
    </w:p>
    <w:p w14:paraId="7FD88001" w14:textId="09B393F3" w:rsidR="00D42A94" w:rsidRDefault="00AD430C" w:rsidP="0046119F">
      <w:pPr>
        <w:spacing w:line="276" w:lineRule="auto"/>
        <w:jc w:val="both"/>
        <w:rPr>
          <w:rFonts w:asciiTheme="minorHAnsi" w:hAnsiTheme="minorHAnsi" w:cs="Calibri"/>
          <w:b/>
          <w:sz w:val="23"/>
          <w:szCs w:val="23"/>
        </w:rPr>
      </w:pPr>
      <w:r>
        <w:rPr>
          <w:rFonts w:asciiTheme="minorHAnsi" w:hAnsiTheme="minorHAnsi" w:cstheme="minorHAnsi"/>
          <w:bCs/>
          <w:sz w:val="23"/>
          <w:szCs w:val="23"/>
        </w:rPr>
        <w:t xml:space="preserve">During the phone contact, a </w:t>
      </w:r>
      <w:r w:rsidRPr="00B37891">
        <w:rPr>
          <w:rFonts w:asciiTheme="minorHAnsi" w:hAnsiTheme="minorHAnsi" w:cstheme="minorHAnsi"/>
          <w:bCs/>
          <w:sz w:val="23"/>
          <w:szCs w:val="23"/>
        </w:rPr>
        <w:t>member of the research team</w:t>
      </w:r>
      <w:r>
        <w:rPr>
          <w:rFonts w:asciiTheme="minorHAnsi" w:hAnsiTheme="minorHAnsi" w:cstheme="minorHAnsi"/>
          <w:bCs/>
          <w:sz w:val="23"/>
          <w:szCs w:val="23"/>
        </w:rPr>
        <w:t xml:space="preserve"> will ask to you a complete one questionnaire regarding to your health status.</w:t>
      </w:r>
      <w:r w:rsidR="0089325C">
        <w:rPr>
          <w:rFonts w:asciiTheme="minorHAnsi" w:hAnsiTheme="minorHAnsi" w:cstheme="minorHAnsi"/>
          <w:bCs/>
          <w:sz w:val="23"/>
          <w:szCs w:val="23"/>
        </w:rPr>
        <w:t xml:space="preserve"> Th</w:t>
      </w:r>
      <w:r w:rsidR="006E114A">
        <w:rPr>
          <w:rFonts w:asciiTheme="minorHAnsi" w:hAnsiTheme="minorHAnsi" w:cstheme="minorHAnsi"/>
          <w:bCs/>
          <w:sz w:val="23"/>
          <w:szCs w:val="23"/>
        </w:rPr>
        <w:t>is</w:t>
      </w:r>
      <w:r w:rsidR="0089325C">
        <w:rPr>
          <w:rFonts w:asciiTheme="minorHAnsi" w:hAnsiTheme="minorHAnsi" w:cstheme="minorHAnsi"/>
          <w:bCs/>
          <w:sz w:val="23"/>
          <w:szCs w:val="23"/>
        </w:rPr>
        <w:t xml:space="preserve"> kind of visit</w:t>
      </w:r>
      <w:r w:rsidR="006E114A">
        <w:rPr>
          <w:rFonts w:asciiTheme="minorHAnsi" w:hAnsiTheme="minorHAnsi" w:cstheme="minorHAnsi"/>
          <w:bCs/>
          <w:sz w:val="23"/>
          <w:szCs w:val="23"/>
        </w:rPr>
        <w:t>s</w:t>
      </w:r>
      <w:r w:rsidR="0089325C">
        <w:rPr>
          <w:rFonts w:asciiTheme="minorHAnsi" w:hAnsiTheme="minorHAnsi" w:cstheme="minorHAnsi"/>
          <w:bCs/>
          <w:sz w:val="23"/>
          <w:szCs w:val="23"/>
        </w:rPr>
        <w:t xml:space="preserve"> can be made face to face according to doctor’s decision.</w:t>
      </w:r>
    </w:p>
    <w:p w14:paraId="344A5019" w14:textId="14089BD2" w:rsidR="002B6926" w:rsidRDefault="002B6926" w:rsidP="0046119F">
      <w:pPr>
        <w:spacing w:line="276" w:lineRule="auto"/>
        <w:jc w:val="both"/>
        <w:rPr>
          <w:rFonts w:asciiTheme="minorHAnsi" w:hAnsiTheme="minorHAnsi" w:cs="Calibri"/>
          <w:b/>
          <w:sz w:val="23"/>
          <w:szCs w:val="23"/>
        </w:rPr>
      </w:pPr>
    </w:p>
    <w:p w14:paraId="294E9238" w14:textId="247F443A" w:rsidR="00D92142" w:rsidRDefault="00D92142" w:rsidP="0046119F">
      <w:pPr>
        <w:spacing w:line="276" w:lineRule="auto"/>
        <w:jc w:val="both"/>
        <w:rPr>
          <w:rFonts w:asciiTheme="minorHAnsi" w:hAnsiTheme="minorHAnsi" w:cs="Calibri"/>
          <w:bCs/>
          <w:sz w:val="23"/>
          <w:szCs w:val="23"/>
        </w:rPr>
      </w:pPr>
      <w:r>
        <w:rPr>
          <w:rFonts w:asciiTheme="minorHAnsi" w:hAnsiTheme="minorHAnsi" w:cs="Calibri"/>
          <w:bCs/>
          <w:sz w:val="23"/>
          <w:szCs w:val="23"/>
        </w:rPr>
        <w:t>After the implant of prothesis, you will n</w:t>
      </w:r>
      <w:r w:rsidRPr="00D92142">
        <w:rPr>
          <w:rFonts w:asciiTheme="minorHAnsi" w:hAnsiTheme="minorHAnsi" w:cs="Calibri"/>
          <w:bCs/>
          <w:sz w:val="23"/>
          <w:szCs w:val="23"/>
        </w:rPr>
        <w:t>otif</w:t>
      </w:r>
      <w:r>
        <w:rPr>
          <w:rFonts w:asciiTheme="minorHAnsi" w:hAnsiTheme="minorHAnsi" w:cs="Calibri"/>
          <w:bCs/>
          <w:sz w:val="23"/>
          <w:szCs w:val="23"/>
        </w:rPr>
        <w:t>y</w:t>
      </w:r>
      <w:r w:rsidRPr="00D92142">
        <w:rPr>
          <w:rFonts w:asciiTheme="minorHAnsi" w:hAnsiTheme="minorHAnsi" w:cs="Calibri"/>
          <w:bCs/>
          <w:sz w:val="23"/>
          <w:szCs w:val="23"/>
        </w:rPr>
        <w:t xml:space="preserve"> </w:t>
      </w:r>
      <w:r>
        <w:rPr>
          <w:rFonts w:asciiTheme="minorHAnsi" w:hAnsiTheme="minorHAnsi" w:cs="Calibri"/>
          <w:bCs/>
          <w:sz w:val="23"/>
          <w:szCs w:val="23"/>
        </w:rPr>
        <w:t xml:space="preserve">to the study physician </w:t>
      </w:r>
      <w:r w:rsidRPr="00D92142">
        <w:rPr>
          <w:rFonts w:asciiTheme="minorHAnsi" w:hAnsiTheme="minorHAnsi" w:cs="Calibri"/>
          <w:bCs/>
          <w:sz w:val="23"/>
          <w:szCs w:val="23"/>
        </w:rPr>
        <w:t>of any unexpected changes or</w:t>
      </w:r>
      <w:r>
        <w:rPr>
          <w:rFonts w:asciiTheme="minorHAnsi" w:hAnsiTheme="minorHAnsi" w:cs="Calibri"/>
          <w:bCs/>
          <w:sz w:val="23"/>
          <w:szCs w:val="23"/>
        </w:rPr>
        <w:t xml:space="preserve"> </w:t>
      </w:r>
      <w:r w:rsidRPr="00D92142">
        <w:rPr>
          <w:rFonts w:asciiTheme="minorHAnsi" w:hAnsiTheme="minorHAnsi" w:cs="Calibri"/>
          <w:bCs/>
          <w:sz w:val="23"/>
          <w:szCs w:val="23"/>
        </w:rPr>
        <w:t>unwanted in your health or unwanted effects (adverse events) which</w:t>
      </w:r>
      <w:r>
        <w:rPr>
          <w:rFonts w:asciiTheme="minorHAnsi" w:hAnsiTheme="minorHAnsi" w:cs="Calibri"/>
          <w:bCs/>
          <w:sz w:val="23"/>
          <w:szCs w:val="23"/>
        </w:rPr>
        <w:t xml:space="preserve"> </w:t>
      </w:r>
      <w:r w:rsidRPr="00D92142">
        <w:rPr>
          <w:rFonts w:asciiTheme="minorHAnsi" w:hAnsiTheme="minorHAnsi" w:cs="Calibri"/>
          <w:bCs/>
          <w:sz w:val="23"/>
          <w:szCs w:val="23"/>
        </w:rPr>
        <w:t>could manifest. Your doctor or other qualified clinical staff will monitor possible adverse events continuously</w:t>
      </w:r>
      <w:r>
        <w:rPr>
          <w:rFonts w:asciiTheme="minorHAnsi" w:hAnsiTheme="minorHAnsi" w:cs="Calibri"/>
          <w:bCs/>
          <w:sz w:val="23"/>
          <w:szCs w:val="23"/>
        </w:rPr>
        <w:t xml:space="preserve">. </w:t>
      </w:r>
      <w:r w:rsidRPr="00D92142">
        <w:rPr>
          <w:rFonts w:asciiTheme="minorHAnsi" w:hAnsiTheme="minorHAnsi" w:cs="Calibri"/>
          <w:bCs/>
          <w:sz w:val="23"/>
          <w:szCs w:val="23"/>
        </w:rPr>
        <w:t>Your doctor will continue to monitor an unresolved side effect until</w:t>
      </w:r>
      <w:r>
        <w:rPr>
          <w:rFonts w:asciiTheme="minorHAnsi" w:hAnsiTheme="minorHAnsi" w:cs="Calibri"/>
          <w:bCs/>
          <w:sz w:val="23"/>
          <w:szCs w:val="23"/>
        </w:rPr>
        <w:t xml:space="preserve"> </w:t>
      </w:r>
      <w:r w:rsidRPr="00D92142">
        <w:rPr>
          <w:rFonts w:asciiTheme="minorHAnsi" w:hAnsiTheme="minorHAnsi" w:cs="Calibri"/>
          <w:bCs/>
          <w:sz w:val="23"/>
          <w:szCs w:val="23"/>
        </w:rPr>
        <w:t>better or stabilize.</w:t>
      </w:r>
    </w:p>
    <w:p w14:paraId="6999B8C9" w14:textId="16C9B1C3" w:rsidR="00971335" w:rsidRDefault="00D92142" w:rsidP="001C3CDD">
      <w:pPr>
        <w:spacing w:line="276" w:lineRule="auto"/>
        <w:jc w:val="both"/>
        <w:rPr>
          <w:rFonts w:asciiTheme="minorHAnsi" w:hAnsiTheme="minorHAnsi" w:cs="Calibri"/>
          <w:bCs/>
          <w:sz w:val="23"/>
          <w:szCs w:val="23"/>
        </w:rPr>
      </w:pPr>
      <w:r>
        <w:rPr>
          <w:rFonts w:asciiTheme="minorHAnsi" w:hAnsiTheme="minorHAnsi" w:cs="Calibri"/>
          <w:bCs/>
          <w:sz w:val="23"/>
          <w:szCs w:val="23"/>
        </w:rPr>
        <w:t>LimaCorporate S.p.A.</w:t>
      </w:r>
      <w:r w:rsidRPr="00D92142">
        <w:rPr>
          <w:rFonts w:asciiTheme="minorHAnsi" w:hAnsiTheme="minorHAnsi" w:cs="Calibri"/>
          <w:bCs/>
          <w:sz w:val="23"/>
          <w:szCs w:val="23"/>
        </w:rPr>
        <w:t xml:space="preserve"> or his representative may contact your doctor for further information</w:t>
      </w:r>
      <w:r>
        <w:rPr>
          <w:rFonts w:asciiTheme="minorHAnsi" w:hAnsiTheme="minorHAnsi" w:cs="Calibri"/>
          <w:bCs/>
          <w:sz w:val="23"/>
          <w:szCs w:val="23"/>
        </w:rPr>
        <w:t xml:space="preserve"> </w:t>
      </w:r>
      <w:r w:rsidRPr="00D92142">
        <w:rPr>
          <w:rFonts w:asciiTheme="minorHAnsi" w:hAnsiTheme="minorHAnsi" w:cs="Calibri"/>
          <w:bCs/>
          <w:sz w:val="23"/>
          <w:szCs w:val="23"/>
        </w:rPr>
        <w:t>case and outcome information (e.g. from discharge letters, specialist reports)</w:t>
      </w:r>
      <w:r>
        <w:rPr>
          <w:rFonts w:asciiTheme="minorHAnsi" w:hAnsiTheme="minorHAnsi" w:cs="Calibri"/>
          <w:bCs/>
          <w:sz w:val="23"/>
          <w:szCs w:val="23"/>
        </w:rPr>
        <w:t xml:space="preserve"> </w:t>
      </w:r>
      <w:r w:rsidRPr="00D92142">
        <w:rPr>
          <w:rFonts w:asciiTheme="minorHAnsi" w:hAnsiTheme="minorHAnsi" w:cs="Calibri"/>
          <w:bCs/>
          <w:sz w:val="23"/>
          <w:szCs w:val="23"/>
        </w:rPr>
        <w:t>in order to perform an independent medical evaluation of the event. An expert</w:t>
      </w:r>
      <w:r>
        <w:rPr>
          <w:rFonts w:asciiTheme="minorHAnsi" w:hAnsiTheme="minorHAnsi" w:cs="Calibri"/>
          <w:bCs/>
          <w:sz w:val="23"/>
          <w:szCs w:val="23"/>
        </w:rPr>
        <w:t xml:space="preserve"> </w:t>
      </w:r>
      <w:r w:rsidRPr="00D92142">
        <w:rPr>
          <w:rFonts w:asciiTheme="minorHAnsi" w:hAnsiTheme="minorHAnsi" w:cs="Calibri"/>
          <w:bCs/>
          <w:sz w:val="23"/>
          <w:szCs w:val="23"/>
        </w:rPr>
        <w:t xml:space="preserve">external commissioned by </w:t>
      </w:r>
      <w:r>
        <w:rPr>
          <w:rFonts w:asciiTheme="minorHAnsi" w:hAnsiTheme="minorHAnsi" w:cs="Calibri"/>
          <w:bCs/>
          <w:sz w:val="23"/>
          <w:szCs w:val="23"/>
        </w:rPr>
        <w:t>LimaCorporate S.p.A.</w:t>
      </w:r>
      <w:r w:rsidRPr="00D92142">
        <w:rPr>
          <w:rFonts w:asciiTheme="minorHAnsi" w:hAnsiTheme="minorHAnsi" w:cs="Calibri"/>
          <w:bCs/>
          <w:sz w:val="23"/>
          <w:szCs w:val="23"/>
        </w:rPr>
        <w:t xml:space="preserve"> may request (e.g. further information</w:t>
      </w:r>
      <w:r>
        <w:rPr>
          <w:rFonts w:asciiTheme="minorHAnsi" w:hAnsiTheme="minorHAnsi" w:cs="Calibri"/>
          <w:bCs/>
          <w:sz w:val="23"/>
          <w:szCs w:val="23"/>
        </w:rPr>
        <w:t xml:space="preserve"> </w:t>
      </w:r>
      <w:r w:rsidRPr="00D92142">
        <w:rPr>
          <w:rFonts w:asciiTheme="minorHAnsi" w:hAnsiTheme="minorHAnsi" w:cs="Calibri"/>
          <w:bCs/>
          <w:sz w:val="23"/>
          <w:szCs w:val="23"/>
        </w:rPr>
        <w:t>case and outcome information (e.g. from discharge letters, specialist reports), if already taken by the doctor to evaluate the event.</w:t>
      </w:r>
    </w:p>
    <w:p w14:paraId="52B54754" w14:textId="07A5AD77" w:rsidR="001C3CDD" w:rsidRDefault="001C3CDD" w:rsidP="001C3CDD">
      <w:pPr>
        <w:spacing w:line="276" w:lineRule="auto"/>
        <w:jc w:val="both"/>
        <w:rPr>
          <w:rFonts w:asciiTheme="minorHAnsi" w:hAnsiTheme="minorHAnsi" w:cs="Calibri"/>
          <w:bCs/>
          <w:sz w:val="23"/>
          <w:szCs w:val="23"/>
        </w:rPr>
      </w:pPr>
    </w:p>
    <w:p w14:paraId="79FC5BDC" w14:textId="77777777" w:rsidR="00E45C03" w:rsidRPr="001C3CDD" w:rsidRDefault="00E45C03" w:rsidP="001C3CDD">
      <w:pPr>
        <w:spacing w:line="276" w:lineRule="auto"/>
        <w:jc w:val="both"/>
        <w:rPr>
          <w:rFonts w:asciiTheme="minorHAnsi" w:hAnsiTheme="minorHAnsi" w:cs="Calibri"/>
          <w:bCs/>
          <w:sz w:val="23"/>
          <w:szCs w:val="23"/>
        </w:rPr>
      </w:pPr>
    </w:p>
    <w:p w14:paraId="119551EF" w14:textId="2D11FDBF" w:rsidR="00C4231E" w:rsidRPr="00971335" w:rsidRDefault="00C4231E" w:rsidP="00971335">
      <w:pPr>
        <w:spacing w:line="276" w:lineRule="auto"/>
        <w:jc w:val="both"/>
        <w:rPr>
          <w:rFonts w:asciiTheme="minorHAnsi" w:hAnsiTheme="minorHAnsi" w:cs="Calibri"/>
          <w:b/>
        </w:rPr>
      </w:pPr>
      <w:r w:rsidRPr="00971335">
        <w:rPr>
          <w:rFonts w:asciiTheme="minorHAnsi" w:hAnsiTheme="minorHAnsi" w:cs="Calibri"/>
          <w:b/>
        </w:rPr>
        <w:lastRenderedPageBreak/>
        <w:t>What are the possible benefits and risks in taking part?</w:t>
      </w:r>
    </w:p>
    <w:p w14:paraId="245860BD" w14:textId="04FB8964" w:rsidR="00C4231E" w:rsidRPr="00C4231E" w:rsidRDefault="000E6A7C" w:rsidP="00971335">
      <w:pPr>
        <w:spacing w:line="276" w:lineRule="auto"/>
        <w:jc w:val="both"/>
        <w:rPr>
          <w:rFonts w:asciiTheme="minorHAnsi" w:hAnsiTheme="minorHAnsi" w:cs="Calibri"/>
          <w:b/>
          <w:sz w:val="23"/>
          <w:szCs w:val="23"/>
        </w:rPr>
      </w:pPr>
      <w:r w:rsidRPr="00C4231E">
        <w:rPr>
          <w:rFonts w:asciiTheme="minorHAnsi" w:hAnsiTheme="minorHAnsi" w:cs="Calibri"/>
          <w:bCs/>
          <w:sz w:val="23"/>
          <w:szCs w:val="23"/>
        </w:rPr>
        <w:t xml:space="preserve">Our priority for every participant is his/her </w:t>
      </w:r>
      <w:proofErr w:type="spellStart"/>
      <w:r w:rsidRPr="00C4231E">
        <w:rPr>
          <w:rFonts w:asciiTheme="minorHAnsi" w:hAnsiTheme="minorHAnsi" w:cs="Calibri"/>
          <w:bCs/>
          <w:sz w:val="23"/>
          <w:szCs w:val="23"/>
        </w:rPr>
        <w:t>well being</w:t>
      </w:r>
      <w:proofErr w:type="spellEnd"/>
      <w:r w:rsidRPr="00C4231E">
        <w:rPr>
          <w:rFonts w:asciiTheme="minorHAnsi" w:hAnsiTheme="minorHAnsi" w:cs="Calibri"/>
          <w:bCs/>
          <w:sz w:val="23"/>
          <w:szCs w:val="23"/>
        </w:rPr>
        <w:t xml:space="preserve">. </w:t>
      </w:r>
      <w:r w:rsidR="00C4231E" w:rsidRPr="00C4231E">
        <w:rPr>
          <w:rFonts w:asciiTheme="minorHAnsi" w:hAnsiTheme="minorHAnsi" w:cs="Calibri"/>
          <w:bCs/>
          <w:sz w:val="23"/>
          <w:szCs w:val="23"/>
        </w:rPr>
        <w:t xml:space="preserve">There are no individual benefits for you in taking part in this study and the study doctor will carefully monitor your health. </w:t>
      </w:r>
    </w:p>
    <w:p w14:paraId="147DB60A" w14:textId="24E3EE6B" w:rsidR="00C4231E" w:rsidRDefault="00C4231E" w:rsidP="00971335">
      <w:pPr>
        <w:spacing w:line="276" w:lineRule="auto"/>
        <w:jc w:val="both"/>
        <w:rPr>
          <w:rFonts w:asciiTheme="minorHAnsi" w:hAnsiTheme="minorHAnsi" w:cs="Calibri"/>
          <w:bCs/>
          <w:sz w:val="23"/>
          <w:szCs w:val="23"/>
        </w:rPr>
      </w:pPr>
      <w:r w:rsidRPr="00C4231E">
        <w:rPr>
          <w:rFonts w:asciiTheme="minorHAnsi" w:hAnsiTheme="minorHAnsi" w:cs="Calibri"/>
          <w:bCs/>
          <w:sz w:val="23"/>
          <w:szCs w:val="23"/>
        </w:rPr>
        <w:t>However</w:t>
      </w:r>
      <w:r w:rsidR="00D215E1">
        <w:rPr>
          <w:rFonts w:asciiTheme="minorHAnsi" w:hAnsiTheme="minorHAnsi" w:cs="Calibri"/>
          <w:bCs/>
          <w:sz w:val="23"/>
          <w:szCs w:val="23"/>
        </w:rPr>
        <w:t>,</w:t>
      </w:r>
      <w:r w:rsidRPr="00C4231E">
        <w:rPr>
          <w:rFonts w:asciiTheme="minorHAnsi" w:hAnsiTheme="minorHAnsi" w:cs="Calibri"/>
          <w:bCs/>
          <w:sz w:val="23"/>
          <w:szCs w:val="23"/>
        </w:rPr>
        <w:t xml:space="preserve"> the information obtained with this study could help doctors learn more on delta revision acetabular cup implant and total hip arthroplasty in general. This may help us improve the care of patients affected by the disease diagnosed to you in the future.</w:t>
      </w:r>
    </w:p>
    <w:p w14:paraId="573E43FE" w14:textId="7D6323B1" w:rsidR="00BE3161" w:rsidRPr="00C4231E" w:rsidRDefault="00BE3161" w:rsidP="00971335">
      <w:pPr>
        <w:spacing w:line="276" w:lineRule="auto"/>
        <w:jc w:val="both"/>
        <w:rPr>
          <w:rFonts w:asciiTheme="minorHAnsi" w:hAnsiTheme="minorHAnsi" w:cs="Calibri"/>
          <w:bCs/>
          <w:sz w:val="23"/>
          <w:szCs w:val="23"/>
        </w:rPr>
      </w:pPr>
      <w:r w:rsidRPr="00BE3161">
        <w:rPr>
          <w:rFonts w:asciiTheme="minorHAnsi" w:hAnsiTheme="minorHAnsi" w:cs="Calibri"/>
          <w:bCs/>
          <w:sz w:val="23"/>
          <w:szCs w:val="23"/>
        </w:rPr>
        <w:t xml:space="preserve">You will have x-rays taken of your </w:t>
      </w:r>
      <w:r>
        <w:rPr>
          <w:rFonts w:asciiTheme="minorHAnsi" w:hAnsiTheme="minorHAnsi" w:cs="Calibri"/>
          <w:bCs/>
          <w:sz w:val="23"/>
          <w:szCs w:val="23"/>
        </w:rPr>
        <w:t>hip</w:t>
      </w:r>
      <w:r w:rsidRPr="00BE3161">
        <w:rPr>
          <w:rFonts w:asciiTheme="minorHAnsi" w:hAnsiTheme="minorHAnsi" w:cs="Calibri"/>
          <w:bCs/>
          <w:sz w:val="23"/>
          <w:szCs w:val="23"/>
        </w:rPr>
        <w:t xml:space="preserve"> joint at each visit. The radiation-related risk (lifetime risk) for the extra doses falls into “Negligible” category.</w:t>
      </w:r>
    </w:p>
    <w:p w14:paraId="1E04F6DB" w14:textId="0D53996E" w:rsidR="00C4231E" w:rsidRDefault="00C4231E" w:rsidP="00971335">
      <w:pPr>
        <w:spacing w:line="276" w:lineRule="auto"/>
        <w:jc w:val="both"/>
        <w:rPr>
          <w:rFonts w:asciiTheme="minorHAnsi" w:hAnsiTheme="minorHAnsi" w:cs="Calibri"/>
          <w:sz w:val="23"/>
          <w:szCs w:val="23"/>
        </w:rPr>
      </w:pPr>
      <w:r w:rsidRPr="00F104E6">
        <w:rPr>
          <w:rFonts w:asciiTheme="minorHAnsi" w:hAnsiTheme="minorHAnsi" w:cs="Calibri"/>
          <w:sz w:val="23"/>
          <w:szCs w:val="23"/>
        </w:rPr>
        <w:t xml:space="preserve">For safety reasons, the study will not include </w:t>
      </w:r>
      <w:r w:rsidRPr="00F104E6">
        <w:rPr>
          <w:rFonts w:asciiTheme="minorHAnsi" w:hAnsiTheme="minorHAnsi" w:cs="Calibri"/>
          <w:sz w:val="23"/>
          <w:szCs w:val="23"/>
          <w:lang w:val="en-US"/>
        </w:rPr>
        <w:t>females who are pregnant, nursing, or planning a pregnancy</w:t>
      </w:r>
      <w:r w:rsidRPr="00F104E6">
        <w:rPr>
          <w:rFonts w:asciiTheme="minorHAnsi" w:hAnsiTheme="minorHAnsi" w:cs="Calibri"/>
          <w:sz w:val="23"/>
          <w:szCs w:val="23"/>
        </w:rPr>
        <w:t xml:space="preserve">. If a pregnancy is confirmed during the </w:t>
      </w:r>
      <w:r w:rsidR="00C84FE1">
        <w:rPr>
          <w:rFonts w:asciiTheme="minorHAnsi" w:hAnsiTheme="minorHAnsi" w:cs="Calibri"/>
          <w:sz w:val="23"/>
          <w:szCs w:val="23"/>
        </w:rPr>
        <w:t>study</w:t>
      </w:r>
      <w:r w:rsidRPr="00F104E6">
        <w:rPr>
          <w:rFonts w:asciiTheme="minorHAnsi" w:hAnsiTheme="minorHAnsi" w:cs="Calibri"/>
          <w:sz w:val="23"/>
          <w:szCs w:val="23"/>
        </w:rPr>
        <w:t xml:space="preserve"> the Investigators are required by law to monitor progress of the pregnancy </w:t>
      </w:r>
      <w:proofErr w:type="gramStart"/>
      <w:r w:rsidRPr="00F104E6">
        <w:rPr>
          <w:rFonts w:asciiTheme="minorHAnsi" w:hAnsiTheme="minorHAnsi" w:cs="Calibri"/>
          <w:sz w:val="23"/>
          <w:szCs w:val="23"/>
        </w:rPr>
        <w:t>and also</w:t>
      </w:r>
      <w:proofErr w:type="gramEnd"/>
      <w:r w:rsidRPr="00F104E6">
        <w:rPr>
          <w:rFonts w:asciiTheme="minorHAnsi" w:hAnsiTheme="minorHAnsi" w:cs="Calibri"/>
          <w:sz w:val="23"/>
          <w:szCs w:val="23"/>
        </w:rPr>
        <w:t xml:space="preserve"> to follow up progress</w:t>
      </w:r>
      <w:r w:rsidRPr="00605AA4">
        <w:rPr>
          <w:rFonts w:asciiTheme="minorHAnsi" w:hAnsiTheme="minorHAnsi" w:cs="Calibri"/>
          <w:sz w:val="23"/>
          <w:szCs w:val="23"/>
        </w:rPr>
        <w:t xml:space="preserve"> of you and your baby after the birth. Please be assured</w:t>
      </w:r>
      <w:r>
        <w:rPr>
          <w:rFonts w:asciiTheme="minorHAnsi" w:hAnsiTheme="minorHAnsi" w:cs="Calibri"/>
          <w:sz w:val="23"/>
          <w:szCs w:val="23"/>
        </w:rPr>
        <w:t xml:space="preserve"> </w:t>
      </w:r>
      <w:r w:rsidRPr="00605AA4">
        <w:rPr>
          <w:rFonts w:asciiTheme="minorHAnsi" w:hAnsiTheme="minorHAnsi" w:cs="Calibri"/>
          <w:sz w:val="23"/>
          <w:szCs w:val="23"/>
        </w:rPr>
        <w:t>we will not take any x-rays</w:t>
      </w:r>
      <w:r>
        <w:rPr>
          <w:rFonts w:asciiTheme="minorHAnsi" w:hAnsiTheme="minorHAnsi" w:cs="Calibri"/>
          <w:sz w:val="23"/>
          <w:szCs w:val="23"/>
        </w:rPr>
        <w:t xml:space="preserve"> </w:t>
      </w:r>
      <w:r w:rsidRPr="00605AA4">
        <w:rPr>
          <w:rFonts w:asciiTheme="minorHAnsi" w:hAnsiTheme="minorHAnsi" w:cs="Calibri"/>
          <w:sz w:val="23"/>
          <w:szCs w:val="23"/>
        </w:rPr>
        <w:t>during your pregnancy.</w:t>
      </w:r>
    </w:p>
    <w:p w14:paraId="4FB360CC" w14:textId="0A20D275" w:rsidR="00BE5435" w:rsidRPr="00EC23A6" w:rsidRDefault="00C4231E" w:rsidP="00EC23A6">
      <w:pPr>
        <w:spacing w:line="276" w:lineRule="auto"/>
        <w:jc w:val="both"/>
        <w:rPr>
          <w:rFonts w:asciiTheme="minorHAnsi" w:hAnsiTheme="minorHAnsi" w:cs="Calibri"/>
          <w:sz w:val="23"/>
          <w:szCs w:val="23"/>
        </w:rPr>
      </w:pPr>
      <w:r w:rsidRPr="006F2429">
        <w:rPr>
          <w:rFonts w:asciiTheme="minorHAnsi" w:hAnsiTheme="minorHAnsi" w:cs="Calibri"/>
          <w:sz w:val="23"/>
          <w:szCs w:val="23"/>
        </w:rPr>
        <w:t>The possible risks and/or discomforts associated with</w:t>
      </w:r>
      <w:r>
        <w:rPr>
          <w:rFonts w:asciiTheme="minorHAnsi" w:hAnsiTheme="minorHAnsi" w:cs="Calibri"/>
          <w:sz w:val="23"/>
          <w:szCs w:val="23"/>
        </w:rPr>
        <w:t xml:space="preserve"> </w:t>
      </w:r>
      <w:r w:rsidRPr="00C4231E">
        <w:rPr>
          <w:rFonts w:asciiTheme="minorHAnsi" w:hAnsiTheme="minorHAnsi" w:cs="Calibri"/>
          <w:bCs/>
          <w:sz w:val="23"/>
          <w:szCs w:val="23"/>
        </w:rPr>
        <w:t>delta revision acetabular cup</w:t>
      </w:r>
      <w:r w:rsidR="00635B8F">
        <w:rPr>
          <w:rFonts w:asciiTheme="minorHAnsi" w:hAnsiTheme="minorHAnsi" w:cs="Calibri"/>
          <w:bCs/>
          <w:sz w:val="23"/>
          <w:szCs w:val="23"/>
        </w:rPr>
        <w:t xml:space="preserve"> prosthesis are identical to those for all standard total hip arthroplasty operations.</w:t>
      </w:r>
      <w:r w:rsidRPr="00C4231E">
        <w:rPr>
          <w:rFonts w:asciiTheme="minorHAnsi" w:hAnsiTheme="minorHAnsi" w:cs="Calibri"/>
          <w:bCs/>
          <w:sz w:val="23"/>
          <w:szCs w:val="23"/>
        </w:rPr>
        <w:t xml:space="preserve"> </w:t>
      </w:r>
      <w:r w:rsidR="00BE3161" w:rsidRPr="00BE3161">
        <w:rPr>
          <w:rFonts w:asciiTheme="minorHAnsi" w:hAnsiTheme="minorHAnsi" w:cs="Calibri"/>
          <w:bCs/>
          <w:sz w:val="23"/>
          <w:szCs w:val="23"/>
        </w:rPr>
        <w:t xml:space="preserve">Qualified and experienced clinical staff will monitor carefully any symptoms of discomfort or pain after your surgery as required after every total </w:t>
      </w:r>
      <w:r w:rsidR="00BE3161">
        <w:rPr>
          <w:rFonts w:asciiTheme="minorHAnsi" w:hAnsiTheme="minorHAnsi" w:cs="Calibri"/>
          <w:bCs/>
          <w:sz w:val="23"/>
          <w:szCs w:val="23"/>
        </w:rPr>
        <w:t>hip</w:t>
      </w:r>
      <w:r w:rsidR="00BE3161" w:rsidRPr="00BE3161">
        <w:rPr>
          <w:rFonts w:asciiTheme="minorHAnsi" w:hAnsiTheme="minorHAnsi" w:cs="Calibri"/>
          <w:bCs/>
          <w:sz w:val="23"/>
          <w:szCs w:val="23"/>
        </w:rPr>
        <w:t xml:space="preserve"> replacement.</w:t>
      </w:r>
    </w:p>
    <w:p w14:paraId="4BE5A5BC" w14:textId="67B96DBA" w:rsidR="002B6926" w:rsidRPr="00EC23A6" w:rsidRDefault="002B6926" w:rsidP="002B6926">
      <w:pPr>
        <w:spacing w:before="240"/>
        <w:jc w:val="both"/>
        <w:rPr>
          <w:rFonts w:asciiTheme="minorHAnsi" w:hAnsiTheme="minorHAnsi" w:cs="Calibri"/>
        </w:rPr>
      </w:pPr>
      <w:r w:rsidRPr="00EC23A6">
        <w:rPr>
          <w:rFonts w:asciiTheme="minorHAnsi" w:hAnsiTheme="minorHAnsi" w:cs="Calibri"/>
          <w:b/>
        </w:rPr>
        <w:t>What happens if you do not wish to participate in this research?</w:t>
      </w:r>
    </w:p>
    <w:p w14:paraId="18583DC5" w14:textId="498382AD" w:rsidR="00BE5435" w:rsidRDefault="00BE5435" w:rsidP="002B6926">
      <w:pPr>
        <w:spacing w:line="276" w:lineRule="auto"/>
        <w:jc w:val="both"/>
        <w:rPr>
          <w:rFonts w:asciiTheme="minorHAnsi" w:hAnsiTheme="minorHAnsi" w:cs="Calibri"/>
          <w:iCs/>
          <w:sz w:val="23"/>
          <w:szCs w:val="23"/>
        </w:rPr>
      </w:pPr>
      <w:r w:rsidRPr="00BE5435">
        <w:rPr>
          <w:rFonts w:asciiTheme="minorHAnsi" w:hAnsiTheme="minorHAnsi" w:cs="Calibri"/>
          <w:sz w:val="23"/>
          <w:szCs w:val="23"/>
        </w:rPr>
        <w:t>All participation in research is voluntary. You are free to decide if you want to take part.  You will have the same level of care whether they decide to take part or not.  This will not affect</w:t>
      </w:r>
      <w:r>
        <w:rPr>
          <w:rFonts w:asciiTheme="minorHAnsi" w:hAnsiTheme="minorHAnsi" w:cs="Calibri"/>
          <w:sz w:val="23"/>
          <w:szCs w:val="23"/>
        </w:rPr>
        <w:t xml:space="preserve"> </w:t>
      </w:r>
      <w:r w:rsidRPr="00BE5435">
        <w:rPr>
          <w:rFonts w:asciiTheme="minorHAnsi" w:hAnsiTheme="minorHAnsi" w:cs="Calibri"/>
          <w:sz w:val="23"/>
          <w:szCs w:val="23"/>
        </w:rPr>
        <w:t>your care now or in the future.</w:t>
      </w:r>
      <w:r>
        <w:rPr>
          <w:rFonts w:asciiTheme="minorHAnsi" w:hAnsiTheme="minorHAnsi" w:cs="Calibri"/>
          <w:sz w:val="23"/>
          <w:szCs w:val="23"/>
        </w:rPr>
        <w:t xml:space="preserve"> </w:t>
      </w:r>
      <w:r w:rsidR="002B6926" w:rsidRPr="00BC2A89">
        <w:rPr>
          <w:rFonts w:asciiTheme="minorHAnsi" w:hAnsiTheme="minorHAnsi" w:cs="Calibri"/>
          <w:iCs/>
          <w:sz w:val="23"/>
          <w:szCs w:val="23"/>
        </w:rPr>
        <w:t xml:space="preserve">This decision will in no way affect your on-going relationship with your surgeon, nor will it affect your </w:t>
      </w:r>
      <w:r w:rsidR="00BE3161">
        <w:rPr>
          <w:rFonts w:asciiTheme="minorHAnsi" w:hAnsiTheme="minorHAnsi" w:cs="Calibri"/>
          <w:iCs/>
          <w:sz w:val="23"/>
          <w:szCs w:val="23"/>
        </w:rPr>
        <w:t>routine care</w:t>
      </w:r>
      <w:r w:rsidR="002B6926" w:rsidRPr="00BC2A89">
        <w:rPr>
          <w:rFonts w:asciiTheme="minorHAnsi" w:hAnsiTheme="minorHAnsi" w:cs="Calibri"/>
          <w:iCs/>
          <w:sz w:val="23"/>
          <w:szCs w:val="23"/>
        </w:rPr>
        <w:t xml:space="preserve">. </w:t>
      </w:r>
      <w:r w:rsidR="00BE3161" w:rsidRPr="00BE3161">
        <w:rPr>
          <w:rFonts w:asciiTheme="minorHAnsi" w:hAnsiTheme="minorHAnsi" w:cs="Calibri"/>
          <w:iCs/>
          <w:sz w:val="23"/>
          <w:szCs w:val="23"/>
        </w:rPr>
        <w:t>You can discuss with your surgeon to receive</w:t>
      </w:r>
      <w:r w:rsidR="00BE3161">
        <w:rPr>
          <w:rFonts w:asciiTheme="minorHAnsi" w:hAnsiTheme="minorHAnsi" w:cs="Calibri"/>
          <w:iCs/>
          <w:sz w:val="23"/>
          <w:szCs w:val="23"/>
        </w:rPr>
        <w:t xml:space="preserve"> delta revision acetabular cup </w:t>
      </w:r>
      <w:r w:rsidR="00BE3161" w:rsidRPr="00BE3161">
        <w:rPr>
          <w:rFonts w:asciiTheme="minorHAnsi" w:hAnsiTheme="minorHAnsi" w:cs="Calibri"/>
          <w:iCs/>
          <w:sz w:val="23"/>
          <w:szCs w:val="23"/>
        </w:rPr>
        <w:t xml:space="preserve">prosthesis even if you do not take part in this study. </w:t>
      </w:r>
      <w:bookmarkStart w:id="7" w:name="_Hlk34924025"/>
    </w:p>
    <w:p w14:paraId="553913B8" w14:textId="77777777" w:rsidR="00EC23A6" w:rsidRDefault="00EC23A6" w:rsidP="002B6926">
      <w:pPr>
        <w:spacing w:line="276" w:lineRule="auto"/>
        <w:jc w:val="both"/>
        <w:rPr>
          <w:rFonts w:asciiTheme="minorHAnsi" w:hAnsiTheme="minorHAnsi" w:cs="Calibri"/>
          <w:sz w:val="23"/>
          <w:szCs w:val="23"/>
        </w:rPr>
      </w:pPr>
    </w:p>
    <w:p w14:paraId="01E294B7" w14:textId="77777777" w:rsidR="00BE5435" w:rsidRPr="00EC23A6" w:rsidRDefault="00BE5435" w:rsidP="00EC23A6">
      <w:pPr>
        <w:spacing w:line="276" w:lineRule="auto"/>
        <w:jc w:val="both"/>
        <w:rPr>
          <w:rFonts w:asciiTheme="minorHAnsi" w:hAnsiTheme="minorHAnsi" w:cs="Calibri"/>
          <w:b/>
          <w:lang w:val="en"/>
        </w:rPr>
      </w:pPr>
      <w:r w:rsidRPr="00EC23A6">
        <w:rPr>
          <w:rFonts w:asciiTheme="minorHAnsi" w:hAnsiTheme="minorHAnsi" w:cs="Calibri"/>
          <w:b/>
          <w:lang w:val="en"/>
        </w:rPr>
        <w:t>Can I stop participating in the study?</w:t>
      </w:r>
    </w:p>
    <w:p w14:paraId="4F8BFE4E" w14:textId="35DF4253" w:rsidR="00BE5435" w:rsidRPr="00EC23A6" w:rsidRDefault="00BE5435" w:rsidP="00EC23A6">
      <w:pPr>
        <w:spacing w:line="276" w:lineRule="auto"/>
        <w:jc w:val="both"/>
        <w:rPr>
          <w:rFonts w:asciiTheme="minorHAnsi" w:hAnsiTheme="minorHAnsi" w:cs="Calibri"/>
          <w:bCs/>
          <w:sz w:val="23"/>
          <w:szCs w:val="23"/>
          <w:lang w:val="en"/>
        </w:rPr>
      </w:pPr>
      <w:r w:rsidRPr="00BE5435">
        <w:rPr>
          <w:rFonts w:asciiTheme="minorHAnsi" w:hAnsiTheme="minorHAnsi" w:cs="Calibri"/>
          <w:bCs/>
          <w:sz w:val="23"/>
          <w:szCs w:val="23"/>
          <w:lang w:val="en"/>
        </w:rPr>
        <w:t xml:space="preserve">Yes, you can decide to stop it at any time. </w:t>
      </w:r>
      <w:r w:rsidRPr="00BE5435">
        <w:rPr>
          <w:rFonts w:asciiTheme="minorHAnsi" w:hAnsiTheme="minorHAnsi" w:cs="Calibri"/>
          <w:sz w:val="23"/>
          <w:szCs w:val="23"/>
        </w:rPr>
        <w:t xml:space="preserve">Your participation in this study is voluntary. </w:t>
      </w:r>
      <w:r w:rsidRPr="00BE5435">
        <w:rPr>
          <w:rFonts w:asciiTheme="minorHAnsi" w:hAnsiTheme="minorHAnsi" w:cs="Calibri"/>
          <w:iCs/>
          <w:sz w:val="23"/>
          <w:szCs w:val="23"/>
        </w:rPr>
        <w:t>You can withdraw from the study at any time without giving a reason. This decision will in no way affect your on-going relationship with your surgeon, nor will it affect your routine care.</w:t>
      </w:r>
      <w:r w:rsidRPr="00BE5435">
        <w:rPr>
          <w:rFonts w:asciiTheme="minorHAnsi" w:hAnsiTheme="minorHAnsi" w:cs="Calibri"/>
          <w:bCs/>
          <w:sz w:val="23"/>
          <w:szCs w:val="23"/>
          <w:lang w:val="en"/>
        </w:rPr>
        <w:t xml:space="preserve"> If you are thinking of withdrawing from study or if you have decided to withdraw, talk to the study doctor who will explain it to you how to proceed </w:t>
      </w:r>
      <w:r w:rsidR="00EC23A6" w:rsidRPr="00BC2A89">
        <w:rPr>
          <w:rFonts w:asciiTheme="minorHAnsi" w:hAnsiTheme="minorHAnsi" w:cs="Calibri"/>
          <w:iCs/>
          <w:sz w:val="23"/>
          <w:szCs w:val="23"/>
        </w:rPr>
        <w:t>and your participation can be stopped in an orderly manner</w:t>
      </w:r>
      <w:r w:rsidRPr="00BE5435">
        <w:rPr>
          <w:rFonts w:asciiTheme="minorHAnsi" w:hAnsiTheme="minorHAnsi" w:cs="Calibri"/>
          <w:bCs/>
          <w:sz w:val="23"/>
          <w:szCs w:val="23"/>
          <w:lang w:val="en"/>
        </w:rPr>
        <w:t>.</w:t>
      </w:r>
      <w:r w:rsidR="00EC23A6">
        <w:rPr>
          <w:rFonts w:asciiTheme="minorHAnsi" w:hAnsiTheme="minorHAnsi" w:cs="Calibri"/>
          <w:bCs/>
          <w:sz w:val="23"/>
          <w:szCs w:val="23"/>
          <w:lang w:val="en"/>
        </w:rPr>
        <w:t xml:space="preserve"> </w:t>
      </w:r>
      <w:r w:rsidRPr="00EC23A6">
        <w:rPr>
          <w:rFonts w:asciiTheme="minorHAnsi" w:hAnsiTheme="minorHAnsi" w:cs="Calibri"/>
          <w:bCs/>
          <w:sz w:val="23"/>
          <w:szCs w:val="23"/>
          <w:lang w:val="en"/>
        </w:rPr>
        <w:t>In any case, you will continue to receive adequate medical treatment for your disease.</w:t>
      </w:r>
    </w:p>
    <w:p w14:paraId="67C6ECEC" w14:textId="2A69E589" w:rsidR="00EC23A6" w:rsidRDefault="00EC23A6" w:rsidP="00EC23A6">
      <w:pPr>
        <w:spacing w:line="276" w:lineRule="auto"/>
        <w:jc w:val="both"/>
        <w:rPr>
          <w:rFonts w:asciiTheme="minorHAnsi" w:hAnsiTheme="minorHAnsi" w:cs="Calibri"/>
          <w:iCs/>
          <w:sz w:val="23"/>
          <w:szCs w:val="23"/>
        </w:rPr>
      </w:pPr>
      <w:r w:rsidRPr="00BC2A89">
        <w:rPr>
          <w:rFonts w:asciiTheme="minorHAnsi" w:hAnsiTheme="minorHAnsi" w:cs="Calibri"/>
          <w:iCs/>
          <w:sz w:val="23"/>
          <w:szCs w:val="23"/>
        </w:rPr>
        <w:t>Any study information collected up to the time of withdrawal from the study may be used by the study Sponsor, Lima</w:t>
      </w:r>
      <w:r w:rsidR="009B49B3">
        <w:rPr>
          <w:rFonts w:asciiTheme="minorHAnsi" w:hAnsiTheme="minorHAnsi" w:cs="Calibri"/>
          <w:iCs/>
          <w:sz w:val="23"/>
          <w:szCs w:val="23"/>
        </w:rPr>
        <w:t>C</w:t>
      </w:r>
      <w:r w:rsidRPr="00BC2A89">
        <w:rPr>
          <w:rFonts w:asciiTheme="minorHAnsi" w:hAnsiTheme="minorHAnsi" w:cs="Calibri"/>
          <w:iCs/>
          <w:sz w:val="23"/>
          <w:szCs w:val="23"/>
        </w:rPr>
        <w:t xml:space="preserve">orporate </w:t>
      </w:r>
      <w:r w:rsidR="009B49B3">
        <w:rPr>
          <w:rFonts w:asciiTheme="minorHAnsi" w:hAnsiTheme="minorHAnsi" w:cs="Calibri"/>
          <w:bCs/>
          <w:sz w:val="23"/>
          <w:szCs w:val="23"/>
        </w:rPr>
        <w:t>S.p.A</w:t>
      </w:r>
      <w:r w:rsidRPr="00BC2A89">
        <w:rPr>
          <w:rFonts w:asciiTheme="minorHAnsi" w:hAnsiTheme="minorHAnsi" w:cs="Calibri"/>
          <w:iCs/>
          <w:sz w:val="23"/>
          <w:szCs w:val="23"/>
        </w:rPr>
        <w:t xml:space="preserve">. If you have signed the consent form to allow us to continue to review your medical records after you have withdrawn, information collected may still be used. If you decide to withdraw consent for us to continue to collect any </w:t>
      </w:r>
      <w:proofErr w:type="gramStart"/>
      <w:r w:rsidRPr="00BC2A89">
        <w:rPr>
          <w:rFonts w:asciiTheme="minorHAnsi" w:hAnsiTheme="minorHAnsi" w:cs="Calibri"/>
          <w:iCs/>
          <w:sz w:val="23"/>
          <w:szCs w:val="23"/>
        </w:rPr>
        <w:t>information</w:t>
      </w:r>
      <w:proofErr w:type="gramEnd"/>
      <w:r w:rsidRPr="00BC2A89">
        <w:rPr>
          <w:rFonts w:asciiTheme="minorHAnsi" w:hAnsiTheme="minorHAnsi" w:cs="Calibri"/>
          <w:iCs/>
          <w:sz w:val="23"/>
          <w:szCs w:val="23"/>
        </w:rPr>
        <w:t xml:space="preserve"> please advise a member of the research team.</w:t>
      </w:r>
    </w:p>
    <w:bookmarkEnd w:id="7"/>
    <w:p w14:paraId="6930AFDC" w14:textId="77777777" w:rsidR="00EC23A6" w:rsidRDefault="00EC23A6" w:rsidP="00EC23A6">
      <w:pPr>
        <w:spacing w:line="276" w:lineRule="auto"/>
        <w:jc w:val="both"/>
        <w:rPr>
          <w:rFonts w:asciiTheme="minorHAnsi" w:hAnsiTheme="minorHAnsi" w:cs="Calibri"/>
          <w:sz w:val="23"/>
          <w:szCs w:val="23"/>
        </w:rPr>
      </w:pPr>
    </w:p>
    <w:p w14:paraId="038C101F" w14:textId="68DC5EE0" w:rsidR="002B6926" w:rsidRPr="00EC23A6" w:rsidRDefault="002B6926" w:rsidP="00EC23A6">
      <w:pPr>
        <w:spacing w:line="276" w:lineRule="auto"/>
        <w:jc w:val="both"/>
        <w:rPr>
          <w:rFonts w:asciiTheme="minorHAnsi" w:hAnsiTheme="minorHAnsi" w:cs="Calibri"/>
        </w:rPr>
      </w:pPr>
      <w:r w:rsidRPr="00EC23A6">
        <w:rPr>
          <w:rFonts w:asciiTheme="minorHAnsi" w:hAnsiTheme="minorHAnsi" w:cs="Calibri"/>
          <w:b/>
        </w:rPr>
        <w:t>What happens when the research stops?</w:t>
      </w:r>
    </w:p>
    <w:p w14:paraId="2F5328E3" w14:textId="3446DFFF" w:rsidR="002B6926" w:rsidRDefault="002B6926" w:rsidP="00EC23A6">
      <w:pPr>
        <w:spacing w:line="276" w:lineRule="auto"/>
        <w:jc w:val="both"/>
        <w:rPr>
          <w:rFonts w:asciiTheme="minorHAnsi" w:hAnsiTheme="minorHAnsi" w:cs="Calibri"/>
          <w:sz w:val="23"/>
          <w:szCs w:val="23"/>
        </w:rPr>
      </w:pPr>
      <w:r w:rsidRPr="00BC2A89">
        <w:rPr>
          <w:rFonts w:asciiTheme="minorHAnsi" w:hAnsiTheme="minorHAnsi" w:cs="Calibri"/>
          <w:sz w:val="23"/>
          <w:szCs w:val="23"/>
        </w:rPr>
        <w:t xml:space="preserve">At the end of the study, your surgeon will continue to follow you up as per standard </w:t>
      </w:r>
      <w:r w:rsidR="00EC23A6">
        <w:rPr>
          <w:rFonts w:asciiTheme="minorHAnsi" w:hAnsiTheme="minorHAnsi" w:cs="Calibri"/>
          <w:sz w:val="23"/>
          <w:szCs w:val="23"/>
        </w:rPr>
        <w:t>routine care</w:t>
      </w:r>
      <w:r w:rsidRPr="00BC2A89">
        <w:rPr>
          <w:rFonts w:asciiTheme="minorHAnsi" w:hAnsiTheme="minorHAnsi" w:cs="Calibri"/>
          <w:sz w:val="23"/>
          <w:szCs w:val="23"/>
        </w:rPr>
        <w:t>.</w:t>
      </w:r>
    </w:p>
    <w:p w14:paraId="24546C13" w14:textId="3F3AC1AF" w:rsidR="002B6926" w:rsidRDefault="00EC23A6" w:rsidP="002B6926">
      <w:pPr>
        <w:spacing w:line="276" w:lineRule="auto"/>
        <w:jc w:val="both"/>
        <w:rPr>
          <w:rFonts w:asciiTheme="minorHAnsi" w:hAnsiTheme="minorHAnsi" w:cs="Calibri"/>
          <w:sz w:val="23"/>
          <w:szCs w:val="23"/>
        </w:rPr>
      </w:pPr>
      <w:r w:rsidRPr="00EC23A6">
        <w:rPr>
          <w:rFonts w:asciiTheme="minorHAnsi" w:hAnsiTheme="minorHAnsi" w:cs="Calibri"/>
          <w:sz w:val="23"/>
          <w:szCs w:val="23"/>
        </w:rPr>
        <w:t xml:space="preserve">The Sponsor or the regulatory authorities can also decide to suspend or prematurely terminate the study. Your participation may also be terminated if your surgeon finds this to be in your best interest, or if you do not attend the follow-up visits. Regardless of the reason of study end, your surgeon will continue to follow you up as per standard hospital protocol.  </w:t>
      </w:r>
    </w:p>
    <w:p w14:paraId="136E4724" w14:textId="77777777" w:rsidR="00040628" w:rsidRDefault="00040628" w:rsidP="002B6926">
      <w:pPr>
        <w:jc w:val="both"/>
        <w:rPr>
          <w:rFonts w:asciiTheme="minorHAnsi" w:hAnsiTheme="minorHAnsi" w:cs="Calibri"/>
          <w:bCs/>
          <w:sz w:val="23"/>
          <w:szCs w:val="23"/>
          <w:lang w:val="en"/>
        </w:rPr>
      </w:pPr>
    </w:p>
    <w:p w14:paraId="42C673CD" w14:textId="77777777" w:rsidR="002B6926" w:rsidRPr="00F21426" w:rsidRDefault="002B6926" w:rsidP="002B6926">
      <w:pPr>
        <w:jc w:val="both"/>
        <w:rPr>
          <w:rFonts w:asciiTheme="minorHAnsi" w:hAnsiTheme="minorHAnsi" w:cs="Calibri"/>
          <w:b/>
        </w:rPr>
      </w:pPr>
      <w:r w:rsidRPr="00F21426">
        <w:rPr>
          <w:rFonts w:asciiTheme="minorHAnsi" w:hAnsiTheme="minorHAnsi" w:cs="Calibri"/>
          <w:b/>
        </w:rPr>
        <w:lastRenderedPageBreak/>
        <w:t>What if new information becomes available?</w:t>
      </w:r>
    </w:p>
    <w:p w14:paraId="31BFE7AC" w14:textId="54B397A2" w:rsidR="002B6926" w:rsidRPr="004F7DBB" w:rsidRDefault="002B6926" w:rsidP="00F21426">
      <w:pPr>
        <w:spacing w:line="276" w:lineRule="auto"/>
        <w:jc w:val="both"/>
        <w:rPr>
          <w:rFonts w:asciiTheme="minorHAnsi" w:hAnsiTheme="minorHAnsi" w:cs="Calibri"/>
          <w:sz w:val="23"/>
          <w:szCs w:val="23"/>
        </w:rPr>
      </w:pPr>
      <w:r w:rsidRPr="00704FD0">
        <w:rPr>
          <w:rFonts w:asciiTheme="minorHAnsi" w:hAnsiTheme="minorHAnsi" w:cs="Calibri"/>
          <w:bCs/>
          <w:sz w:val="23"/>
          <w:szCs w:val="23"/>
          <w:lang w:val="en"/>
        </w:rPr>
        <w:t>During the study, we will promptly notify you of any new information or</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study changes that may affect your health or your</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 xml:space="preserve">willingness to continue participation in the study. </w:t>
      </w:r>
      <w:r w:rsidR="00F21426" w:rsidRPr="00BC2A89">
        <w:rPr>
          <w:rFonts w:asciiTheme="minorHAnsi" w:hAnsiTheme="minorHAnsi" w:cs="Calibri"/>
          <w:sz w:val="23"/>
          <w:szCs w:val="23"/>
        </w:rPr>
        <w:t>If this happens, your surgeon will tell you and discuss whether you should continue in the study.</w:t>
      </w:r>
      <w:r w:rsidR="00F21426">
        <w:rPr>
          <w:rFonts w:asciiTheme="minorHAnsi" w:hAnsiTheme="minorHAnsi" w:cs="Calibri"/>
          <w:sz w:val="23"/>
          <w:szCs w:val="23"/>
        </w:rPr>
        <w:t xml:space="preserve"> </w:t>
      </w:r>
      <w:r w:rsidRPr="00704FD0">
        <w:rPr>
          <w:rFonts w:asciiTheme="minorHAnsi" w:hAnsiTheme="minorHAnsi" w:cs="Calibri"/>
          <w:bCs/>
          <w:sz w:val="23"/>
          <w:szCs w:val="23"/>
          <w:lang w:val="en"/>
        </w:rPr>
        <w:t>When they are communicated to you</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such new information, if you agree to continue participating in the study,</w:t>
      </w:r>
      <w:r>
        <w:rPr>
          <w:rFonts w:asciiTheme="minorHAnsi" w:hAnsiTheme="minorHAnsi" w:cs="Calibri"/>
          <w:bCs/>
          <w:sz w:val="23"/>
          <w:szCs w:val="23"/>
          <w:lang w:val="en"/>
        </w:rPr>
        <w:t xml:space="preserve"> </w:t>
      </w:r>
      <w:r w:rsidRPr="00704FD0">
        <w:rPr>
          <w:rFonts w:asciiTheme="minorHAnsi" w:hAnsiTheme="minorHAnsi" w:cs="Calibri"/>
          <w:bCs/>
          <w:sz w:val="23"/>
          <w:szCs w:val="23"/>
          <w:lang w:val="en"/>
        </w:rPr>
        <w:t xml:space="preserve">you will be asked, or your authorized legal representative will be asked, </w:t>
      </w:r>
      <w:r w:rsidR="00F21426" w:rsidRPr="00BC2A89">
        <w:rPr>
          <w:rFonts w:asciiTheme="minorHAnsi" w:hAnsiTheme="minorHAnsi" w:cs="Calibri"/>
          <w:sz w:val="23"/>
          <w:szCs w:val="23"/>
        </w:rPr>
        <w:t xml:space="preserve">to read another information form </w:t>
      </w:r>
      <w:r w:rsidR="00F21426">
        <w:rPr>
          <w:rFonts w:asciiTheme="minorHAnsi" w:hAnsiTheme="minorHAnsi" w:cs="Calibri"/>
          <w:sz w:val="23"/>
          <w:szCs w:val="23"/>
        </w:rPr>
        <w:t xml:space="preserve">and </w:t>
      </w:r>
      <w:r w:rsidRPr="00704FD0">
        <w:rPr>
          <w:rFonts w:asciiTheme="minorHAnsi" w:hAnsiTheme="minorHAnsi" w:cs="Calibri"/>
          <w:bCs/>
          <w:sz w:val="23"/>
          <w:szCs w:val="23"/>
          <w:lang w:val="en"/>
        </w:rPr>
        <w:t>to sign a</w:t>
      </w:r>
      <w:r>
        <w:rPr>
          <w:rFonts w:asciiTheme="minorHAnsi" w:hAnsiTheme="minorHAnsi" w:cs="Calibri"/>
          <w:bCs/>
          <w:sz w:val="23"/>
          <w:szCs w:val="23"/>
          <w:lang w:val="en"/>
        </w:rPr>
        <w:t xml:space="preserve">n </w:t>
      </w:r>
      <w:r w:rsidRPr="00704FD0">
        <w:rPr>
          <w:rFonts w:asciiTheme="minorHAnsi" w:hAnsiTheme="minorHAnsi" w:cs="Calibri"/>
          <w:bCs/>
          <w:sz w:val="23"/>
          <w:szCs w:val="23"/>
          <w:lang w:val="en"/>
        </w:rPr>
        <w:t>updated consent form</w:t>
      </w:r>
      <w:r w:rsidRPr="00BC2A89">
        <w:rPr>
          <w:rFonts w:asciiTheme="minorHAnsi" w:hAnsiTheme="minorHAnsi" w:cs="Calibri"/>
          <w:sz w:val="23"/>
          <w:szCs w:val="23"/>
        </w:rPr>
        <w:t xml:space="preserve">. If you decide not to carry on in the study, your surgeon will arrange for your care </w:t>
      </w:r>
      <w:r w:rsidR="004F7DBB" w:rsidRPr="00BC2A89">
        <w:rPr>
          <w:rFonts w:asciiTheme="minorHAnsi" w:hAnsiTheme="minorHAnsi" w:cs="Calibri"/>
          <w:sz w:val="23"/>
          <w:szCs w:val="23"/>
        </w:rPr>
        <w:t xml:space="preserve">as per standard </w:t>
      </w:r>
      <w:r w:rsidR="004F7DBB">
        <w:rPr>
          <w:rFonts w:asciiTheme="minorHAnsi" w:hAnsiTheme="minorHAnsi" w:cs="Calibri"/>
          <w:sz w:val="23"/>
          <w:szCs w:val="23"/>
        </w:rPr>
        <w:t>routine practice.</w:t>
      </w:r>
    </w:p>
    <w:p w14:paraId="2A277EF6" w14:textId="7F2E473A" w:rsidR="002B6926" w:rsidRDefault="002B6926" w:rsidP="00F21426">
      <w:pPr>
        <w:spacing w:line="276" w:lineRule="auto"/>
        <w:jc w:val="both"/>
        <w:rPr>
          <w:rFonts w:asciiTheme="minorHAnsi" w:hAnsiTheme="minorHAnsi" w:cs="Calibri"/>
          <w:sz w:val="23"/>
          <w:szCs w:val="23"/>
        </w:rPr>
      </w:pPr>
      <w:r w:rsidRPr="00BC2A89">
        <w:rPr>
          <w:rFonts w:asciiTheme="minorHAnsi" w:hAnsiTheme="minorHAnsi" w:cs="Calibri"/>
          <w:sz w:val="23"/>
          <w:szCs w:val="23"/>
        </w:rPr>
        <w:t xml:space="preserve">If the Study is stopped for any other reason, </w:t>
      </w:r>
      <w:r w:rsidR="00EC23A6">
        <w:rPr>
          <w:rFonts w:asciiTheme="minorHAnsi" w:hAnsiTheme="minorHAnsi" w:cs="Calibri"/>
          <w:sz w:val="23"/>
          <w:szCs w:val="23"/>
        </w:rPr>
        <w:t>the study doctor</w:t>
      </w:r>
      <w:r w:rsidRPr="00BC2A89">
        <w:rPr>
          <w:rFonts w:asciiTheme="minorHAnsi" w:hAnsiTheme="minorHAnsi" w:cs="Calibri"/>
          <w:sz w:val="23"/>
          <w:szCs w:val="23"/>
        </w:rPr>
        <w:t xml:space="preserve"> will tell you and arrange your continuing care.</w:t>
      </w:r>
    </w:p>
    <w:p w14:paraId="483E762A" w14:textId="56F2C934" w:rsidR="002B6926" w:rsidRDefault="002B6926" w:rsidP="001C3CDD">
      <w:pPr>
        <w:jc w:val="both"/>
        <w:rPr>
          <w:rFonts w:asciiTheme="minorHAnsi" w:hAnsiTheme="minorHAnsi" w:cs="Calibri"/>
          <w:sz w:val="23"/>
          <w:szCs w:val="23"/>
        </w:rPr>
      </w:pPr>
    </w:p>
    <w:p w14:paraId="7C7277B0" w14:textId="77777777" w:rsidR="008C56EE" w:rsidRPr="00EC23A6" w:rsidRDefault="008C56EE" w:rsidP="008C56EE">
      <w:pPr>
        <w:spacing w:line="276" w:lineRule="auto"/>
        <w:jc w:val="both"/>
        <w:rPr>
          <w:rFonts w:asciiTheme="minorHAnsi" w:hAnsiTheme="minorHAnsi" w:cs="Calibri"/>
          <w:b/>
          <w:bCs/>
          <w:lang w:val="en"/>
        </w:rPr>
      </w:pPr>
      <w:r w:rsidRPr="00EC23A6">
        <w:rPr>
          <w:rFonts w:asciiTheme="minorHAnsi" w:hAnsiTheme="minorHAnsi" w:cs="Calibri"/>
          <w:b/>
          <w:bCs/>
          <w:lang w:val="en"/>
        </w:rPr>
        <w:t>What are my rights if I participate in this study?</w:t>
      </w:r>
    </w:p>
    <w:p w14:paraId="4E66978B" w14:textId="77777777" w:rsidR="008C56EE" w:rsidRPr="006008A6" w:rsidRDefault="008C56EE" w:rsidP="00040628">
      <w:pPr>
        <w:spacing w:line="276" w:lineRule="auto"/>
        <w:jc w:val="both"/>
        <w:rPr>
          <w:rFonts w:asciiTheme="minorHAnsi" w:hAnsiTheme="minorHAnsi" w:cs="Calibri"/>
          <w:sz w:val="23"/>
          <w:szCs w:val="23"/>
          <w:lang w:val="en-US"/>
        </w:rPr>
      </w:pPr>
      <w:r w:rsidRPr="007D3072">
        <w:rPr>
          <w:rFonts w:asciiTheme="minorHAnsi" w:hAnsiTheme="minorHAnsi" w:cs="Calibri"/>
          <w:sz w:val="23"/>
          <w:szCs w:val="23"/>
          <w:lang w:val="en"/>
        </w:rPr>
        <w:t>Participation in the study is your choice. You can choose to participate or not. If you decide to participate in this study, you can stop it at any time. Regardless of the decision you make, you will not be penalized in any way and will not lose any of your normal benefits. Stopping the study will not affect your medical treatment.</w:t>
      </w:r>
    </w:p>
    <w:p w14:paraId="3B1DAC94" w14:textId="6DD337AA" w:rsidR="008C56EE" w:rsidRDefault="008C56EE" w:rsidP="002B6926">
      <w:pPr>
        <w:jc w:val="both"/>
        <w:rPr>
          <w:rFonts w:asciiTheme="minorHAnsi" w:hAnsiTheme="minorHAnsi" w:cs="Calibri"/>
          <w:sz w:val="23"/>
          <w:szCs w:val="23"/>
        </w:rPr>
      </w:pPr>
    </w:p>
    <w:p w14:paraId="5EB2F438" w14:textId="77777777" w:rsidR="006D3FB5" w:rsidRPr="00040628" w:rsidRDefault="006D3FB5" w:rsidP="006D3FB5">
      <w:pPr>
        <w:jc w:val="both"/>
        <w:rPr>
          <w:rFonts w:asciiTheme="minorHAnsi" w:hAnsiTheme="minorHAnsi" w:cs="Calibri"/>
          <w:b/>
        </w:rPr>
      </w:pPr>
      <w:r w:rsidRPr="00040628">
        <w:rPr>
          <w:rFonts w:asciiTheme="minorHAnsi" w:hAnsiTheme="minorHAnsi" w:cs="Calibri"/>
          <w:b/>
        </w:rPr>
        <w:t xml:space="preserve">What if there is a problem?  </w:t>
      </w:r>
    </w:p>
    <w:p w14:paraId="124FFBE3" w14:textId="77777777" w:rsidR="006D3FB5" w:rsidRPr="00040628" w:rsidRDefault="006D3FB5" w:rsidP="006D3FB5">
      <w:pPr>
        <w:spacing w:line="276" w:lineRule="auto"/>
        <w:jc w:val="both"/>
        <w:rPr>
          <w:rFonts w:asciiTheme="minorHAnsi" w:hAnsiTheme="minorHAnsi" w:cs="Calibri"/>
          <w:bCs/>
          <w:sz w:val="23"/>
          <w:szCs w:val="23"/>
          <w:lang w:val="en"/>
        </w:rPr>
      </w:pPr>
      <w:r w:rsidRPr="00040628">
        <w:rPr>
          <w:rFonts w:asciiTheme="minorHAnsi" w:hAnsiTheme="minorHAnsi" w:cs="Calibri"/>
          <w:bCs/>
          <w:sz w:val="23"/>
          <w:szCs w:val="23"/>
          <w:lang w:val="en"/>
        </w:rPr>
        <w:t>You will not receive any cash compensation for participating in this research.</w:t>
      </w:r>
    </w:p>
    <w:p w14:paraId="217EEA64" w14:textId="5A992240"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If you suffer any injuries or complications as a result of this study, you should contact your surgeon</w:t>
      </w:r>
      <w:r w:rsidR="009B49B3" w:rsidRPr="006008A6">
        <w:rPr>
          <w:rFonts w:asciiTheme="minorHAnsi" w:hAnsiTheme="minorHAnsi" w:cs="Calibri"/>
          <w:bCs/>
          <w:sz w:val="23"/>
          <w:szCs w:val="23"/>
          <w:lang w:val="en-US"/>
        </w:rPr>
        <w:t>s</w:t>
      </w:r>
      <w:r w:rsidRPr="006008A6">
        <w:rPr>
          <w:rFonts w:asciiTheme="minorHAnsi" w:hAnsiTheme="minorHAnsi" w:cs="Calibri"/>
          <w:bCs/>
          <w:sz w:val="23"/>
          <w:szCs w:val="23"/>
          <w:lang w:val="en-US"/>
        </w:rPr>
        <w:t xml:space="preserve"> as soon as possible, they will assist you in arranging appropriate medical treatment.  </w:t>
      </w:r>
    </w:p>
    <w:p w14:paraId="1CF2B747" w14:textId="6A032B2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If you have any concerns about any aspect of this study, you should </w:t>
      </w:r>
      <w:r w:rsidR="009B49B3" w:rsidRPr="006008A6">
        <w:rPr>
          <w:rFonts w:asciiTheme="minorHAnsi" w:hAnsiTheme="minorHAnsi" w:cs="Calibri"/>
          <w:bCs/>
          <w:sz w:val="23"/>
          <w:szCs w:val="23"/>
          <w:lang w:val="en-US"/>
        </w:rPr>
        <w:t>talk</w:t>
      </w:r>
      <w:r w:rsidRPr="006008A6">
        <w:rPr>
          <w:rFonts w:asciiTheme="minorHAnsi" w:hAnsiTheme="minorHAnsi" w:cs="Calibri"/>
          <w:bCs/>
          <w:sz w:val="23"/>
          <w:szCs w:val="23"/>
          <w:lang w:val="en-US"/>
        </w:rPr>
        <w:t xml:space="preserve"> to a member of the research team who will do their best to answer your questions.  </w:t>
      </w:r>
    </w:p>
    <w:p w14:paraId="266DD412" w14:textId="7777777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If you are unhappy and wish to complain formally, you can do this through the hospital complaints procedure. </w:t>
      </w:r>
      <w:r w:rsidRPr="00040628">
        <w:rPr>
          <w:rFonts w:ascii="Calibri" w:hAnsi="Calibri" w:cs="Calibri"/>
          <w:sz w:val="23"/>
          <w:szCs w:val="23"/>
        </w:rPr>
        <w:t>Details can be obtained from the hospital.</w:t>
      </w:r>
    </w:p>
    <w:p w14:paraId="5E6D6FA2" w14:textId="77777777" w:rsidR="006D3FB5" w:rsidRPr="006008A6" w:rsidRDefault="006D3FB5" w:rsidP="006D3FB5">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 xml:space="preserve">LimaCorporate S.p.A. has taken out a liability insurance policy with the </w:t>
      </w:r>
      <w:r w:rsidRPr="006008A6">
        <w:rPr>
          <w:rFonts w:asciiTheme="minorHAnsi" w:hAnsiTheme="minorHAnsi" w:cs="Calibri"/>
          <w:bCs/>
          <w:sz w:val="23"/>
          <w:szCs w:val="23"/>
          <w:highlight w:val="yellow"/>
          <w:lang w:val="en-US"/>
        </w:rPr>
        <w:t>CHUBB Insurance Company of Europe.</w:t>
      </w:r>
      <w:r w:rsidRPr="006008A6">
        <w:rPr>
          <w:rFonts w:asciiTheme="minorHAnsi" w:hAnsiTheme="minorHAnsi" w:cs="Calibri"/>
          <w:bCs/>
          <w:sz w:val="23"/>
          <w:szCs w:val="23"/>
          <w:lang w:val="en-US"/>
        </w:rPr>
        <w:t xml:space="preserve"> LimaCorporate S.p.A. will renew periodically the policy in order to ensure the coverage for the entire duration of the study.</w:t>
      </w:r>
    </w:p>
    <w:p w14:paraId="5B0B61C7" w14:textId="774DB406" w:rsidR="006D3FB5" w:rsidRPr="006008A6" w:rsidRDefault="006D3FB5" w:rsidP="001C3CDD">
      <w:pPr>
        <w:spacing w:line="276" w:lineRule="auto"/>
        <w:jc w:val="both"/>
        <w:rPr>
          <w:rFonts w:asciiTheme="minorHAnsi" w:hAnsiTheme="minorHAnsi" w:cs="Calibri"/>
          <w:bCs/>
          <w:sz w:val="23"/>
          <w:szCs w:val="23"/>
          <w:lang w:val="en-US"/>
        </w:rPr>
      </w:pPr>
      <w:r w:rsidRPr="006008A6">
        <w:rPr>
          <w:rFonts w:asciiTheme="minorHAnsi" w:hAnsiTheme="minorHAnsi" w:cs="Calibri"/>
          <w:bCs/>
          <w:sz w:val="23"/>
          <w:szCs w:val="23"/>
          <w:lang w:val="en-US"/>
        </w:rPr>
        <w:t>Your consent to participate in the study does not it implies the waiver of your rights as patient and does not relieve the doctor of the study from his/her responsibility.</w:t>
      </w:r>
    </w:p>
    <w:p w14:paraId="7B003819" w14:textId="77777777" w:rsidR="001C3CDD" w:rsidRPr="006008A6" w:rsidRDefault="001C3CDD" w:rsidP="001C3CDD">
      <w:pPr>
        <w:jc w:val="both"/>
        <w:rPr>
          <w:rFonts w:asciiTheme="minorHAnsi" w:hAnsiTheme="minorHAnsi" w:cs="Calibri"/>
          <w:bCs/>
          <w:sz w:val="23"/>
          <w:szCs w:val="23"/>
          <w:lang w:val="en-US"/>
        </w:rPr>
      </w:pPr>
    </w:p>
    <w:p w14:paraId="1F47F816" w14:textId="77777777" w:rsidR="002B6926" w:rsidRPr="00EB56D0" w:rsidRDefault="002B6926" w:rsidP="001C3CDD">
      <w:pPr>
        <w:jc w:val="both"/>
        <w:rPr>
          <w:rFonts w:asciiTheme="minorHAnsi" w:hAnsiTheme="minorHAnsi" w:cs="Calibri"/>
          <w:b/>
          <w:sz w:val="23"/>
          <w:szCs w:val="23"/>
        </w:rPr>
      </w:pPr>
      <w:r w:rsidRPr="00EB56D0">
        <w:rPr>
          <w:rFonts w:asciiTheme="minorHAnsi" w:hAnsiTheme="minorHAnsi" w:cs="Calibri"/>
          <w:b/>
          <w:sz w:val="23"/>
          <w:szCs w:val="23"/>
        </w:rPr>
        <w:t>What happens to my data?</w:t>
      </w:r>
    </w:p>
    <w:p w14:paraId="2A3EE31F" w14:textId="63527D74" w:rsidR="005A38FE" w:rsidRDefault="005A38FE" w:rsidP="002B6926">
      <w:pPr>
        <w:spacing w:line="276" w:lineRule="auto"/>
        <w:jc w:val="both"/>
        <w:rPr>
          <w:rFonts w:asciiTheme="minorHAnsi" w:hAnsiTheme="minorHAnsi" w:cs="Calibri"/>
          <w:sz w:val="23"/>
          <w:szCs w:val="23"/>
        </w:rPr>
      </w:pPr>
      <w:r w:rsidRPr="005A38FE">
        <w:rPr>
          <w:rFonts w:asciiTheme="minorHAnsi" w:hAnsiTheme="minorHAnsi" w:cs="Calibri"/>
          <w:sz w:val="23"/>
          <w:szCs w:val="23"/>
        </w:rPr>
        <w:t>Your personal data will be treated in accordance with the</w:t>
      </w:r>
      <w:r w:rsidR="006008A6">
        <w:rPr>
          <w:rFonts w:asciiTheme="minorHAnsi" w:hAnsiTheme="minorHAnsi" w:cs="Calibri"/>
          <w:sz w:val="23"/>
          <w:szCs w:val="23"/>
        </w:rPr>
        <w:t xml:space="preserve"> </w:t>
      </w:r>
      <w:ins w:id="8" w:author="Elena Bianchi" w:date="2020-03-13T11:21:00Z">
        <w:r w:rsidR="006008A6">
          <w:rPr>
            <w:rFonts w:asciiTheme="minorHAnsi" w:hAnsiTheme="minorHAnsi" w:cs="Calibri"/>
            <w:sz w:val="23"/>
            <w:szCs w:val="23"/>
          </w:rPr>
          <w:t>European</w:t>
        </w:r>
      </w:ins>
      <w:del w:id="9" w:author="Elena Bianchi" w:date="2020-03-13T11:20:00Z">
        <w:r w:rsidR="006008A6" w:rsidDel="006008A6">
          <w:rPr>
            <w:rFonts w:asciiTheme="minorHAnsi" w:hAnsiTheme="minorHAnsi" w:cs="Calibri"/>
            <w:sz w:val="23"/>
            <w:szCs w:val="23"/>
          </w:rPr>
          <w:delText>E</w:delText>
        </w:r>
      </w:del>
      <w:r w:rsidRPr="005A38FE">
        <w:rPr>
          <w:rFonts w:asciiTheme="minorHAnsi" w:hAnsiTheme="minorHAnsi" w:cs="Calibri"/>
          <w:sz w:val="23"/>
          <w:szCs w:val="23"/>
        </w:rPr>
        <w:t xml:space="preserve"> </w:t>
      </w:r>
      <w:commentRangeStart w:id="10"/>
      <w:r w:rsidRPr="005A38FE">
        <w:rPr>
          <w:rFonts w:asciiTheme="minorHAnsi" w:hAnsiTheme="minorHAnsi" w:cs="Calibri"/>
          <w:sz w:val="23"/>
          <w:szCs w:val="23"/>
        </w:rPr>
        <w:t>data</w:t>
      </w:r>
      <w:commentRangeEnd w:id="10"/>
      <w:r w:rsidR="006008A6">
        <w:rPr>
          <w:rStyle w:val="Rimandocommento"/>
          <w:rFonts w:ascii="Haarlemmer MT Medium OsF" w:hAnsi="Haarlemmer MT Medium OsF"/>
          <w:lang w:val="x-none" w:eastAsia="nl-NL"/>
        </w:rPr>
        <w:commentReference w:id="10"/>
      </w:r>
      <w:r w:rsidRPr="005A38FE">
        <w:rPr>
          <w:rFonts w:asciiTheme="minorHAnsi" w:hAnsiTheme="minorHAnsi" w:cs="Calibri"/>
          <w:sz w:val="23"/>
          <w:szCs w:val="23"/>
        </w:rPr>
        <w:t xml:space="preserve"> policy regulations 2016/679 of April 27</w:t>
      </w:r>
      <w:r w:rsidRPr="006026A5">
        <w:rPr>
          <w:rFonts w:asciiTheme="minorHAnsi" w:hAnsiTheme="minorHAnsi" w:cs="Calibri"/>
          <w:sz w:val="23"/>
          <w:szCs w:val="23"/>
          <w:vertAlign w:val="superscript"/>
        </w:rPr>
        <w:t>th</w:t>
      </w:r>
      <w:r w:rsidRPr="005A38FE">
        <w:rPr>
          <w:rFonts w:asciiTheme="minorHAnsi" w:hAnsiTheme="minorHAnsi" w:cs="Calibri"/>
          <w:sz w:val="23"/>
          <w:szCs w:val="23"/>
        </w:rPr>
        <w:t>, 2016 on the protection of individuals with regards to processing of personal data (GDPR) and with regards to the data policy of the national laws for data protection, as well as the general data protection regulations.</w:t>
      </w:r>
    </w:p>
    <w:p w14:paraId="0C413437" w14:textId="356672A4" w:rsidR="006D276F" w:rsidRPr="006D276F" w:rsidRDefault="006D276F" w:rsidP="006D276F">
      <w:pPr>
        <w:spacing w:line="276" w:lineRule="auto"/>
        <w:jc w:val="both"/>
        <w:rPr>
          <w:rFonts w:asciiTheme="minorHAnsi" w:hAnsiTheme="minorHAnsi" w:cs="Calibri"/>
          <w:sz w:val="23"/>
          <w:szCs w:val="23"/>
        </w:rPr>
      </w:pPr>
      <w:r>
        <w:rPr>
          <w:rFonts w:asciiTheme="minorHAnsi" w:hAnsiTheme="minorHAnsi" w:cs="Calibri"/>
          <w:sz w:val="23"/>
          <w:szCs w:val="23"/>
        </w:rPr>
        <w:t>Data controller</w:t>
      </w:r>
      <w:r w:rsidRPr="006D276F">
        <w:rPr>
          <w:rFonts w:asciiTheme="minorHAnsi" w:hAnsiTheme="minorHAnsi" w:cs="Calibri"/>
          <w:sz w:val="23"/>
          <w:szCs w:val="23"/>
        </w:rPr>
        <w:t xml:space="preserve"> are the </w:t>
      </w:r>
      <w:r>
        <w:rPr>
          <w:rFonts w:asciiTheme="minorHAnsi" w:hAnsiTheme="minorHAnsi" w:cs="Calibri"/>
          <w:sz w:val="23"/>
          <w:szCs w:val="23"/>
        </w:rPr>
        <w:t>hospital</w:t>
      </w:r>
      <w:r w:rsidRPr="006D276F">
        <w:rPr>
          <w:rFonts w:asciiTheme="minorHAnsi" w:hAnsiTheme="minorHAnsi" w:cs="Calibri"/>
          <w:sz w:val="23"/>
          <w:szCs w:val="23"/>
        </w:rPr>
        <w:t xml:space="preserve"> where the</w:t>
      </w:r>
      <w:r>
        <w:rPr>
          <w:rFonts w:asciiTheme="minorHAnsi" w:hAnsiTheme="minorHAnsi" w:cs="Calibri"/>
          <w:sz w:val="23"/>
          <w:szCs w:val="23"/>
        </w:rPr>
        <w:t xml:space="preserve"> research</w:t>
      </w:r>
      <w:r w:rsidR="00427F81">
        <w:rPr>
          <w:rFonts w:asciiTheme="minorHAnsi" w:hAnsiTheme="minorHAnsi" w:cs="Calibri"/>
          <w:sz w:val="23"/>
          <w:szCs w:val="23"/>
        </w:rPr>
        <w:t xml:space="preserve"> is carried out </w:t>
      </w:r>
      <w:r w:rsidRPr="006D276F">
        <w:rPr>
          <w:rFonts w:asciiTheme="minorHAnsi" w:hAnsiTheme="minorHAnsi" w:cs="Calibri"/>
          <w:sz w:val="23"/>
          <w:szCs w:val="23"/>
        </w:rPr>
        <w:t xml:space="preserve">and </w:t>
      </w:r>
      <w:r>
        <w:rPr>
          <w:rFonts w:asciiTheme="minorHAnsi" w:hAnsiTheme="minorHAnsi" w:cs="Calibri"/>
          <w:sz w:val="23"/>
          <w:szCs w:val="23"/>
        </w:rPr>
        <w:t>LimaCorporate</w:t>
      </w:r>
      <w:r w:rsidRPr="006D276F">
        <w:rPr>
          <w:rFonts w:asciiTheme="minorHAnsi" w:hAnsiTheme="minorHAnsi" w:cs="Calibri"/>
          <w:sz w:val="23"/>
          <w:szCs w:val="23"/>
        </w:rPr>
        <w:t>, each for the part of its competence.</w:t>
      </w:r>
    </w:p>
    <w:p w14:paraId="4121459F" w14:textId="47EF2521" w:rsidR="006D276F" w:rsidRDefault="006D276F" w:rsidP="002B6926">
      <w:pPr>
        <w:spacing w:line="276" w:lineRule="auto"/>
        <w:jc w:val="both"/>
        <w:rPr>
          <w:rFonts w:asciiTheme="minorHAnsi" w:hAnsiTheme="minorHAnsi" w:cs="Calibri"/>
          <w:sz w:val="23"/>
          <w:szCs w:val="23"/>
        </w:rPr>
      </w:pPr>
      <w:r w:rsidRPr="006D276F">
        <w:rPr>
          <w:rFonts w:asciiTheme="minorHAnsi" w:hAnsiTheme="minorHAnsi" w:cs="Calibri"/>
          <w:sz w:val="23"/>
          <w:szCs w:val="23"/>
        </w:rPr>
        <w:t>You will find all the information relating to how your data will be treated in the "</w:t>
      </w:r>
      <w:r w:rsidRPr="0052077A">
        <w:rPr>
          <w:rFonts w:asciiTheme="minorHAnsi" w:hAnsiTheme="minorHAnsi" w:cs="Calibri"/>
          <w:sz w:val="23"/>
          <w:szCs w:val="23"/>
          <w:highlight w:val="yellow"/>
        </w:rPr>
        <w:t>Privacy notice for personal data processing " below.</w:t>
      </w:r>
    </w:p>
    <w:p w14:paraId="27051AC4" w14:textId="109735ED" w:rsidR="002B6926" w:rsidRPr="00605AA4" w:rsidRDefault="0052077A" w:rsidP="002B6926">
      <w:pPr>
        <w:spacing w:line="276" w:lineRule="auto"/>
        <w:jc w:val="both"/>
        <w:rPr>
          <w:rFonts w:asciiTheme="minorHAnsi" w:hAnsiTheme="minorHAnsi" w:cs="Calibri"/>
          <w:sz w:val="23"/>
          <w:szCs w:val="23"/>
        </w:rPr>
      </w:pPr>
      <w:r>
        <w:rPr>
          <w:rFonts w:asciiTheme="minorHAnsi" w:hAnsiTheme="minorHAnsi" w:cs="Calibri"/>
          <w:sz w:val="23"/>
          <w:szCs w:val="23"/>
        </w:rPr>
        <w:t>Y</w:t>
      </w:r>
      <w:r w:rsidR="002B6926" w:rsidRPr="00605AA4">
        <w:rPr>
          <w:rFonts w:asciiTheme="minorHAnsi" w:hAnsiTheme="minorHAnsi" w:cs="Calibri"/>
          <w:sz w:val="23"/>
          <w:szCs w:val="23"/>
        </w:rPr>
        <w:t>our medical records and the data collected for the study will be looked at by authorised people from the company organising and sponsoring the</w:t>
      </w:r>
      <w:r w:rsidR="002B6926">
        <w:rPr>
          <w:rFonts w:asciiTheme="minorHAnsi" w:hAnsiTheme="minorHAnsi" w:cs="Calibri"/>
          <w:sz w:val="23"/>
          <w:szCs w:val="23"/>
        </w:rPr>
        <w:t xml:space="preserve"> </w:t>
      </w:r>
      <w:r w:rsidR="002B6926" w:rsidRPr="00605AA4">
        <w:rPr>
          <w:rFonts w:asciiTheme="minorHAnsi" w:hAnsiTheme="minorHAnsi" w:cs="Calibri"/>
          <w:sz w:val="23"/>
          <w:szCs w:val="23"/>
        </w:rPr>
        <w:t>research. They may also be looked at by authorised people, such as regulatory authorities, to check that the study is being carried out properly. All will have a duty of confidentiality to you as a research participant and we will do our best to meet this duty.</w:t>
      </w:r>
    </w:p>
    <w:p w14:paraId="09E0A294" w14:textId="77777777" w:rsidR="002B6926" w:rsidRPr="00605AA4" w:rsidRDefault="002B6926" w:rsidP="002B6926">
      <w:pPr>
        <w:spacing w:line="276" w:lineRule="auto"/>
        <w:jc w:val="both"/>
        <w:rPr>
          <w:rFonts w:asciiTheme="minorHAnsi" w:hAnsiTheme="minorHAnsi" w:cs="Calibri"/>
          <w:sz w:val="23"/>
          <w:szCs w:val="23"/>
        </w:rPr>
      </w:pPr>
      <w:r w:rsidRPr="00605AA4">
        <w:rPr>
          <w:rFonts w:asciiTheme="minorHAnsi" w:hAnsiTheme="minorHAnsi" w:cs="Calibri"/>
          <w:sz w:val="23"/>
          <w:szCs w:val="23"/>
        </w:rPr>
        <w:lastRenderedPageBreak/>
        <w:t xml:space="preserve">All information which is collected/leaves the hospital about you </w:t>
      </w:r>
      <w:proofErr w:type="gramStart"/>
      <w:r w:rsidRPr="00605AA4">
        <w:rPr>
          <w:rFonts w:asciiTheme="minorHAnsi" w:hAnsiTheme="minorHAnsi" w:cs="Calibri"/>
          <w:sz w:val="23"/>
          <w:szCs w:val="23"/>
        </w:rPr>
        <w:t>during the course of</w:t>
      </w:r>
      <w:proofErr w:type="gramEnd"/>
      <w:r w:rsidRPr="00605AA4">
        <w:rPr>
          <w:rFonts w:asciiTheme="minorHAnsi" w:hAnsiTheme="minorHAnsi" w:cs="Calibri"/>
          <w:sz w:val="23"/>
          <w:szCs w:val="23"/>
        </w:rPr>
        <w:t xml:space="preserve"> the study will be kept strictly confidential. Any information about you which leaves the hospital will have your name and address removed so that you cannot be recognised from it.</w:t>
      </w:r>
    </w:p>
    <w:p w14:paraId="09C9C549" w14:textId="365ECCC5" w:rsidR="002B6926" w:rsidRDefault="002B6926" w:rsidP="002B6926">
      <w:pPr>
        <w:spacing w:line="276" w:lineRule="auto"/>
        <w:jc w:val="both"/>
        <w:rPr>
          <w:rFonts w:asciiTheme="minorHAnsi" w:hAnsiTheme="minorHAnsi" w:cs="Calibri"/>
          <w:sz w:val="23"/>
          <w:szCs w:val="23"/>
        </w:rPr>
      </w:pPr>
      <w:r w:rsidRPr="00605AA4">
        <w:rPr>
          <w:rFonts w:asciiTheme="minorHAnsi" w:hAnsiTheme="minorHAnsi" w:cs="Calibri"/>
          <w:sz w:val="23"/>
          <w:szCs w:val="23"/>
        </w:rPr>
        <w:t xml:space="preserve">At the beginning of the study, an identification number will be assigned on all documentation, in order to guarantee the anonymity. Information may be recorded on a computer database by the company sponsoring the study, however, this will not contain your name, only your identification number, and confidentiality </w:t>
      </w:r>
      <w:proofErr w:type="gramStart"/>
      <w:r w:rsidRPr="00605AA4">
        <w:rPr>
          <w:rFonts w:asciiTheme="minorHAnsi" w:hAnsiTheme="minorHAnsi" w:cs="Calibri"/>
          <w:sz w:val="23"/>
          <w:szCs w:val="23"/>
        </w:rPr>
        <w:t>will be maintained at all times</w:t>
      </w:r>
      <w:proofErr w:type="gramEnd"/>
      <w:r w:rsidRPr="00605AA4">
        <w:rPr>
          <w:rFonts w:asciiTheme="minorHAnsi" w:hAnsiTheme="minorHAnsi" w:cs="Calibri"/>
          <w:sz w:val="23"/>
          <w:szCs w:val="23"/>
        </w:rPr>
        <w:t>. The investigators and company sponsoring the study will not reveal your identity in any publication resulting from th</w:t>
      </w:r>
      <w:r>
        <w:rPr>
          <w:rFonts w:asciiTheme="minorHAnsi" w:hAnsiTheme="minorHAnsi" w:cs="Calibri"/>
          <w:sz w:val="23"/>
          <w:szCs w:val="23"/>
        </w:rPr>
        <w:t>is study.</w:t>
      </w:r>
    </w:p>
    <w:p w14:paraId="703B7F4A" w14:textId="3A541659" w:rsidR="00397C2A" w:rsidRP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 xml:space="preserve">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Calibri"/>
          <w:sz w:val="23"/>
          <w:szCs w:val="23"/>
        </w:rPr>
        <w:t>site where the research is carried out</w:t>
      </w:r>
      <w:r w:rsidRPr="00397C2A">
        <w:rPr>
          <w:rFonts w:asciiTheme="minorHAnsi" w:hAnsiTheme="minorHAnsi" w:cs="Calibr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14:paraId="358F3750" w14:textId="77777777" w:rsidR="00397C2A" w:rsidRP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14:paraId="6DE2775B" w14:textId="6B6C0351" w:rsidR="00397C2A" w:rsidRDefault="00397C2A" w:rsidP="00397C2A">
      <w:pPr>
        <w:spacing w:line="276" w:lineRule="auto"/>
        <w:jc w:val="both"/>
        <w:rPr>
          <w:rFonts w:asciiTheme="minorHAnsi" w:hAnsiTheme="minorHAnsi" w:cs="Calibri"/>
          <w:sz w:val="23"/>
          <w:szCs w:val="23"/>
        </w:rPr>
      </w:pPr>
      <w:r w:rsidRPr="00397C2A">
        <w:rPr>
          <w:rFonts w:asciiTheme="minorHAnsi" w:hAnsiTheme="minorHAnsi" w:cs="Calibri"/>
          <w:sz w:val="23"/>
          <w:szCs w:val="23"/>
        </w:rPr>
        <w:t xml:space="preserve">Upon completion of the study, data will be stored at the </w:t>
      </w:r>
      <w:r>
        <w:rPr>
          <w:rFonts w:asciiTheme="minorHAnsi" w:hAnsiTheme="minorHAnsi" w:cs="Calibri"/>
          <w:sz w:val="23"/>
          <w:szCs w:val="23"/>
        </w:rPr>
        <w:t>hospital where the study carried out</w:t>
      </w:r>
      <w:r w:rsidRPr="00397C2A">
        <w:rPr>
          <w:rFonts w:asciiTheme="minorHAnsi" w:hAnsiTheme="minorHAnsi" w:cs="Calibri"/>
          <w:sz w:val="23"/>
          <w:szCs w:val="23"/>
        </w:rPr>
        <w:t xml:space="preserve"> and the sponsor for up to 15 years. The results of this study may be published in relevant scientific journals and presented at conferences and meetings. No personal identifiable data will be disclosed in any publication.</w:t>
      </w:r>
    </w:p>
    <w:p w14:paraId="29C818B0" w14:textId="77777777" w:rsidR="001C3CDD" w:rsidRPr="00605AA4" w:rsidRDefault="001C3CDD" w:rsidP="00397C2A">
      <w:pPr>
        <w:spacing w:line="276" w:lineRule="auto"/>
        <w:jc w:val="both"/>
        <w:rPr>
          <w:rFonts w:asciiTheme="minorHAnsi" w:hAnsiTheme="minorHAnsi" w:cs="Calibri"/>
          <w:sz w:val="23"/>
          <w:szCs w:val="23"/>
        </w:rPr>
      </w:pPr>
    </w:p>
    <w:p w14:paraId="79A6ECF3" w14:textId="6F3AB39A" w:rsidR="002B6926" w:rsidRPr="00EC7BB8" w:rsidRDefault="002B6926" w:rsidP="001C3CDD">
      <w:pPr>
        <w:jc w:val="both"/>
        <w:rPr>
          <w:rFonts w:asciiTheme="minorHAnsi" w:hAnsiTheme="minorHAnsi" w:cs="Calibri"/>
          <w:b/>
          <w:sz w:val="23"/>
          <w:szCs w:val="23"/>
          <w:lang w:val="en"/>
        </w:rPr>
      </w:pPr>
      <w:r w:rsidRPr="00EC7BB8">
        <w:rPr>
          <w:rFonts w:asciiTheme="minorHAnsi" w:hAnsiTheme="minorHAnsi" w:cs="Calibri"/>
          <w:b/>
          <w:sz w:val="23"/>
          <w:szCs w:val="23"/>
          <w:lang w:val="en"/>
        </w:rPr>
        <w:t>Who can answer my study questions?</w:t>
      </w:r>
    </w:p>
    <w:p w14:paraId="4FCE1CEE" w14:textId="1446880C" w:rsidR="00397C2A" w:rsidRDefault="00397C2A" w:rsidP="001C3CDD">
      <w:pPr>
        <w:spacing w:line="276" w:lineRule="auto"/>
        <w:jc w:val="both"/>
        <w:rPr>
          <w:rFonts w:asciiTheme="minorHAnsi" w:hAnsiTheme="minorHAnsi" w:cs="Calibri"/>
          <w:bCs/>
          <w:sz w:val="23"/>
          <w:szCs w:val="23"/>
          <w:lang w:val="en"/>
        </w:rPr>
      </w:pPr>
      <w:r w:rsidRPr="00BC2A89">
        <w:rPr>
          <w:rFonts w:asciiTheme="minorHAnsi" w:hAnsiTheme="minorHAnsi" w:cs="Calibri"/>
          <w:sz w:val="23"/>
          <w:szCs w:val="23"/>
        </w:rPr>
        <w:t>You may ask any questions you like at any time about your rights as a participant in this clinical study or about the clinical study itself. The Principal Investigator or a member of the study team will be available to discuss these issues with you.</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You can contact your study doctor if you have any questions or concerns about the study, if</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would like to withdraw your consent to participate in the study or if you believe you have suffered</w:t>
      </w:r>
      <w:r>
        <w:rPr>
          <w:rFonts w:asciiTheme="minorHAnsi" w:hAnsiTheme="minorHAnsi" w:cs="Calibri"/>
          <w:sz w:val="23"/>
          <w:szCs w:val="23"/>
        </w:rPr>
        <w:t xml:space="preserve"> </w:t>
      </w:r>
      <w:r w:rsidR="002B6926" w:rsidRPr="00EC7BB8">
        <w:rPr>
          <w:rFonts w:asciiTheme="minorHAnsi" w:hAnsiTheme="minorHAnsi" w:cs="Calibri"/>
          <w:bCs/>
          <w:sz w:val="23"/>
          <w:szCs w:val="23"/>
          <w:lang w:val="en"/>
        </w:rPr>
        <w:t>damage due to your participation in the study. C</w:t>
      </w:r>
      <w:r w:rsidR="0085297A">
        <w:rPr>
          <w:rFonts w:asciiTheme="minorHAnsi" w:hAnsiTheme="minorHAnsi" w:cs="Calibri"/>
          <w:bCs/>
          <w:sz w:val="23"/>
          <w:szCs w:val="23"/>
          <w:lang w:val="en"/>
        </w:rPr>
        <w:t>ontact</w:t>
      </w:r>
      <w:r w:rsidR="002B6926" w:rsidRPr="00EC7BB8">
        <w:rPr>
          <w:rFonts w:asciiTheme="minorHAnsi" w:hAnsiTheme="minorHAnsi" w:cs="Calibri"/>
          <w:bCs/>
          <w:sz w:val="23"/>
          <w:szCs w:val="23"/>
          <w:lang w:val="en"/>
        </w:rPr>
        <w:t xml:space="preserve"> the doctor of the study</w:t>
      </w:r>
      <w:r w:rsidR="0085297A">
        <w:rPr>
          <w:rFonts w:asciiTheme="minorHAnsi" w:hAnsiTheme="minorHAnsi" w:cs="Calibri"/>
          <w:bCs/>
          <w:sz w:val="23"/>
          <w:szCs w:val="23"/>
          <w:lang w:val="en"/>
        </w:rPr>
        <w:t xml:space="preserve"> on:</w:t>
      </w:r>
    </w:p>
    <w:p w14:paraId="661E13A9" w14:textId="751D5345" w:rsidR="00397C2A" w:rsidRPr="00B258CC" w:rsidRDefault="002B6926" w:rsidP="00397C2A">
      <w:pPr>
        <w:spacing w:line="276" w:lineRule="auto"/>
        <w:jc w:val="both"/>
        <w:rPr>
          <w:rFonts w:asciiTheme="minorHAnsi" w:hAnsiTheme="minorHAnsi" w:cs="Calibri"/>
          <w:b/>
          <w:sz w:val="23"/>
          <w:szCs w:val="23"/>
          <w:highlight w:val="yellow"/>
          <w:lang w:val="en"/>
        </w:rPr>
      </w:pPr>
      <w:r w:rsidRPr="00B258CC">
        <w:rPr>
          <w:rFonts w:asciiTheme="minorHAnsi" w:hAnsiTheme="minorHAnsi" w:cs="Calibri"/>
          <w:b/>
          <w:sz w:val="23"/>
          <w:szCs w:val="23"/>
          <w:highlight w:val="yellow"/>
          <w:lang w:val="en"/>
        </w:rPr>
        <w:t xml:space="preserve">Dr. </w:t>
      </w:r>
      <w:r w:rsidR="00397C2A" w:rsidRPr="00B258CC">
        <w:rPr>
          <w:rFonts w:asciiTheme="minorHAnsi" w:hAnsiTheme="minorHAnsi" w:cs="Calibri"/>
          <w:b/>
          <w:sz w:val="23"/>
          <w:szCs w:val="23"/>
          <w:highlight w:val="yellow"/>
          <w:lang w:val="en"/>
        </w:rPr>
        <w:t xml:space="preserve">Jerzy </w:t>
      </w:r>
      <w:proofErr w:type="spellStart"/>
      <w:r w:rsidR="00397C2A" w:rsidRPr="00B258CC">
        <w:rPr>
          <w:rFonts w:asciiTheme="minorHAnsi" w:hAnsiTheme="minorHAnsi" w:cs="Calibri"/>
          <w:b/>
          <w:sz w:val="23"/>
          <w:szCs w:val="23"/>
          <w:highlight w:val="yellow"/>
          <w:lang w:val="en"/>
        </w:rPr>
        <w:t>Białecki</w:t>
      </w:r>
      <w:proofErr w:type="spellEnd"/>
    </w:p>
    <w:p w14:paraId="397B4A1A" w14:textId="48AE0919" w:rsidR="002B6926" w:rsidRPr="00B258CC" w:rsidRDefault="0085297A" w:rsidP="00397C2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T</w:t>
      </w:r>
      <w:r w:rsidR="002B6926" w:rsidRPr="00B258CC">
        <w:rPr>
          <w:rFonts w:asciiTheme="minorHAnsi" w:hAnsiTheme="minorHAnsi" w:cs="Calibri"/>
          <w:bCs/>
          <w:sz w:val="23"/>
          <w:szCs w:val="23"/>
          <w:highlight w:val="yellow"/>
          <w:lang w:val="en"/>
        </w:rPr>
        <w:t>elephone numbe</w:t>
      </w:r>
      <w:r w:rsidR="00397C2A" w:rsidRPr="00B258CC">
        <w:rPr>
          <w:rFonts w:asciiTheme="minorHAnsi" w:hAnsiTheme="minorHAnsi" w:cs="Calibri"/>
          <w:bCs/>
          <w:sz w:val="23"/>
          <w:szCs w:val="23"/>
          <w:highlight w:val="yellow"/>
          <w:lang w:val="en"/>
        </w:rPr>
        <w:t>r:</w:t>
      </w:r>
      <w:r w:rsidRPr="00B258CC">
        <w:rPr>
          <w:rFonts w:asciiTheme="minorHAnsi" w:hAnsiTheme="minorHAnsi" w:cs="Calibri"/>
          <w:bCs/>
          <w:sz w:val="23"/>
          <w:szCs w:val="23"/>
          <w:highlight w:val="yellow"/>
          <w:lang w:val="en"/>
        </w:rPr>
        <w:t xml:space="preserve"> 00487794031</w:t>
      </w:r>
    </w:p>
    <w:p w14:paraId="71DF3131" w14:textId="670B38F3" w:rsidR="0085297A" w:rsidRPr="00B258CC" w:rsidRDefault="0085297A" w:rsidP="00397C2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Email address:</w:t>
      </w:r>
      <w:r w:rsidRPr="00B258CC">
        <w:rPr>
          <w:highlight w:val="yellow"/>
        </w:rPr>
        <w:t xml:space="preserve"> </w:t>
      </w:r>
      <w:hyperlink r:id="rId15" w:history="1">
        <w:r w:rsidRPr="00B258CC">
          <w:rPr>
            <w:rStyle w:val="Collegamentoipertestuale"/>
            <w:rFonts w:asciiTheme="minorHAnsi" w:hAnsiTheme="minorHAnsi" w:cs="Calibri"/>
            <w:bCs/>
            <w:sz w:val="23"/>
            <w:szCs w:val="23"/>
            <w:highlight w:val="yellow"/>
            <w:lang w:val="en"/>
          </w:rPr>
          <w:t>jerzybialecki@pro.onet.pl</w:t>
        </w:r>
      </w:hyperlink>
    </w:p>
    <w:p w14:paraId="5D996377" w14:textId="0324C82F" w:rsidR="0085297A" w:rsidRPr="00B258CC" w:rsidRDefault="0085297A" w:rsidP="0085297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Hospital: </w:t>
      </w:r>
      <w:proofErr w:type="spellStart"/>
      <w:r w:rsidRPr="00B258CC">
        <w:rPr>
          <w:rFonts w:asciiTheme="minorHAnsi" w:hAnsiTheme="minorHAnsi" w:cs="Calibri"/>
          <w:bCs/>
          <w:sz w:val="23"/>
          <w:szCs w:val="23"/>
          <w:highlight w:val="yellow"/>
          <w:lang w:val="en"/>
        </w:rPr>
        <w:t>Samodzielny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Publiczny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Szpital</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Kliniczny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im</w:t>
      </w:r>
      <w:proofErr w:type="spellEnd"/>
      <w:r w:rsidRPr="00B258CC">
        <w:rPr>
          <w:rFonts w:asciiTheme="minorHAnsi" w:hAnsiTheme="minorHAnsi" w:cs="Calibri"/>
          <w:bCs/>
          <w:sz w:val="23"/>
          <w:szCs w:val="23"/>
          <w:highlight w:val="yellow"/>
          <w:lang w:val="en"/>
        </w:rPr>
        <w:t>. CMKP</w:t>
      </w:r>
    </w:p>
    <w:p w14:paraId="6089A5FE" w14:textId="77777777" w:rsidR="0085297A" w:rsidRPr="00B258CC" w:rsidRDefault="0085297A" w:rsidP="0085297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Address: </w:t>
      </w:r>
      <w:proofErr w:type="spellStart"/>
      <w:r w:rsidRPr="00B258CC">
        <w:rPr>
          <w:rFonts w:asciiTheme="minorHAnsi" w:hAnsiTheme="minorHAnsi" w:cs="Calibri"/>
          <w:bCs/>
          <w:sz w:val="23"/>
          <w:szCs w:val="23"/>
          <w:highlight w:val="yellow"/>
          <w:lang w:val="en"/>
        </w:rPr>
        <w:t>Księdza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Stanisława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Konarskiego</w:t>
      </w:r>
      <w:proofErr w:type="spellEnd"/>
      <w:r w:rsidRPr="00B258CC">
        <w:rPr>
          <w:rFonts w:asciiTheme="minorHAnsi" w:hAnsiTheme="minorHAnsi" w:cs="Calibri"/>
          <w:bCs/>
          <w:sz w:val="23"/>
          <w:szCs w:val="23"/>
          <w:highlight w:val="yellow"/>
          <w:lang w:val="en"/>
        </w:rPr>
        <w:t>, 13</w:t>
      </w:r>
    </w:p>
    <w:p w14:paraId="147DDF98" w14:textId="3CFEC1CA" w:rsidR="0085297A" w:rsidRPr="00B258CC" w:rsidRDefault="0085297A" w:rsidP="0085297A">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City: 05-400 </w:t>
      </w:r>
      <w:proofErr w:type="spellStart"/>
      <w:r w:rsidRPr="00B258CC">
        <w:rPr>
          <w:rFonts w:asciiTheme="minorHAnsi" w:hAnsiTheme="minorHAnsi" w:cs="Calibri"/>
          <w:bCs/>
          <w:sz w:val="23"/>
          <w:szCs w:val="23"/>
          <w:highlight w:val="yellow"/>
          <w:lang w:val="en"/>
        </w:rPr>
        <w:t>Otwock</w:t>
      </w:r>
      <w:proofErr w:type="spellEnd"/>
    </w:p>
    <w:p w14:paraId="18FB12AC" w14:textId="6E055ECC" w:rsidR="0085297A" w:rsidRDefault="0085297A" w:rsidP="0085297A">
      <w:pPr>
        <w:spacing w:line="276" w:lineRule="auto"/>
        <w:jc w:val="both"/>
        <w:rPr>
          <w:rFonts w:asciiTheme="minorHAnsi" w:hAnsiTheme="minorHAnsi" w:cs="Calibri"/>
          <w:bCs/>
          <w:sz w:val="23"/>
          <w:szCs w:val="23"/>
          <w:lang w:val="en"/>
        </w:rPr>
      </w:pPr>
      <w:r w:rsidRPr="00B258CC">
        <w:rPr>
          <w:rFonts w:asciiTheme="minorHAnsi" w:hAnsiTheme="minorHAnsi" w:cs="Calibri"/>
          <w:bCs/>
          <w:sz w:val="23"/>
          <w:szCs w:val="23"/>
          <w:highlight w:val="yellow"/>
          <w:lang w:val="en"/>
        </w:rPr>
        <w:t>Country: Poland</w:t>
      </w:r>
      <w:r w:rsidRPr="0085297A">
        <w:rPr>
          <w:rFonts w:asciiTheme="minorHAnsi" w:hAnsiTheme="minorHAnsi" w:cs="Calibri"/>
          <w:bCs/>
          <w:sz w:val="23"/>
          <w:szCs w:val="23"/>
          <w:lang w:val="en"/>
        </w:rPr>
        <w:t xml:space="preserve"> </w:t>
      </w:r>
    </w:p>
    <w:p w14:paraId="72D19415" w14:textId="74A94727" w:rsidR="0085297A" w:rsidRDefault="0085297A" w:rsidP="0085297A">
      <w:pPr>
        <w:spacing w:line="276" w:lineRule="auto"/>
        <w:jc w:val="both"/>
        <w:rPr>
          <w:rFonts w:asciiTheme="minorHAnsi" w:hAnsiTheme="minorHAnsi" w:cs="Calibri"/>
          <w:sz w:val="23"/>
          <w:szCs w:val="23"/>
        </w:rPr>
      </w:pPr>
      <w:r w:rsidRPr="00EC7BB8">
        <w:rPr>
          <w:rFonts w:asciiTheme="minorHAnsi" w:hAnsiTheme="minorHAnsi" w:cs="Calibri"/>
          <w:bCs/>
          <w:sz w:val="23"/>
          <w:szCs w:val="23"/>
          <w:lang w:val="en"/>
        </w:rPr>
        <w:t xml:space="preserve">For questions about </w:t>
      </w:r>
      <w:r>
        <w:rPr>
          <w:rFonts w:asciiTheme="minorHAnsi" w:hAnsiTheme="minorHAnsi" w:cs="Calibri"/>
          <w:sz w:val="23"/>
          <w:szCs w:val="23"/>
        </w:rPr>
        <w:t xml:space="preserve">your </w:t>
      </w:r>
      <w:r w:rsidRPr="0085297A">
        <w:rPr>
          <w:rFonts w:asciiTheme="minorHAnsi" w:hAnsiTheme="minorHAnsi" w:cs="Calibri"/>
          <w:sz w:val="23"/>
          <w:szCs w:val="23"/>
        </w:rPr>
        <w:t>processing of personal data you can contact</w:t>
      </w:r>
      <w:r>
        <w:rPr>
          <w:rFonts w:asciiTheme="minorHAnsi" w:hAnsiTheme="minorHAnsi" w:cs="Calibri"/>
          <w:sz w:val="23"/>
          <w:szCs w:val="23"/>
        </w:rPr>
        <w:t xml:space="preserve"> </w:t>
      </w:r>
      <w:r w:rsidRPr="0085297A">
        <w:rPr>
          <w:rFonts w:asciiTheme="minorHAnsi" w:hAnsiTheme="minorHAnsi" w:cs="Calibri"/>
          <w:i/>
          <w:iCs/>
          <w:sz w:val="23"/>
          <w:szCs w:val="23"/>
          <w:highlight w:val="yellow"/>
        </w:rPr>
        <w:t>(insert the D</w:t>
      </w:r>
      <w:r w:rsidR="006026A5">
        <w:rPr>
          <w:rFonts w:asciiTheme="minorHAnsi" w:hAnsiTheme="minorHAnsi" w:cs="Calibri"/>
          <w:i/>
          <w:iCs/>
          <w:sz w:val="23"/>
          <w:szCs w:val="23"/>
          <w:highlight w:val="yellow"/>
        </w:rPr>
        <w:t xml:space="preserve">ata </w:t>
      </w:r>
      <w:r w:rsidRPr="0085297A">
        <w:rPr>
          <w:rFonts w:asciiTheme="minorHAnsi" w:hAnsiTheme="minorHAnsi" w:cs="Calibri"/>
          <w:i/>
          <w:iCs/>
          <w:sz w:val="23"/>
          <w:szCs w:val="23"/>
          <w:highlight w:val="yellow"/>
        </w:rPr>
        <w:t>P</w:t>
      </w:r>
      <w:r w:rsidR="006026A5">
        <w:rPr>
          <w:rFonts w:asciiTheme="minorHAnsi" w:hAnsiTheme="minorHAnsi" w:cs="Calibri"/>
          <w:i/>
          <w:iCs/>
          <w:sz w:val="23"/>
          <w:szCs w:val="23"/>
          <w:highlight w:val="yellow"/>
        </w:rPr>
        <w:t xml:space="preserve">rotection </w:t>
      </w:r>
      <w:r w:rsidRPr="0085297A">
        <w:rPr>
          <w:rFonts w:asciiTheme="minorHAnsi" w:hAnsiTheme="minorHAnsi" w:cs="Calibri"/>
          <w:i/>
          <w:iCs/>
          <w:sz w:val="23"/>
          <w:szCs w:val="23"/>
          <w:highlight w:val="yellow"/>
        </w:rPr>
        <w:t>O</w:t>
      </w:r>
      <w:r w:rsidR="006026A5">
        <w:rPr>
          <w:rFonts w:asciiTheme="minorHAnsi" w:hAnsiTheme="minorHAnsi" w:cs="Calibri"/>
          <w:i/>
          <w:iCs/>
          <w:sz w:val="23"/>
          <w:szCs w:val="23"/>
          <w:highlight w:val="yellow"/>
        </w:rPr>
        <w:t>fficer DPO</w:t>
      </w:r>
      <w:r w:rsidRPr="0085297A">
        <w:rPr>
          <w:rFonts w:asciiTheme="minorHAnsi" w:hAnsiTheme="minorHAnsi" w:cs="Calibri"/>
          <w:i/>
          <w:iCs/>
          <w:sz w:val="23"/>
          <w:szCs w:val="23"/>
          <w:highlight w:val="yellow"/>
        </w:rPr>
        <w:t xml:space="preserve"> of the </w:t>
      </w:r>
      <w:proofErr w:type="gramStart"/>
      <w:r w:rsidRPr="0085297A">
        <w:rPr>
          <w:rFonts w:asciiTheme="minorHAnsi" w:hAnsiTheme="minorHAnsi" w:cs="Calibri"/>
          <w:i/>
          <w:iCs/>
          <w:sz w:val="23"/>
          <w:szCs w:val="23"/>
          <w:highlight w:val="yellow"/>
        </w:rPr>
        <w:t>Hospital)</w:t>
      </w:r>
      <w:r>
        <w:rPr>
          <w:rFonts w:asciiTheme="minorHAnsi" w:hAnsiTheme="minorHAnsi" w:cs="Calibri"/>
          <w:sz w:val="23"/>
          <w:szCs w:val="23"/>
        </w:rPr>
        <w:t>_</w:t>
      </w:r>
      <w:proofErr w:type="gramEnd"/>
      <w:r>
        <w:rPr>
          <w:rFonts w:asciiTheme="minorHAnsi" w:hAnsiTheme="minorHAnsi" w:cs="Calibri"/>
          <w:sz w:val="23"/>
          <w:szCs w:val="23"/>
        </w:rPr>
        <w:t>_________________</w:t>
      </w:r>
      <w:r w:rsidRPr="0085297A">
        <w:rPr>
          <w:rFonts w:asciiTheme="minorHAnsi" w:hAnsiTheme="minorHAnsi" w:cs="Calibri"/>
          <w:sz w:val="23"/>
          <w:szCs w:val="23"/>
        </w:rPr>
        <w:t xml:space="preserve">  at </w:t>
      </w:r>
      <w:r w:rsidRPr="0085297A">
        <w:rPr>
          <w:rFonts w:asciiTheme="minorHAnsi" w:hAnsiTheme="minorHAnsi" w:cs="Calibri"/>
          <w:sz w:val="23"/>
          <w:szCs w:val="23"/>
          <w:highlight w:val="yellow"/>
        </w:rPr>
        <w:t xml:space="preserve">the </w:t>
      </w:r>
      <w:proofErr w:type="spellStart"/>
      <w:r w:rsidRPr="0085297A">
        <w:rPr>
          <w:rFonts w:asciiTheme="minorHAnsi" w:hAnsiTheme="minorHAnsi" w:cs="Calibri"/>
          <w:bCs/>
          <w:sz w:val="23"/>
          <w:szCs w:val="23"/>
          <w:highlight w:val="yellow"/>
          <w:lang w:val="en"/>
        </w:rPr>
        <w:t>Samodzielny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Publiczny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Szpital</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Kliniczny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im</w:t>
      </w:r>
      <w:proofErr w:type="spellEnd"/>
      <w:r w:rsidRPr="0085297A">
        <w:rPr>
          <w:rFonts w:asciiTheme="minorHAnsi" w:hAnsiTheme="minorHAnsi" w:cs="Calibri"/>
          <w:bCs/>
          <w:sz w:val="23"/>
          <w:szCs w:val="23"/>
          <w:highlight w:val="yellow"/>
          <w:lang w:val="en"/>
        </w:rPr>
        <w:t>. CMKP</w:t>
      </w:r>
      <w:r w:rsidRPr="0085297A">
        <w:rPr>
          <w:rFonts w:asciiTheme="minorHAnsi" w:hAnsiTheme="minorHAnsi" w:cs="Calibri"/>
          <w:sz w:val="23"/>
          <w:szCs w:val="23"/>
        </w:rPr>
        <w:t xml:space="preserve"> </w:t>
      </w:r>
      <w:r>
        <w:rPr>
          <w:rFonts w:asciiTheme="minorHAnsi" w:hAnsiTheme="minorHAnsi" w:cs="Calibri"/>
          <w:sz w:val="23"/>
          <w:szCs w:val="23"/>
        </w:rPr>
        <w:t xml:space="preserve">in which the study is carried out </w:t>
      </w:r>
    </w:p>
    <w:p w14:paraId="79BBAA25" w14:textId="77777777" w:rsidR="0085297A" w:rsidRDefault="0085297A" w:rsidP="0085297A">
      <w:pPr>
        <w:spacing w:line="276" w:lineRule="auto"/>
        <w:jc w:val="both"/>
        <w:rPr>
          <w:rFonts w:asciiTheme="minorHAnsi" w:hAnsiTheme="minorHAnsi" w:cs="Calibri"/>
          <w:sz w:val="23"/>
          <w:szCs w:val="23"/>
        </w:rPr>
      </w:pPr>
      <w:r w:rsidRPr="0085297A">
        <w:rPr>
          <w:rFonts w:asciiTheme="minorHAnsi" w:hAnsiTheme="minorHAnsi" w:cs="Calibri"/>
          <w:sz w:val="23"/>
          <w:szCs w:val="23"/>
        </w:rPr>
        <w:t xml:space="preserve">or </w:t>
      </w:r>
    </w:p>
    <w:p w14:paraId="7685D29A" w14:textId="5F12A222" w:rsidR="001C3CDD" w:rsidRPr="00E45C03" w:rsidRDefault="0085297A" w:rsidP="00E45C03">
      <w:pPr>
        <w:spacing w:line="276" w:lineRule="auto"/>
        <w:jc w:val="both"/>
        <w:rPr>
          <w:rFonts w:asciiTheme="minorHAnsi" w:hAnsiTheme="minorHAnsi" w:cs="Calibri"/>
          <w:sz w:val="23"/>
          <w:szCs w:val="23"/>
        </w:rPr>
      </w:pPr>
      <w:r w:rsidRPr="0085297A">
        <w:rPr>
          <w:rFonts w:asciiTheme="minorHAnsi" w:hAnsiTheme="minorHAnsi" w:cs="Calibri"/>
          <w:sz w:val="23"/>
          <w:szCs w:val="23"/>
        </w:rPr>
        <w:t>Data Protection Officer of the Sponsor</w:t>
      </w:r>
      <w:r w:rsidR="002614DC">
        <w:rPr>
          <w:rFonts w:asciiTheme="minorHAnsi" w:hAnsiTheme="minorHAnsi" w:cs="Calibri"/>
          <w:sz w:val="23"/>
          <w:szCs w:val="23"/>
        </w:rPr>
        <w:t xml:space="preserve"> </w:t>
      </w:r>
      <w:r w:rsidR="002614DC" w:rsidRPr="002614DC">
        <w:rPr>
          <w:rFonts w:asciiTheme="minorHAnsi" w:hAnsiTheme="minorHAnsi" w:cs="Calibri"/>
          <w:sz w:val="23"/>
          <w:szCs w:val="23"/>
        </w:rPr>
        <w:t>and may be contacted at</w:t>
      </w:r>
      <w:r w:rsidR="002614DC">
        <w:rPr>
          <w:rFonts w:asciiTheme="minorHAnsi" w:hAnsiTheme="minorHAnsi" w:cs="Calibri"/>
          <w:sz w:val="23"/>
          <w:szCs w:val="23"/>
        </w:rPr>
        <w:t>:</w:t>
      </w:r>
      <w:r w:rsidR="002614DC" w:rsidRPr="002614DC">
        <w:rPr>
          <w:rFonts w:asciiTheme="minorHAnsi" w:hAnsiTheme="minorHAnsi" w:cs="Calibri"/>
          <w:sz w:val="23"/>
          <w:szCs w:val="23"/>
        </w:rPr>
        <w:t xml:space="preserve"> </w:t>
      </w:r>
      <w:hyperlink r:id="rId16" w:history="1">
        <w:r w:rsidR="002614DC" w:rsidRPr="00071869">
          <w:rPr>
            <w:rStyle w:val="Collegamentoipertestuale"/>
            <w:rFonts w:asciiTheme="minorHAnsi" w:hAnsiTheme="minorHAnsi" w:cs="Calibri"/>
            <w:sz w:val="23"/>
            <w:szCs w:val="23"/>
          </w:rPr>
          <w:t>dpo@limacorporate.com</w:t>
        </w:r>
      </w:hyperlink>
      <w:r w:rsidRPr="0085297A">
        <w:rPr>
          <w:rFonts w:asciiTheme="minorHAnsi" w:hAnsiTheme="minorHAnsi" w:cs="Calibri"/>
          <w:sz w:val="23"/>
          <w:szCs w:val="23"/>
        </w:rPr>
        <w:t>.</w:t>
      </w:r>
    </w:p>
    <w:p w14:paraId="71EDCC56" w14:textId="77777777" w:rsidR="00951020" w:rsidRDefault="00951020" w:rsidP="00951020">
      <w:pPr>
        <w:rPr>
          <w:rFonts w:asciiTheme="minorHAnsi" w:hAnsiTheme="minorHAnsi" w:cs="Calibri"/>
          <w:bCs/>
          <w:sz w:val="23"/>
          <w:szCs w:val="23"/>
          <w:lang w:val="en"/>
        </w:rPr>
      </w:pPr>
    </w:p>
    <w:p w14:paraId="7CB18BDE" w14:textId="31A06920" w:rsidR="002B6926" w:rsidRPr="00B213A8" w:rsidRDefault="002B6926" w:rsidP="00B213A8">
      <w:pPr>
        <w:jc w:val="center"/>
        <w:rPr>
          <w:rFonts w:asciiTheme="minorHAnsi" w:hAnsiTheme="minorHAnsi" w:cs="Calibri"/>
          <w:b/>
          <w:sz w:val="28"/>
          <w:szCs w:val="28"/>
          <w:lang w:val="en"/>
        </w:rPr>
      </w:pPr>
      <w:r w:rsidRPr="00B213A8">
        <w:rPr>
          <w:rFonts w:asciiTheme="minorHAnsi" w:hAnsiTheme="minorHAnsi" w:cs="Calibri"/>
          <w:b/>
          <w:sz w:val="28"/>
          <w:szCs w:val="28"/>
          <w:lang w:val="en"/>
        </w:rPr>
        <w:t>Signature - Consent for participation in the study</w:t>
      </w:r>
    </w:p>
    <w:p w14:paraId="16B3CAB2" w14:textId="237426AF" w:rsidR="00951020" w:rsidRDefault="00951020" w:rsidP="00951020">
      <w:pPr>
        <w:spacing w:line="276" w:lineRule="auto"/>
        <w:jc w:val="both"/>
        <w:rPr>
          <w:rFonts w:asciiTheme="minorHAnsi" w:hAnsiTheme="minorHAnsi" w:cs="Calibri"/>
          <w:bCs/>
          <w:sz w:val="23"/>
          <w:szCs w:val="23"/>
          <w:lang w:val="en"/>
        </w:rPr>
      </w:pPr>
      <w:r w:rsidRPr="00951020">
        <w:rPr>
          <w:rFonts w:asciiTheme="minorHAnsi" w:hAnsiTheme="minorHAnsi" w:cs="Calibri"/>
          <w:bCs/>
          <w:sz w:val="23"/>
          <w:szCs w:val="23"/>
          <w:lang w:val="en"/>
        </w:rPr>
        <w:t xml:space="preserve">I, the undersigned, confirm that I have received a copy of all the pages of this form after signing it and putting the date on it. I have read the </w:t>
      </w:r>
      <w:proofErr w:type="gramStart"/>
      <w:r w:rsidRPr="00951020">
        <w:rPr>
          <w:rFonts w:asciiTheme="minorHAnsi" w:hAnsiTheme="minorHAnsi" w:cs="Calibri"/>
          <w:bCs/>
          <w:sz w:val="23"/>
          <w:szCs w:val="23"/>
          <w:lang w:val="en"/>
        </w:rPr>
        <w:t>document</w:t>
      </w:r>
      <w:proofErr w:type="gramEnd"/>
      <w:r w:rsidRPr="00951020">
        <w:rPr>
          <w:rFonts w:asciiTheme="minorHAnsi" w:hAnsiTheme="minorHAnsi" w:cs="Calibri"/>
          <w:bCs/>
          <w:sz w:val="23"/>
          <w:szCs w:val="23"/>
          <w:lang w:val="en"/>
        </w:rPr>
        <w:t xml:space="preserve"> or it has been read to me, I understand it and I have received answers to the questions I have asked. I voluntary agree to participate in the research study described above and I authorize the study center to use and disclose (share) my health information in the manner described in this informed consent form.</w:t>
      </w:r>
    </w:p>
    <w:p w14:paraId="27EE5A98" w14:textId="6AF6A14E" w:rsidR="002B6926" w:rsidRDefault="002B6926" w:rsidP="002B6926">
      <w:pPr>
        <w:jc w:val="both"/>
        <w:rPr>
          <w:rFonts w:asciiTheme="minorHAnsi" w:hAnsiTheme="minorHAnsi" w:cs="Calibri"/>
          <w:bCs/>
          <w:sz w:val="23"/>
          <w:szCs w:val="23"/>
        </w:rPr>
      </w:pPr>
    </w:p>
    <w:p w14:paraId="12972526" w14:textId="77777777" w:rsidR="00086281" w:rsidRDefault="00086281" w:rsidP="002B6926">
      <w:pPr>
        <w:jc w:val="both"/>
        <w:rPr>
          <w:rFonts w:asciiTheme="minorHAnsi" w:hAnsiTheme="minorHAnsi" w:cs="Calibri"/>
          <w:bCs/>
          <w:sz w:val="23"/>
          <w:szCs w:val="23"/>
        </w:rPr>
      </w:pPr>
    </w:p>
    <w:p w14:paraId="7E164258" w14:textId="77777777" w:rsidR="002B6926" w:rsidRDefault="002B6926" w:rsidP="002B6926">
      <w:pPr>
        <w:jc w:val="both"/>
        <w:rPr>
          <w:rFonts w:asciiTheme="minorHAnsi" w:hAnsiTheme="minorHAnsi" w:cs="Calibri"/>
          <w:bCs/>
          <w:sz w:val="23"/>
          <w:szCs w:val="23"/>
        </w:rPr>
      </w:pPr>
    </w:p>
    <w:tbl>
      <w:tblPr>
        <w:tblStyle w:val="Grigliatabella"/>
        <w:tblW w:w="10065" w:type="dxa"/>
        <w:tblLook w:val="04A0" w:firstRow="1" w:lastRow="0" w:firstColumn="1" w:lastColumn="0" w:noHBand="0" w:noVBand="1"/>
      </w:tblPr>
      <w:tblGrid>
        <w:gridCol w:w="5670"/>
        <w:gridCol w:w="988"/>
        <w:gridCol w:w="3407"/>
      </w:tblGrid>
      <w:tr w:rsidR="00086281" w14:paraId="0766958D" w14:textId="77777777" w:rsidTr="00086281">
        <w:tc>
          <w:tcPr>
            <w:tcW w:w="5670" w:type="dxa"/>
            <w:tcBorders>
              <w:left w:val="nil"/>
              <w:bottom w:val="nil"/>
              <w:right w:val="nil"/>
            </w:tcBorders>
          </w:tcPr>
          <w:p w14:paraId="36FC34F6" w14:textId="77777777" w:rsidR="00086281" w:rsidRPr="00086281" w:rsidRDefault="00086281"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5A31E500"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0488991D" w14:textId="5CE1B6E2" w:rsidR="00086281" w:rsidRDefault="00086281" w:rsidP="001408C9">
            <w:pPr>
              <w:jc w:val="both"/>
              <w:rPr>
                <w:rFonts w:asciiTheme="minorHAnsi" w:hAnsiTheme="minorHAnsi" w:cs="Calibri"/>
                <w:bCs/>
                <w:sz w:val="23"/>
                <w:szCs w:val="23"/>
                <w:lang w:val="en"/>
              </w:rPr>
            </w:pPr>
          </w:p>
        </w:tc>
      </w:tr>
      <w:tr w:rsidR="00086281" w14:paraId="03893C1A" w14:textId="77777777" w:rsidTr="00086281">
        <w:tc>
          <w:tcPr>
            <w:tcW w:w="5670" w:type="dxa"/>
            <w:tcBorders>
              <w:top w:val="nil"/>
              <w:left w:val="nil"/>
              <w:bottom w:val="single" w:sz="4" w:space="0" w:color="auto"/>
              <w:right w:val="nil"/>
            </w:tcBorders>
          </w:tcPr>
          <w:p w14:paraId="0583F58D" w14:textId="77777777" w:rsidR="00086281" w:rsidRDefault="00086281" w:rsidP="001408C9">
            <w:pPr>
              <w:jc w:val="both"/>
              <w:rPr>
                <w:rFonts w:asciiTheme="minorHAnsi" w:hAnsiTheme="minorHAnsi" w:cs="Calibri"/>
                <w:bCs/>
                <w:sz w:val="23"/>
                <w:szCs w:val="23"/>
                <w:lang w:val="en"/>
              </w:rPr>
            </w:pPr>
          </w:p>
          <w:p w14:paraId="18CBC928" w14:textId="77777777" w:rsidR="00086281" w:rsidRDefault="00086281" w:rsidP="001408C9">
            <w:pPr>
              <w:jc w:val="both"/>
              <w:rPr>
                <w:rFonts w:asciiTheme="minorHAnsi" w:hAnsiTheme="minorHAnsi" w:cs="Calibri"/>
                <w:bCs/>
                <w:sz w:val="23"/>
                <w:szCs w:val="23"/>
                <w:lang w:val="en"/>
              </w:rPr>
            </w:pPr>
          </w:p>
          <w:p w14:paraId="09D5C9A4"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5B00981E"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9A53FB0" w14:textId="472B163A" w:rsidR="00086281" w:rsidRDefault="00086281" w:rsidP="001408C9">
            <w:pPr>
              <w:jc w:val="both"/>
              <w:rPr>
                <w:rFonts w:asciiTheme="minorHAnsi" w:hAnsiTheme="minorHAnsi" w:cs="Calibri"/>
                <w:bCs/>
                <w:sz w:val="23"/>
                <w:szCs w:val="23"/>
                <w:lang w:val="en"/>
              </w:rPr>
            </w:pPr>
          </w:p>
        </w:tc>
      </w:tr>
      <w:tr w:rsidR="00086281" w14:paraId="74F6383E" w14:textId="77777777" w:rsidTr="00086281">
        <w:tc>
          <w:tcPr>
            <w:tcW w:w="5670" w:type="dxa"/>
            <w:tcBorders>
              <w:left w:val="nil"/>
              <w:bottom w:val="nil"/>
              <w:right w:val="nil"/>
            </w:tcBorders>
          </w:tcPr>
          <w:p w14:paraId="42D359E8"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5301089E"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12CF66B" w14:textId="40D8AA10" w:rsidR="00086281" w:rsidRDefault="00086281" w:rsidP="001408C9">
            <w:pPr>
              <w:jc w:val="both"/>
              <w:rPr>
                <w:rFonts w:asciiTheme="minorHAnsi" w:hAnsiTheme="minorHAnsi" w:cs="Calibri"/>
                <w:bCs/>
                <w:sz w:val="23"/>
                <w:szCs w:val="23"/>
                <w:lang w:val="en"/>
              </w:rPr>
            </w:pPr>
          </w:p>
        </w:tc>
      </w:tr>
      <w:tr w:rsidR="00086281" w14:paraId="346FB67B" w14:textId="77777777" w:rsidTr="00301E7D">
        <w:tc>
          <w:tcPr>
            <w:tcW w:w="5670" w:type="dxa"/>
            <w:tcBorders>
              <w:top w:val="nil"/>
              <w:left w:val="nil"/>
              <w:bottom w:val="single" w:sz="4" w:space="0" w:color="auto"/>
              <w:right w:val="nil"/>
            </w:tcBorders>
          </w:tcPr>
          <w:p w14:paraId="24D88668" w14:textId="5CF0BF53" w:rsidR="00086281" w:rsidRDefault="00086281" w:rsidP="001408C9">
            <w:pPr>
              <w:jc w:val="both"/>
              <w:rPr>
                <w:rFonts w:asciiTheme="minorHAnsi" w:hAnsiTheme="minorHAnsi" w:cs="Calibri"/>
                <w:bCs/>
                <w:sz w:val="23"/>
                <w:szCs w:val="23"/>
                <w:lang w:val="en"/>
              </w:rPr>
            </w:pPr>
          </w:p>
          <w:p w14:paraId="1AE8AB0C" w14:textId="77777777" w:rsidR="00086281" w:rsidRDefault="00086281" w:rsidP="001408C9">
            <w:pPr>
              <w:jc w:val="both"/>
              <w:rPr>
                <w:rFonts w:asciiTheme="minorHAnsi" w:hAnsiTheme="minorHAnsi" w:cs="Calibri"/>
                <w:bCs/>
                <w:sz w:val="23"/>
                <w:szCs w:val="23"/>
                <w:lang w:val="en"/>
              </w:rPr>
            </w:pPr>
          </w:p>
          <w:p w14:paraId="00282521"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E049BD3"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6AE0281C" w14:textId="69B4894F" w:rsidR="00086281" w:rsidRDefault="00086281" w:rsidP="001408C9">
            <w:pPr>
              <w:jc w:val="both"/>
              <w:rPr>
                <w:rFonts w:asciiTheme="minorHAnsi" w:hAnsiTheme="minorHAnsi" w:cs="Calibri"/>
                <w:bCs/>
                <w:sz w:val="23"/>
                <w:szCs w:val="23"/>
                <w:lang w:val="en"/>
              </w:rPr>
            </w:pPr>
          </w:p>
        </w:tc>
      </w:tr>
      <w:tr w:rsidR="00086281" w14:paraId="2E39767F" w14:textId="77777777" w:rsidTr="00301E7D">
        <w:tc>
          <w:tcPr>
            <w:tcW w:w="5670" w:type="dxa"/>
            <w:tcBorders>
              <w:left w:val="nil"/>
              <w:bottom w:val="nil"/>
              <w:right w:val="nil"/>
            </w:tcBorders>
          </w:tcPr>
          <w:p w14:paraId="3CB84D59"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57C1FCF" w14:textId="77777777" w:rsidR="00086281" w:rsidRDefault="00086281" w:rsidP="001408C9">
            <w:pPr>
              <w:jc w:val="both"/>
              <w:rPr>
                <w:rFonts w:asciiTheme="minorHAnsi" w:hAnsiTheme="minorHAnsi" w:cs="Calibri"/>
                <w:bCs/>
                <w:sz w:val="18"/>
                <w:szCs w:val="18"/>
                <w:lang w:val="en"/>
              </w:rPr>
            </w:pPr>
          </w:p>
          <w:p w14:paraId="05DCFED3" w14:textId="77777777" w:rsidR="00086281" w:rsidRDefault="00086281" w:rsidP="001408C9">
            <w:pPr>
              <w:jc w:val="both"/>
              <w:rPr>
                <w:rFonts w:asciiTheme="minorHAnsi" w:hAnsiTheme="minorHAnsi" w:cs="Calibri"/>
                <w:bCs/>
                <w:sz w:val="18"/>
                <w:szCs w:val="18"/>
                <w:lang w:val="en"/>
              </w:rPr>
            </w:pPr>
          </w:p>
          <w:p w14:paraId="2894E296" w14:textId="77777777" w:rsidR="00086281" w:rsidRDefault="00086281" w:rsidP="001408C9">
            <w:pPr>
              <w:jc w:val="both"/>
              <w:rPr>
                <w:rFonts w:asciiTheme="minorHAnsi" w:hAnsiTheme="minorHAnsi" w:cs="Calibri"/>
                <w:bCs/>
                <w:sz w:val="18"/>
                <w:szCs w:val="18"/>
                <w:lang w:val="en"/>
              </w:rPr>
            </w:pPr>
          </w:p>
          <w:p w14:paraId="0A28A817" w14:textId="7A479E68" w:rsidR="00086281" w:rsidRPr="00AC2E24"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49F165A" w14:textId="77777777" w:rsidR="00086281" w:rsidRPr="00BB7866" w:rsidRDefault="00086281" w:rsidP="001408C9">
            <w:pPr>
              <w:jc w:val="both"/>
              <w:rPr>
                <w:rFonts w:asciiTheme="minorHAnsi" w:hAnsiTheme="minorHAnsi" w:cs="Calibri"/>
                <w:bCs/>
                <w:sz w:val="18"/>
                <w:szCs w:val="18"/>
                <w:lang w:val="en"/>
              </w:rPr>
            </w:pPr>
          </w:p>
        </w:tc>
        <w:tc>
          <w:tcPr>
            <w:tcW w:w="3407" w:type="dxa"/>
            <w:tcBorders>
              <w:left w:val="nil"/>
              <w:bottom w:val="nil"/>
              <w:right w:val="nil"/>
            </w:tcBorders>
          </w:tcPr>
          <w:p w14:paraId="54C5401D" w14:textId="21DADEB9"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r w:rsidR="00086281" w14:paraId="62CD9471" w14:textId="77777777" w:rsidTr="00301E7D">
        <w:tc>
          <w:tcPr>
            <w:tcW w:w="10065" w:type="dxa"/>
            <w:gridSpan w:val="3"/>
            <w:tcBorders>
              <w:top w:val="nil"/>
              <w:left w:val="nil"/>
              <w:bottom w:val="nil"/>
              <w:right w:val="nil"/>
            </w:tcBorders>
          </w:tcPr>
          <w:p w14:paraId="6D83B76E" w14:textId="4586B717" w:rsidR="00086281" w:rsidRDefault="00086281" w:rsidP="001408C9">
            <w:pPr>
              <w:jc w:val="both"/>
              <w:rPr>
                <w:rFonts w:asciiTheme="minorHAnsi" w:hAnsiTheme="minorHAnsi" w:cs="Calibri"/>
                <w:bCs/>
                <w:sz w:val="23"/>
                <w:szCs w:val="23"/>
                <w:lang w:val="en"/>
              </w:rPr>
            </w:pPr>
            <w:r w:rsidRPr="00637B9C">
              <w:rPr>
                <w:rFonts w:asciiTheme="minorHAnsi" w:hAnsiTheme="minorHAnsi" w:cs="Calibri"/>
                <w:bCs/>
                <w:sz w:val="23"/>
                <w:szCs w:val="23"/>
                <w:lang w:val="en"/>
              </w:rPr>
              <w:t>I, the undersigned, have fully explained this informed consent to the</w:t>
            </w:r>
            <w:r>
              <w:rPr>
                <w:rFonts w:asciiTheme="minorHAnsi" w:hAnsiTheme="minorHAnsi" w:cs="Calibri"/>
                <w:bCs/>
                <w:sz w:val="23"/>
                <w:szCs w:val="23"/>
                <w:lang w:val="en"/>
              </w:rPr>
              <w:t xml:space="preserve"> </w:t>
            </w:r>
            <w:r w:rsidRPr="00637B9C">
              <w:rPr>
                <w:rFonts w:asciiTheme="minorHAnsi" w:hAnsiTheme="minorHAnsi" w:cs="Calibri"/>
                <w:bCs/>
                <w:sz w:val="23"/>
                <w:szCs w:val="23"/>
                <w:lang w:val="en"/>
              </w:rPr>
              <w:t>afore</w:t>
            </w:r>
            <w:r>
              <w:rPr>
                <w:rFonts w:asciiTheme="minorHAnsi" w:hAnsiTheme="minorHAnsi" w:cs="Calibri"/>
                <w:bCs/>
                <w:sz w:val="23"/>
                <w:szCs w:val="23"/>
                <w:lang w:val="en"/>
              </w:rPr>
              <w:t xml:space="preserve"> </w:t>
            </w:r>
            <w:r w:rsidRPr="00637B9C">
              <w:rPr>
                <w:rFonts w:asciiTheme="minorHAnsi" w:hAnsiTheme="minorHAnsi" w:cs="Calibri"/>
                <w:bCs/>
                <w:sz w:val="23"/>
                <w:szCs w:val="23"/>
                <w:lang w:val="en"/>
              </w:rPr>
              <w:t>mentioned patient and/or his/her legally authorized representative.</w:t>
            </w:r>
          </w:p>
          <w:p w14:paraId="7120FA3C" w14:textId="77777777" w:rsidR="00086281" w:rsidRDefault="00086281" w:rsidP="001408C9">
            <w:pPr>
              <w:jc w:val="both"/>
              <w:rPr>
                <w:rFonts w:asciiTheme="minorHAnsi" w:hAnsiTheme="minorHAnsi" w:cs="Calibri"/>
                <w:bCs/>
                <w:sz w:val="23"/>
                <w:szCs w:val="23"/>
                <w:lang w:val="en"/>
              </w:rPr>
            </w:pPr>
          </w:p>
          <w:p w14:paraId="192CB2A1" w14:textId="77777777" w:rsidR="00086281" w:rsidRDefault="00086281" w:rsidP="001408C9">
            <w:pPr>
              <w:jc w:val="both"/>
              <w:rPr>
                <w:rFonts w:asciiTheme="minorHAnsi" w:hAnsiTheme="minorHAnsi" w:cs="Calibri"/>
                <w:bCs/>
                <w:sz w:val="23"/>
                <w:szCs w:val="23"/>
                <w:lang w:val="en"/>
              </w:rPr>
            </w:pPr>
          </w:p>
        </w:tc>
      </w:tr>
      <w:tr w:rsidR="00086281" w14:paraId="129CA642" w14:textId="77777777" w:rsidTr="00301E7D">
        <w:tc>
          <w:tcPr>
            <w:tcW w:w="5670" w:type="dxa"/>
            <w:tcBorders>
              <w:top w:val="nil"/>
              <w:left w:val="nil"/>
              <w:bottom w:val="single" w:sz="4" w:space="0" w:color="auto"/>
              <w:right w:val="nil"/>
            </w:tcBorders>
          </w:tcPr>
          <w:p w14:paraId="73C00C8B" w14:textId="77777777" w:rsidR="00086281" w:rsidRDefault="00086281" w:rsidP="001408C9">
            <w:pPr>
              <w:jc w:val="both"/>
              <w:rPr>
                <w:rFonts w:asciiTheme="minorHAnsi" w:hAnsiTheme="minorHAnsi" w:cs="Calibri"/>
                <w:bCs/>
                <w:sz w:val="23"/>
                <w:szCs w:val="23"/>
                <w:lang w:val="en"/>
              </w:rPr>
            </w:pPr>
          </w:p>
          <w:p w14:paraId="03C4979C" w14:textId="3E7D9B6A"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20E031A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27F8E602" w14:textId="4FB9AAF4" w:rsidR="00086281" w:rsidRDefault="00086281" w:rsidP="001408C9">
            <w:pPr>
              <w:jc w:val="both"/>
              <w:rPr>
                <w:rFonts w:asciiTheme="minorHAnsi" w:hAnsiTheme="minorHAnsi" w:cs="Calibri"/>
                <w:bCs/>
                <w:sz w:val="23"/>
                <w:szCs w:val="23"/>
                <w:lang w:val="en"/>
              </w:rPr>
            </w:pPr>
          </w:p>
        </w:tc>
      </w:tr>
      <w:tr w:rsidR="00086281" w14:paraId="5F8960AC" w14:textId="77777777" w:rsidTr="00301E7D">
        <w:tc>
          <w:tcPr>
            <w:tcW w:w="5670" w:type="dxa"/>
            <w:tcBorders>
              <w:left w:val="nil"/>
              <w:bottom w:val="nil"/>
              <w:right w:val="nil"/>
            </w:tcBorders>
          </w:tcPr>
          <w:p w14:paraId="1EA2E90D"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person who led the discussion on informed consent (block letters)</w:t>
            </w:r>
          </w:p>
          <w:p w14:paraId="6AD35E9A"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766DD2E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9E133B4" w14:textId="53DD936E" w:rsidR="00086281" w:rsidRDefault="00086281" w:rsidP="001408C9">
            <w:pPr>
              <w:jc w:val="both"/>
              <w:rPr>
                <w:rFonts w:asciiTheme="minorHAnsi" w:hAnsiTheme="minorHAnsi" w:cs="Calibri"/>
                <w:bCs/>
                <w:sz w:val="23"/>
                <w:szCs w:val="23"/>
                <w:lang w:val="en"/>
              </w:rPr>
            </w:pPr>
          </w:p>
        </w:tc>
      </w:tr>
      <w:tr w:rsidR="00086281" w14:paraId="09AD0F9A" w14:textId="77777777" w:rsidTr="00301E7D">
        <w:tc>
          <w:tcPr>
            <w:tcW w:w="5670" w:type="dxa"/>
            <w:tcBorders>
              <w:top w:val="nil"/>
              <w:left w:val="nil"/>
              <w:bottom w:val="single" w:sz="4" w:space="0" w:color="auto"/>
              <w:right w:val="nil"/>
            </w:tcBorders>
          </w:tcPr>
          <w:p w14:paraId="344E8FFC" w14:textId="77777777" w:rsidR="00086281" w:rsidRDefault="00086281" w:rsidP="001408C9">
            <w:pPr>
              <w:jc w:val="both"/>
              <w:rPr>
                <w:rFonts w:asciiTheme="minorHAnsi" w:hAnsiTheme="minorHAnsi" w:cs="Calibri"/>
                <w:bCs/>
                <w:sz w:val="23"/>
                <w:szCs w:val="23"/>
                <w:lang w:val="en"/>
              </w:rPr>
            </w:pPr>
          </w:p>
          <w:p w14:paraId="3E74532A" w14:textId="77777777" w:rsidR="00086281" w:rsidRDefault="00086281" w:rsidP="001408C9">
            <w:pPr>
              <w:jc w:val="both"/>
              <w:rPr>
                <w:rFonts w:asciiTheme="minorHAnsi" w:hAnsiTheme="minorHAnsi" w:cs="Calibri"/>
                <w:bCs/>
                <w:sz w:val="23"/>
                <w:szCs w:val="23"/>
                <w:lang w:val="en"/>
              </w:rPr>
            </w:pPr>
          </w:p>
          <w:p w14:paraId="44F686CC" w14:textId="248286A6" w:rsidR="00301E7D" w:rsidRDefault="00301E7D"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77828A7" w14:textId="77777777" w:rsidR="00086281" w:rsidRDefault="00086281"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409E0831" w14:textId="6E40CFFE" w:rsidR="00086281" w:rsidRDefault="00086281" w:rsidP="001408C9">
            <w:pPr>
              <w:jc w:val="both"/>
              <w:rPr>
                <w:rFonts w:asciiTheme="minorHAnsi" w:hAnsiTheme="minorHAnsi" w:cs="Calibri"/>
                <w:bCs/>
                <w:sz w:val="23"/>
                <w:szCs w:val="23"/>
                <w:lang w:val="en"/>
              </w:rPr>
            </w:pPr>
          </w:p>
        </w:tc>
      </w:tr>
      <w:tr w:rsidR="00086281" w14:paraId="5BD86029" w14:textId="77777777" w:rsidTr="00301E7D">
        <w:tc>
          <w:tcPr>
            <w:tcW w:w="5670" w:type="dxa"/>
            <w:tcBorders>
              <w:left w:val="nil"/>
              <w:bottom w:val="nil"/>
              <w:right w:val="nil"/>
            </w:tcBorders>
          </w:tcPr>
          <w:p w14:paraId="4F3C4B94"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person who led the discussion on informed consent</w:t>
            </w:r>
          </w:p>
          <w:p w14:paraId="572C554A" w14:textId="77777777" w:rsidR="00086281" w:rsidRPr="00301E7D" w:rsidRDefault="00086281" w:rsidP="001408C9">
            <w:pPr>
              <w:jc w:val="both"/>
              <w:rPr>
                <w:rFonts w:asciiTheme="minorHAnsi" w:hAnsiTheme="minorHAnsi" w:cs="Calibri"/>
                <w:bCs/>
                <w:sz w:val="20"/>
                <w:szCs w:val="20"/>
                <w:lang w:val="en"/>
              </w:rPr>
            </w:pPr>
          </w:p>
          <w:p w14:paraId="1A467E25" w14:textId="77777777" w:rsidR="00086281" w:rsidRDefault="00086281" w:rsidP="001408C9">
            <w:pPr>
              <w:jc w:val="both"/>
              <w:rPr>
                <w:rFonts w:asciiTheme="minorHAnsi" w:hAnsiTheme="minorHAnsi" w:cs="Calibri"/>
                <w:bCs/>
                <w:sz w:val="23"/>
                <w:szCs w:val="23"/>
                <w:lang w:val="en"/>
              </w:rPr>
            </w:pPr>
          </w:p>
          <w:p w14:paraId="1D621C5F" w14:textId="77777777" w:rsidR="00086281" w:rsidRDefault="00086281"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0A364AD" w14:textId="77777777" w:rsidR="00086281" w:rsidRPr="00BB7866" w:rsidRDefault="00086281" w:rsidP="001408C9">
            <w:pPr>
              <w:jc w:val="both"/>
              <w:rPr>
                <w:rFonts w:asciiTheme="minorHAnsi" w:hAnsiTheme="minorHAnsi" w:cs="Calibri"/>
                <w:bCs/>
                <w:sz w:val="18"/>
                <w:szCs w:val="18"/>
                <w:lang w:val="en"/>
              </w:rPr>
            </w:pPr>
          </w:p>
        </w:tc>
        <w:tc>
          <w:tcPr>
            <w:tcW w:w="3407" w:type="dxa"/>
            <w:tcBorders>
              <w:left w:val="nil"/>
              <w:bottom w:val="nil"/>
              <w:right w:val="nil"/>
            </w:tcBorders>
          </w:tcPr>
          <w:p w14:paraId="57E73490" w14:textId="67BC5F5D"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r w:rsidR="00086281" w14:paraId="1478E448" w14:textId="77777777" w:rsidTr="00301E7D">
        <w:tc>
          <w:tcPr>
            <w:tcW w:w="5670" w:type="dxa"/>
            <w:tcBorders>
              <w:top w:val="nil"/>
              <w:left w:val="nil"/>
              <w:bottom w:val="nil"/>
              <w:right w:val="nil"/>
            </w:tcBorders>
          </w:tcPr>
          <w:p w14:paraId="16EDFBA9"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37489D67"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42DC320D" w14:textId="575A1E48" w:rsidR="00086281" w:rsidRPr="00BB7866" w:rsidRDefault="00086281" w:rsidP="001408C9">
            <w:pPr>
              <w:jc w:val="both"/>
              <w:rPr>
                <w:rFonts w:asciiTheme="minorHAnsi" w:hAnsiTheme="minorHAnsi" w:cs="Calibri"/>
                <w:bCs/>
                <w:sz w:val="18"/>
                <w:szCs w:val="18"/>
                <w:lang w:val="en"/>
              </w:rPr>
            </w:pPr>
          </w:p>
        </w:tc>
      </w:tr>
      <w:tr w:rsidR="00301E7D" w14:paraId="111E1B04" w14:textId="77777777" w:rsidTr="00301E7D">
        <w:tc>
          <w:tcPr>
            <w:tcW w:w="5670" w:type="dxa"/>
            <w:tcBorders>
              <w:top w:val="nil"/>
              <w:left w:val="nil"/>
              <w:bottom w:val="single" w:sz="4" w:space="0" w:color="auto"/>
              <w:right w:val="nil"/>
            </w:tcBorders>
          </w:tcPr>
          <w:p w14:paraId="7CDA6389"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D284AC5"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6129869D" w14:textId="77CB4BCF" w:rsidR="00086281" w:rsidRPr="00BB7866" w:rsidRDefault="00086281" w:rsidP="001408C9">
            <w:pPr>
              <w:jc w:val="both"/>
              <w:rPr>
                <w:rFonts w:asciiTheme="minorHAnsi" w:hAnsiTheme="minorHAnsi" w:cs="Calibri"/>
                <w:bCs/>
                <w:sz w:val="18"/>
                <w:szCs w:val="18"/>
                <w:lang w:val="en"/>
              </w:rPr>
            </w:pPr>
          </w:p>
        </w:tc>
      </w:tr>
      <w:tr w:rsidR="00086281" w14:paraId="1612913A" w14:textId="77777777" w:rsidTr="00301E7D">
        <w:tc>
          <w:tcPr>
            <w:tcW w:w="5670" w:type="dxa"/>
            <w:tcBorders>
              <w:left w:val="nil"/>
              <w:bottom w:val="nil"/>
              <w:right w:val="nil"/>
            </w:tcBorders>
          </w:tcPr>
          <w:p w14:paraId="4AFF2419" w14:textId="530ACC84"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 xml:space="preserve">Name and surname of the witness (block </w:t>
            </w:r>
            <w:proofErr w:type="gramStart"/>
            <w:r w:rsidRPr="00301E7D">
              <w:rPr>
                <w:rFonts w:asciiTheme="minorHAnsi" w:hAnsiTheme="minorHAnsi" w:cs="Calibri"/>
                <w:bCs/>
                <w:sz w:val="20"/>
                <w:szCs w:val="20"/>
                <w:lang w:val="en"/>
              </w:rPr>
              <w:t>letters)</w:t>
            </w:r>
            <w:r w:rsidR="00301E7D">
              <w:rPr>
                <w:rFonts w:asciiTheme="minorHAnsi" w:hAnsiTheme="minorHAnsi" w:cs="Calibri"/>
                <w:bCs/>
                <w:sz w:val="20"/>
                <w:szCs w:val="20"/>
                <w:lang w:val="en"/>
              </w:rPr>
              <w:t>*</w:t>
            </w:r>
            <w:proofErr w:type="gramEnd"/>
          </w:p>
          <w:p w14:paraId="39189D09" w14:textId="77777777" w:rsidR="00086281" w:rsidRDefault="00086281" w:rsidP="001408C9">
            <w:pPr>
              <w:jc w:val="both"/>
              <w:rPr>
                <w:rFonts w:asciiTheme="minorHAnsi" w:hAnsiTheme="minorHAnsi" w:cs="Calibri"/>
                <w:bCs/>
                <w:sz w:val="18"/>
                <w:szCs w:val="18"/>
                <w:lang w:val="en"/>
              </w:rPr>
            </w:pPr>
          </w:p>
          <w:p w14:paraId="004D46D4" w14:textId="77777777" w:rsidR="00086281" w:rsidRPr="00637B9C" w:rsidRDefault="00086281"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E2C7573"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2FA2DD5A" w14:textId="1DC94A19" w:rsidR="00086281" w:rsidRPr="00BB7866" w:rsidRDefault="00086281" w:rsidP="001408C9">
            <w:pPr>
              <w:jc w:val="both"/>
              <w:rPr>
                <w:rFonts w:asciiTheme="minorHAnsi" w:hAnsiTheme="minorHAnsi" w:cs="Calibri"/>
                <w:bCs/>
                <w:sz w:val="18"/>
                <w:szCs w:val="18"/>
                <w:lang w:val="en"/>
              </w:rPr>
            </w:pPr>
          </w:p>
        </w:tc>
      </w:tr>
      <w:tr w:rsidR="00301E7D" w14:paraId="79F7F58D" w14:textId="77777777" w:rsidTr="00301E7D">
        <w:tc>
          <w:tcPr>
            <w:tcW w:w="5670" w:type="dxa"/>
            <w:tcBorders>
              <w:top w:val="nil"/>
              <w:left w:val="nil"/>
              <w:bottom w:val="single" w:sz="4" w:space="0" w:color="auto"/>
              <w:right w:val="nil"/>
            </w:tcBorders>
          </w:tcPr>
          <w:p w14:paraId="725EEB81" w14:textId="77777777" w:rsidR="00086281" w:rsidRDefault="00086281" w:rsidP="001408C9">
            <w:pPr>
              <w:jc w:val="both"/>
              <w:rPr>
                <w:rFonts w:asciiTheme="minorHAnsi" w:hAnsiTheme="minorHAnsi" w:cs="Calibri"/>
                <w:bCs/>
                <w:sz w:val="18"/>
                <w:szCs w:val="18"/>
                <w:lang w:val="en"/>
              </w:rPr>
            </w:pPr>
          </w:p>
          <w:p w14:paraId="562ECB26" w14:textId="77777777" w:rsidR="00086281" w:rsidRDefault="00086281" w:rsidP="001408C9">
            <w:pPr>
              <w:jc w:val="both"/>
              <w:rPr>
                <w:rFonts w:asciiTheme="minorHAnsi" w:hAnsiTheme="minorHAnsi" w:cs="Calibri"/>
                <w:bCs/>
                <w:sz w:val="18"/>
                <w:szCs w:val="18"/>
                <w:lang w:val="en"/>
              </w:rPr>
            </w:pPr>
          </w:p>
          <w:p w14:paraId="615A2387" w14:textId="59DB894A" w:rsidR="00301E7D" w:rsidRPr="00637B9C" w:rsidRDefault="00301E7D"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D811A26" w14:textId="77777777" w:rsidR="00086281" w:rsidRPr="00BB7866" w:rsidRDefault="00086281"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5A11DA7E" w14:textId="1AA2AAD9" w:rsidR="00086281" w:rsidRPr="00BB7866" w:rsidRDefault="00086281" w:rsidP="001408C9">
            <w:pPr>
              <w:jc w:val="both"/>
              <w:rPr>
                <w:rFonts w:asciiTheme="minorHAnsi" w:hAnsiTheme="minorHAnsi" w:cs="Calibri"/>
                <w:bCs/>
                <w:sz w:val="18"/>
                <w:szCs w:val="18"/>
                <w:lang w:val="en"/>
              </w:rPr>
            </w:pPr>
          </w:p>
        </w:tc>
      </w:tr>
      <w:tr w:rsidR="00086281" w:rsidRPr="00301E7D" w14:paraId="7BA7BD28" w14:textId="77777777" w:rsidTr="00301E7D">
        <w:tc>
          <w:tcPr>
            <w:tcW w:w="5670" w:type="dxa"/>
            <w:tcBorders>
              <w:left w:val="nil"/>
              <w:bottom w:val="nil"/>
              <w:right w:val="nil"/>
            </w:tcBorders>
          </w:tcPr>
          <w:p w14:paraId="38942400" w14:textId="77777777"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67BC3381" w14:textId="77777777" w:rsidR="00086281" w:rsidRPr="00301E7D" w:rsidRDefault="00086281" w:rsidP="001408C9">
            <w:pPr>
              <w:jc w:val="both"/>
              <w:rPr>
                <w:rFonts w:asciiTheme="minorHAnsi" w:hAnsiTheme="minorHAnsi" w:cs="Calibri"/>
                <w:bCs/>
                <w:sz w:val="20"/>
                <w:szCs w:val="20"/>
                <w:lang w:val="en"/>
              </w:rPr>
            </w:pPr>
          </w:p>
        </w:tc>
        <w:tc>
          <w:tcPr>
            <w:tcW w:w="3407" w:type="dxa"/>
            <w:tcBorders>
              <w:left w:val="nil"/>
              <w:bottom w:val="nil"/>
              <w:right w:val="nil"/>
            </w:tcBorders>
          </w:tcPr>
          <w:p w14:paraId="2635DE8E" w14:textId="0CD52369" w:rsidR="00086281" w:rsidRPr="00301E7D" w:rsidRDefault="00086281"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D10A3FC" w14:textId="77777777" w:rsidR="002B6926" w:rsidRDefault="002B6926" w:rsidP="002B6926">
      <w:pPr>
        <w:jc w:val="both"/>
        <w:rPr>
          <w:rFonts w:asciiTheme="minorHAnsi" w:hAnsiTheme="minorHAnsi" w:cs="Calibri"/>
          <w:bCs/>
          <w:sz w:val="23"/>
          <w:szCs w:val="23"/>
          <w:lang w:val="en"/>
        </w:rPr>
      </w:pPr>
    </w:p>
    <w:p w14:paraId="34B1644D" w14:textId="72BFB9D4" w:rsidR="007F17B7" w:rsidRPr="006008A6" w:rsidRDefault="00301E7D" w:rsidP="00E54125">
      <w:pPr>
        <w:jc w:val="both"/>
        <w:rPr>
          <w:rFonts w:asciiTheme="minorHAnsi" w:hAnsiTheme="minorHAnsi" w:cs="Calibri"/>
          <w:bCs/>
          <w:sz w:val="20"/>
          <w:szCs w:val="20"/>
          <w:lang w:val="en-US"/>
        </w:rPr>
      </w:pPr>
      <w:r>
        <w:rPr>
          <w:rFonts w:asciiTheme="minorHAnsi" w:hAnsiTheme="minorHAnsi" w:cs="Calibri"/>
          <w:bCs/>
          <w:sz w:val="20"/>
          <w:szCs w:val="20"/>
          <w:lang w:val="en"/>
        </w:rPr>
        <w:t>*</w:t>
      </w:r>
      <w:r w:rsidR="002B6926" w:rsidRPr="00301E7D">
        <w:rPr>
          <w:rFonts w:asciiTheme="minorHAnsi" w:hAnsiTheme="minorHAnsi" w:cs="Calibri"/>
          <w:bCs/>
          <w:sz w:val="20"/>
          <w:szCs w:val="20"/>
          <w:lang w:val="en"/>
        </w:rPr>
        <w:t>If the Principal investigator or the Ethics Committee believes it necessary to sign a witness (in accordance with the ICH guidelines and good clinical practice [E6], 4.8.9).</w:t>
      </w:r>
    </w:p>
    <w:p w14:paraId="427EB9DD" w14:textId="0B5B2804" w:rsidR="00B213A8" w:rsidRDefault="00B213A8" w:rsidP="00B213A8">
      <w:pPr>
        <w:jc w:val="center"/>
        <w:rPr>
          <w:rFonts w:asciiTheme="minorHAnsi" w:hAnsiTheme="minorHAnsi"/>
          <w:b/>
          <w:sz w:val="28"/>
          <w:szCs w:val="28"/>
          <w:lang w:val="en"/>
        </w:rPr>
      </w:pPr>
      <w:r>
        <w:rPr>
          <w:rFonts w:asciiTheme="minorHAnsi" w:hAnsiTheme="minorHAnsi"/>
          <w:b/>
          <w:sz w:val="28"/>
          <w:szCs w:val="28"/>
          <w:lang w:val="en"/>
        </w:rPr>
        <w:lastRenderedPageBreak/>
        <w:t>Signature - General Practitioner information</w:t>
      </w:r>
    </w:p>
    <w:p w14:paraId="4B9FBD7C" w14:textId="77777777" w:rsidR="00E54125" w:rsidRDefault="00E54125" w:rsidP="00B213A8">
      <w:pPr>
        <w:jc w:val="center"/>
        <w:rPr>
          <w:rFonts w:asciiTheme="minorHAnsi" w:hAnsiTheme="minorHAnsi"/>
          <w:bCs/>
          <w:sz w:val="22"/>
          <w:lang w:val="en"/>
        </w:rPr>
      </w:pPr>
    </w:p>
    <w:p w14:paraId="51C8E973" w14:textId="3AF2586C" w:rsidR="00951020" w:rsidRDefault="00951020" w:rsidP="00951020">
      <w:pPr>
        <w:spacing w:line="276" w:lineRule="auto"/>
        <w:jc w:val="both"/>
        <w:rPr>
          <w:rFonts w:asciiTheme="minorHAnsi" w:hAnsiTheme="minorHAnsi" w:cs="Calibri"/>
          <w:sz w:val="23"/>
          <w:szCs w:val="23"/>
        </w:rPr>
      </w:pPr>
      <w:r w:rsidRPr="001C3CDD">
        <w:rPr>
          <w:rFonts w:asciiTheme="minorHAnsi" w:hAnsiTheme="minorHAnsi" w:cs="Calibri"/>
          <w:sz w:val="23"/>
          <w:szCs w:val="23"/>
        </w:rPr>
        <w:t xml:space="preserve">Your own </w:t>
      </w:r>
      <w:r w:rsidRPr="00E34441">
        <w:rPr>
          <w:rFonts w:asciiTheme="minorHAnsi" w:hAnsiTheme="minorHAnsi" w:cs="Calibri"/>
          <w:sz w:val="23"/>
          <w:szCs w:val="23"/>
        </w:rPr>
        <w:t xml:space="preserve">General Practitioner </w:t>
      </w:r>
      <w:r>
        <w:rPr>
          <w:rFonts w:asciiTheme="minorHAnsi" w:hAnsiTheme="minorHAnsi" w:cs="Calibri"/>
          <w:sz w:val="23"/>
          <w:szCs w:val="23"/>
        </w:rPr>
        <w:t>(</w:t>
      </w:r>
      <w:r w:rsidRPr="001C3CDD">
        <w:rPr>
          <w:rFonts w:asciiTheme="minorHAnsi" w:hAnsiTheme="minorHAnsi" w:cs="Calibri"/>
          <w:sz w:val="23"/>
          <w:szCs w:val="23"/>
        </w:rPr>
        <w:t>GP</w:t>
      </w:r>
      <w:r>
        <w:rPr>
          <w:rFonts w:asciiTheme="minorHAnsi" w:hAnsiTheme="minorHAnsi" w:cs="Calibri"/>
          <w:sz w:val="23"/>
          <w:szCs w:val="23"/>
        </w:rPr>
        <w:t>)</w:t>
      </w:r>
      <w:r w:rsidRPr="001C3CDD">
        <w:rPr>
          <w:rFonts w:asciiTheme="minorHAnsi" w:hAnsiTheme="minorHAnsi" w:cs="Calibri"/>
          <w:sz w:val="23"/>
          <w:szCs w:val="23"/>
        </w:rPr>
        <w:t xml:space="preserve"> may be informed about your participation in the study. This is customary and is in the interest of your safety. Hence, your GP may inform us of any new medical information relevant to your </w:t>
      </w:r>
      <w:r>
        <w:rPr>
          <w:rFonts w:asciiTheme="minorHAnsi" w:hAnsiTheme="minorHAnsi" w:cs="Calibri"/>
          <w:sz w:val="23"/>
          <w:szCs w:val="23"/>
        </w:rPr>
        <w:t>hip</w:t>
      </w:r>
      <w:r w:rsidRPr="001C3CDD">
        <w:rPr>
          <w:rFonts w:asciiTheme="minorHAnsi" w:hAnsiTheme="minorHAnsi" w:cs="Calibri"/>
          <w:sz w:val="23"/>
          <w:szCs w:val="23"/>
        </w:rPr>
        <w:t xml:space="preserve"> prosthesis (i.e. </w:t>
      </w:r>
      <w:r w:rsidR="006026A5" w:rsidRPr="001C3CDD">
        <w:rPr>
          <w:rFonts w:asciiTheme="minorHAnsi" w:hAnsiTheme="minorHAnsi" w:cs="Calibri"/>
          <w:sz w:val="23"/>
          <w:szCs w:val="23"/>
        </w:rPr>
        <w:t>in comfort</w:t>
      </w:r>
      <w:r w:rsidRPr="001C3CDD">
        <w:rPr>
          <w:rFonts w:asciiTheme="minorHAnsi" w:hAnsiTheme="minorHAnsi" w:cs="Calibri"/>
          <w:sz w:val="23"/>
          <w:szCs w:val="23"/>
        </w:rPr>
        <w:t>, adverse event). We may also inform him of any relevant unresolved event at the time you complete the study. You may select if you wish or not the GP to be informed on your participation in the study</w:t>
      </w:r>
      <w:r>
        <w:rPr>
          <w:rFonts w:asciiTheme="minorHAnsi" w:hAnsiTheme="minorHAnsi" w:cs="Calibri"/>
          <w:sz w:val="23"/>
          <w:szCs w:val="23"/>
        </w:rPr>
        <w:t xml:space="preserve">. </w:t>
      </w:r>
      <w:r w:rsidRPr="00E34441">
        <w:rPr>
          <w:rFonts w:asciiTheme="minorHAnsi" w:hAnsiTheme="minorHAnsi" w:cs="Calibri"/>
          <w:sz w:val="23"/>
          <w:szCs w:val="23"/>
        </w:rPr>
        <w:t>This correspondence will help to propose you a closer follow-up. You may select if you wish or not the GP to be informed on your participation in the study:</w:t>
      </w:r>
    </w:p>
    <w:p w14:paraId="23B0C748" w14:textId="77777777" w:rsidR="00951020" w:rsidRDefault="00951020" w:rsidP="00951020">
      <w:pPr>
        <w:spacing w:line="276" w:lineRule="auto"/>
        <w:jc w:val="both"/>
        <w:rPr>
          <w:rFonts w:asciiTheme="minorHAnsi" w:hAnsiTheme="minorHAnsi" w:cs="Calibri"/>
          <w:sz w:val="23"/>
          <w:szCs w:val="23"/>
        </w:rPr>
      </w:pPr>
    </w:p>
    <w:p w14:paraId="4FD9DB37" w14:textId="41C5AA52" w:rsidR="00951020" w:rsidRDefault="00951020" w:rsidP="00951020">
      <w:pPr>
        <w:spacing w:line="276" w:lineRule="auto"/>
        <w:jc w:val="center"/>
        <w:rPr>
          <w:rFonts w:asciiTheme="minorHAnsi" w:hAnsiTheme="minorHAnsi" w:cstheme="minorHAnsi"/>
          <w:sz w:val="23"/>
          <w:szCs w:val="23"/>
        </w:rPr>
      </w:pPr>
      <w:r w:rsidRPr="00586E43">
        <w:fldChar w:fldCharType="begin">
          <w:ffData>
            <w:name w:val="Controllo8"/>
            <w:enabled/>
            <w:calcOnExit w:val="0"/>
            <w:checkBox>
              <w:sizeAuto/>
              <w:default w:val="0"/>
            </w:checkBox>
          </w:ffData>
        </w:fldChar>
      </w:r>
      <w:r w:rsidRPr="00586E43">
        <w:instrText xml:space="preserve"> FORMCHECKBOX </w:instrText>
      </w:r>
      <w:r w:rsidR="001D78DE">
        <w:fldChar w:fldCharType="separate"/>
      </w:r>
      <w:r w:rsidRPr="00586E43">
        <w:fldChar w:fldCharType="end"/>
      </w:r>
      <w:r>
        <w:t xml:space="preserve"> </w:t>
      </w:r>
      <w:r w:rsidRPr="00E34441">
        <w:rPr>
          <w:rFonts w:asciiTheme="minorHAnsi" w:hAnsiTheme="minorHAnsi" w:cstheme="minorHAnsi"/>
          <w:sz w:val="23"/>
          <w:szCs w:val="23"/>
        </w:rPr>
        <w:t>I agreed to inform my GP</w:t>
      </w:r>
      <w:r>
        <w:t xml:space="preserve">                                   </w:t>
      </w:r>
      <w:r w:rsidRPr="00586E43">
        <w:fldChar w:fldCharType="begin">
          <w:ffData>
            <w:name w:val="Controllo8"/>
            <w:enabled/>
            <w:calcOnExit w:val="0"/>
            <w:checkBox>
              <w:sizeAuto/>
              <w:default w:val="0"/>
            </w:checkBox>
          </w:ffData>
        </w:fldChar>
      </w:r>
      <w:r w:rsidRPr="00586E43">
        <w:instrText xml:space="preserve"> FORMCHECKBOX </w:instrText>
      </w:r>
      <w:r w:rsidR="001D78DE">
        <w:fldChar w:fldCharType="separate"/>
      </w:r>
      <w:r w:rsidRPr="00586E43">
        <w:fldChar w:fldCharType="end"/>
      </w:r>
      <w:r>
        <w:t xml:space="preserve"> </w:t>
      </w:r>
      <w:r w:rsidRPr="00E34441">
        <w:rPr>
          <w:rFonts w:asciiTheme="minorHAnsi" w:hAnsiTheme="minorHAnsi" w:cstheme="minorHAnsi"/>
          <w:sz w:val="23"/>
          <w:szCs w:val="23"/>
        </w:rPr>
        <w:t>I do</w:t>
      </w:r>
      <w:r>
        <w:rPr>
          <w:rFonts w:asciiTheme="minorHAnsi" w:hAnsiTheme="minorHAnsi" w:cstheme="minorHAnsi"/>
          <w:sz w:val="23"/>
          <w:szCs w:val="23"/>
        </w:rPr>
        <w:t xml:space="preserve"> not</w:t>
      </w:r>
      <w:r w:rsidRPr="00E34441">
        <w:rPr>
          <w:rFonts w:asciiTheme="minorHAnsi" w:hAnsiTheme="minorHAnsi" w:cstheme="minorHAnsi"/>
          <w:sz w:val="23"/>
          <w:szCs w:val="23"/>
        </w:rPr>
        <w:t xml:space="preserve"> agree to inform my GP</w:t>
      </w:r>
    </w:p>
    <w:p w14:paraId="5723DF42" w14:textId="1638CE28" w:rsidR="00137C7E" w:rsidRDefault="00137C7E" w:rsidP="00951020">
      <w:pPr>
        <w:spacing w:line="276" w:lineRule="auto"/>
        <w:jc w:val="center"/>
        <w:rPr>
          <w:rFonts w:asciiTheme="minorHAnsi" w:hAnsiTheme="minorHAnsi" w:cstheme="minorHAnsi"/>
          <w:sz w:val="23"/>
          <w:szCs w:val="23"/>
        </w:rPr>
      </w:pPr>
    </w:p>
    <w:p w14:paraId="1C498C95" w14:textId="77777777" w:rsidR="00137C7E" w:rsidRDefault="00137C7E" w:rsidP="00951020">
      <w:pPr>
        <w:spacing w:line="276" w:lineRule="auto"/>
        <w:jc w:val="center"/>
      </w:pPr>
    </w:p>
    <w:p w14:paraId="73BBA073" w14:textId="77777777" w:rsidR="00951020" w:rsidRDefault="00951020" w:rsidP="00951020">
      <w:pPr>
        <w:jc w:val="both"/>
        <w:rPr>
          <w:rFonts w:asciiTheme="minorHAnsi" w:hAnsiTheme="minorHAnsi" w:cs="Calibri"/>
          <w:bCs/>
          <w:sz w:val="23"/>
          <w:szCs w:val="23"/>
          <w:lang w:val="en"/>
        </w:rPr>
      </w:pPr>
    </w:p>
    <w:p w14:paraId="0EB1BD8C" w14:textId="77777777" w:rsidR="00137C7E" w:rsidRDefault="00137C7E" w:rsidP="00137C7E">
      <w:pPr>
        <w:jc w:val="both"/>
        <w:rPr>
          <w:rFonts w:asciiTheme="minorHAnsi" w:hAnsiTheme="minorHAnsi" w:cs="Calibri"/>
          <w:bCs/>
          <w:sz w:val="23"/>
          <w:szCs w:val="23"/>
        </w:rPr>
      </w:pPr>
    </w:p>
    <w:tbl>
      <w:tblPr>
        <w:tblStyle w:val="Grigliatabella"/>
        <w:tblW w:w="10065" w:type="dxa"/>
        <w:tblLook w:val="04A0" w:firstRow="1" w:lastRow="0" w:firstColumn="1" w:lastColumn="0" w:noHBand="0" w:noVBand="1"/>
      </w:tblPr>
      <w:tblGrid>
        <w:gridCol w:w="5670"/>
        <w:gridCol w:w="988"/>
        <w:gridCol w:w="3407"/>
      </w:tblGrid>
      <w:tr w:rsidR="00137C7E" w14:paraId="64297624" w14:textId="77777777" w:rsidTr="001408C9">
        <w:tc>
          <w:tcPr>
            <w:tcW w:w="5670" w:type="dxa"/>
            <w:tcBorders>
              <w:left w:val="nil"/>
              <w:bottom w:val="nil"/>
              <w:right w:val="nil"/>
            </w:tcBorders>
          </w:tcPr>
          <w:p w14:paraId="53C15396" w14:textId="77777777" w:rsidR="00137C7E" w:rsidRPr="00086281" w:rsidRDefault="00137C7E"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3AB0966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2385EEDE" w14:textId="77777777" w:rsidR="00137C7E" w:rsidRDefault="00137C7E" w:rsidP="001408C9">
            <w:pPr>
              <w:jc w:val="both"/>
              <w:rPr>
                <w:rFonts w:asciiTheme="minorHAnsi" w:hAnsiTheme="minorHAnsi" w:cs="Calibri"/>
                <w:bCs/>
                <w:sz w:val="23"/>
                <w:szCs w:val="23"/>
                <w:lang w:val="en"/>
              </w:rPr>
            </w:pPr>
          </w:p>
        </w:tc>
      </w:tr>
      <w:tr w:rsidR="00137C7E" w14:paraId="33EB83CA" w14:textId="77777777" w:rsidTr="001408C9">
        <w:tc>
          <w:tcPr>
            <w:tcW w:w="5670" w:type="dxa"/>
            <w:tcBorders>
              <w:top w:val="nil"/>
              <w:left w:val="nil"/>
              <w:bottom w:val="single" w:sz="4" w:space="0" w:color="auto"/>
              <w:right w:val="nil"/>
            </w:tcBorders>
          </w:tcPr>
          <w:p w14:paraId="25A62576" w14:textId="77777777" w:rsidR="00137C7E" w:rsidRDefault="00137C7E" w:rsidP="001408C9">
            <w:pPr>
              <w:jc w:val="both"/>
              <w:rPr>
                <w:rFonts w:asciiTheme="minorHAnsi" w:hAnsiTheme="minorHAnsi" w:cs="Calibri"/>
                <w:bCs/>
                <w:sz w:val="23"/>
                <w:szCs w:val="23"/>
                <w:lang w:val="en"/>
              </w:rPr>
            </w:pPr>
          </w:p>
          <w:p w14:paraId="71F7E64C" w14:textId="77777777" w:rsidR="00137C7E" w:rsidRDefault="00137C7E" w:rsidP="001408C9">
            <w:pPr>
              <w:jc w:val="both"/>
              <w:rPr>
                <w:rFonts w:asciiTheme="minorHAnsi" w:hAnsiTheme="minorHAnsi" w:cs="Calibri"/>
                <w:bCs/>
                <w:sz w:val="23"/>
                <w:szCs w:val="23"/>
                <w:lang w:val="en"/>
              </w:rPr>
            </w:pPr>
          </w:p>
          <w:p w14:paraId="4E4AE7EC" w14:textId="77777777" w:rsidR="00137C7E" w:rsidRDefault="00137C7E"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2AB01B6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1173F7D" w14:textId="77777777" w:rsidR="00137C7E" w:rsidRDefault="00137C7E" w:rsidP="001408C9">
            <w:pPr>
              <w:jc w:val="both"/>
              <w:rPr>
                <w:rFonts w:asciiTheme="minorHAnsi" w:hAnsiTheme="minorHAnsi" w:cs="Calibri"/>
                <w:bCs/>
                <w:sz w:val="23"/>
                <w:szCs w:val="23"/>
                <w:lang w:val="en"/>
              </w:rPr>
            </w:pPr>
          </w:p>
        </w:tc>
      </w:tr>
      <w:tr w:rsidR="00137C7E" w14:paraId="65B7A9A4" w14:textId="77777777" w:rsidTr="001408C9">
        <w:tc>
          <w:tcPr>
            <w:tcW w:w="5670" w:type="dxa"/>
            <w:tcBorders>
              <w:left w:val="nil"/>
              <w:bottom w:val="nil"/>
              <w:right w:val="nil"/>
            </w:tcBorders>
          </w:tcPr>
          <w:p w14:paraId="6D2BAD01"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3F98EA49"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860D426" w14:textId="77777777" w:rsidR="00137C7E" w:rsidRDefault="00137C7E" w:rsidP="001408C9">
            <w:pPr>
              <w:jc w:val="both"/>
              <w:rPr>
                <w:rFonts w:asciiTheme="minorHAnsi" w:hAnsiTheme="minorHAnsi" w:cs="Calibri"/>
                <w:bCs/>
                <w:sz w:val="23"/>
                <w:szCs w:val="23"/>
                <w:lang w:val="en"/>
              </w:rPr>
            </w:pPr>
          </w:p>
        </w:tc>
      </w:tr>
      <w:tr w:rsidR="00137C7E" w14:paraId="314F94F5" w14:textId="77777777" w:rsidTr="001408C9">
        <w:tc>
          <w:tcPr>
            <w:tcW w:w="5670" w:type="dxa"/>
            <w:tcBorders>
              <w:top w:val="nil"/>
              <w:left w:val="nil"/>
              <w:bottom w:val="single" w:sz="4" w:space="0" w:color="auto"/>
              <w:right w:val="nil"/>
            </w:tcBorders>
          </w:tcPr>
          <w:p w14:paraId="51F3F1BD" w14:textId="77777777" w:rsidR="00137C7E" w:rsidRDefault="00137C7E" w:rsidP="001408C9">
            <w:pPr>
              <w:jc w:val="both"/>
              <w:rPr>
                <w:rFonts w:asciiTheme="minorHAnsi" w:hAnsiTheme="minorHAnsi" w:cs="Calibri"/>
                <w:bCs/>
                <w:sz w:val="23"/>
                <w:szCs w:val="23"/>
                <w:lang w:val="en"/>
              </w:rPr>
            </w:pPr>
          </w:p>
          <w:p w14:paraId="168DAE7D" w14:textId="77777777" w:rsidR="00137C7E" w:rsidRDefault="00137C7E" w:rsidP="001408C9">
            <w:pPr>
              <w:jc w:val="both"/>
              <w:rPr>
                <w:rFonts w:asciiTheme="minorHAnsi" w:hAnsiTheme="minorHAnsi" w:cs="Calibri"/>
                <w:bCs/>
                <w:sz w:val="23"/>
                <w:szCs w:val="23"/>
                <w:lang w:val="en"/>
              </w:rPr>
            </w:pPr>
          </w:p>
          <w:p w14:paraId="546BA82F" w14:textId="77777777" w:rsidR="00137C7E" w:rsidRDefault="00137C7E"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411FE472" w14:textId="77777777" w:rsidR="00137C7E" w:rsidRDefault="00137C7E"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7F8BCD4A" w14:textId="77777777" w:rsidR="00137C7E" w:rsidRDefault="00137C7E" w:rsidP="001408C9">
            <w:pPr>
              <w:jc w:val="both"/>
              <w:rPr>
                <w:rFonts w:asciiTheme="minorHAnsi" w:hAnsiTheme="minorHAnsi" w:cs="Calibri"/>
                <w:bCs/>
                <w:sz w:val="23"/>
                <w:szCs w:val="23"/>
                <w:lang w:val="en"/>
              </w:rPr>
            </w:pPr>
          </w:p>
        </w:tc>
      </w:tr>
      <w:tr w:rsidR="00137C7E" w14:paraId="03E34B20" w14:textId="77777777" w:rsidTr="001408C9">
        <w:tc>
          <w:tcPr>
            <w:tcW w:w="5670" w:type="dxa"/>
            <w:tcBorders>
              <w:left w:val="nil"/>
              <w:bottom w:val="nil"/>
              <w:right w:val="nil"/>
            </w:tcBorders>
          </w:tcPr>
          <w:p w14:paraId="55124542"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38F7CF0B" w14:textId="77777777" w:rsidR="00137C7E" w:rsidRDefault="00137C7E" w:rsidP="001408C9">
            <w:pPr>
              <w:jc w:val="both"/>
              <w:rPr>
                <w:rFonts w:asciiTheme="minorHAnsi" w:hAnsiTheme="minorHAnsi" w:cs="Calibri"/>
                <w:bCs/>
                <w:sz w:val="18"/>
                <w:szCs w:val="18"/>
                <w:lang w:val="en"/>
              </w:rPr>
            </w:pPr>
          </w:p>
          <w:p w14:paraId="15CE9936" w14:textId="77777777" w:rsidR="00137C7E" w:rsidRDefault="00137C7E" w:rsidP="001408C9">
            <w:pPr>
              <w:jc w:val="both"/>
              <w:rPr>
                <w:rFonts w:asciiTheme="minorHAnsi" w:hAnsiTheme="minorHAnsi" w:cs="Calibri"/>
                <w:bCs/>
                <w:sz w:val="18"/>
                <w:szCs w:val="18"/>
                <w:lang w:val="en"/>
              </w:rPr>
            </w:pPr>
          </w:p>
          <w:p w14:paraId="31D879A5" w14:textId="77777777" w:rsidR="00137C7E" w:rsidRDefault="00137C7E" w:rsidP="001408C9">
            <w:pPr>
              <w:jc w:val="both"/>
              <w:rPr>
                <w:rFonts w:asciiTheme="minorHAnsi" w:hAnsiTheme="minorHAnsi" w:cs="Calibri"/>
                <w:bCs/>
                <w:sz w:val="18"/>
                <w:szCs w:val="18"/>
                <w:lang w:val="en"/>
              </w:rPr>
            </w:pPr>
          </w:p>
          <w:p w14:paraId="58BF7E4A" w14:textId="77777777" w:rsidR="00137C7E" w:rsidRPr="00AC2E24" w:rsidRDefault="00137C7E"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55CC46F" w14:textId="77777777" w:rsidR="00137C7E" w:rsidRPr="00BB7866" w:rsidRDefault="00137C7E" w:rsidP="001408C9">
            <w:pPr>
              <w:jc w:val="both"/>
              <w:rPr>
                <w:rFonts w:asciiTheme="minorHAnsi" w:hAnsiTheme="minorHAnsi" w:cs="Calibri"/>
                <w:bCs/>
                <w:sz w:val="18"/>
                <w:szCs w:val="18"/>
                <w:lang w:val="en"/>
              </w:rPr>
            </w:pPr>
          </w:p>
        </w:tc>
        <w:tc>
          <w:tcPr>
            <w:tcW w:w="3407" w:type="dxa"/>
            <w:tcBorders>
              <w:left w:val="nil"/>
              <w:bottom w:val="nil"/>
              <w:right w:val="nil"/>
            </w:tcBorders>
          </w:tcPr>
          <w:p w14:paraId="12E8B137" w14:textId="77777777" w:rsidR="00137C7E" w:rsidRPr="00301E7D" w:rsidRDefault="00137C7E"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5C44F1F" w14:textId="7A8FCA0F" w:rsidR="00951020" w:rsidRPr="005D1D93" w:rsidRDefault="005D1D93">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79479057" w14:textId="49795337" w:rsidR="005D1D93" w:rsidRDefault="005D1D93">
      <w:pPr>
        <w:rPr>
          <w:rFonts w:asciiTheme="minorHAnsi" w:hAnsiTheme="minorHAnsi" w:cstheme="minorHAnsi"/>
          <w:sz w:val="23"/>
          <w:szCs w:val="23"/>
        </w:rPr>
      </w:pPr>
    </w:p>
    <w:p w14:paraId="4E7A3753" w14:textId="77777777" w:rsidR="005D1D93" w:rsidRPr="005D1D93" w:rsidRDefault="005D1D93">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5D1D93" w:rsidRPr="00BB7866" w14:paraId="013D488B" w14:textId="77777777" w:rsidTr="001408C9">
        <w:tc>
          <w:tcPr>
            <w:tcW w:w="5670" w:type="dxa"/>
            <w:tcBorders>
              <w:top w:val="nil"/>
              <w:left w:val="nil"/>
              <w:bottom w:val="nil"/>
              <w:right w:val="nil"/>
            </w:tcBorders>
          </w:tcPr>
          <w:p w14:paraId="50C3FB4D"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098CA1A7"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73222DA0"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0EF88988" w14:textId="77777777" w:rsidTr="001408C9">
        <w:tc>
          <w:tcPr>
            <w:tcW w:w="5670" w:type="dxa"/>
            <w:tcBorders>
              <w:top w:val="nil"/>
              <w:left w:val="nil"/>
              <w:bottom w:val="single" w:sz="4" w:space="0" w:color="auto"/>
              <w:right w:val="nil"/>
            </w:tcBorders>
          </w:tcPr>
          <w:p w14:paraId="2714A1E3"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5D934D71"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770ED46E"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7CBDFCD" w14:textId="77777777" w:rsidTr="001408C9">
        <w:tc>
          <w:tcPr>
            <w:tcW w:w="5670" w:type="dxa"/>
            <w:tcBorders>
              <w:left w:val="nil"/>
              <w:bottom w:val="nil"/>
              <w:right w:val="nil"/>
            </w:tcBorders>
          </w:tcPr>
          <w:p w14:paraId="6FC0ECC3" w14:textId="41A95CE5"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5747E42F" w14:textId="77777777" w:rsidR="005D1D93" w:rsidRDefault="005D1D93" w:rsidP="001408C9">
            <w:pPr>
              <w:jc w:val="both"/>
              <w:rPr>
                <w:rFonts w:asciiTheme="minorHAnsi" w:hAnsiTheme="minorHAnsi" w:cs="Calibri"/>
                <w:bCs/>
                <w:sz w:val="18"/>
                <w:szCs w:val="18"/>
                <w:lang w:val="en"/>
              </w:rPr>
            </w:pPr>
          </w:p>
          <w:p w14:paraId="7C09B5EA"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1B94BFDB"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3490F320"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BFDF5C4" w14:textId="77777777" w:rsidTr="001408C9">
        <w:tc>
          <w:tcPr>
            <w:tcW w:w="5670" w:type="dxa"/>
            <w:tcBorders>
              <w:top w:val="nil"/>
              <w:left w:val="nil"/>
              <w:bottom w:val="single" w:sz="4" w:space="0" w:color="auto"/>
              <w:right w:val="nil"/>
            </w:tcBorders>
          </w:tcPr>
          <w:p w14:paraId="235598C3" w14:textId="77777777" w:rsidR="005D1D93" w:rsidRDefault="005D1D93" w:rsidP="001408C9">
            <w:pPr>
              <w:jc w:val="both"/>
              <w:rPr>
                <w:rFonts w:asciiTheme="minorHAnsi" w:hAnsiTheme="minorHAnsi" w:cs="Calibri"/>
                <w:bCs/>
                <w:sz w:val="18"/>
                <w:szCs w:val="18"/>
                <w:lang w:val="en"/>
              </w:rPr>
            </w:pPr>
          </w:p>
          <w:p w14:paraId="25D229CA" w14:textId="77777777" w:rsidR="005D1D93" w:rsidRDefault="005D1D93" w:rsidP="001408C9">
            <w:pPr>
              <w:jc w:val="both"/>
              <w:rPr>
                <w:rFonts w:asciiTheme="minorHAnsi" w:hAnsiTheme="minorHAnsi" w:cs="Calibri"/>
                <w:bCs/>
                <w:sz w:val="18"/>
                <w:szCs w:val="18"/>
                <w:lang w:val="en"/>
              </w:rPr>
            </w:pPr>
          </w:p>
          <w:p w14:paraId="0A99DFA9"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4C260F7D"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6B2D17FB" w14:textId="77777777" w:rsidR="005D1D93" w:rsidRPr="00BB7866" w:rsidRDefault="005D1D93" w:rsidP="001408C9">
            <w:pPr>
              <w:jc w:val="both"/>
              <w:rPr>
                <w:rFonts w:asciiTheme="minorHAnsi" w:hAnsiTheme="minorHAnsi" w:cs="Calibri"/>
                <w:bCs/>
                <w:sz w:val="18"/>
                <w:szCs w:val="18"/>
                <w:lang w:val="en"/>
              </w:rPr>
            </w:pPr>
          </w:p>
        </w:tc>
      </w:tr>
      <w:tr w:rsidR="005D1D93" w:rsidRPr="00301E7D" w14:paraId="677E7A9B" w14:textId="77777777" w:rsidTr="001408C9">
        <w:tc>
          <w:tcPr>
            <w:tcW w:w="5670" w:type="dxa"/>
            <w:tcBorders>
              <w:left w:val="nil"/>
              <w:bottom w:val="nil"/>
              <w:right w:val="nil"/>
            </w:tcBorders>
          </w:tcPr>
          <w:p w14:paraId="18CA242A"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1DDA2F6F" w14:textId="77777777" w:rsidR="005D1D93" w:rsidRPr="00301E7D" w:rsidRDefault="005D1D93" w:rsidP="001408C9">
            <w:pPr>
              <w:jc w:val="both"/>
              <w:rPr>
                <w:rFonts w:asciiTheme="minorHAnsi" w:hAnsiTheme="minorHAnsi" w:cs="Calibri"/>
                <w:bCs/>
                <w:sz w:val="20"/>
                <w:szCs w:val="20"/>
                <w:lang w:val="en"/>
              </w:rPr>
            </w:pPr>
          </w:p>
        </w:tc>
        <w:tc>
          <w:tcPr>
            <w:tcW w:w="3407" w:type="dxa"/>
            <w:tcBorders>
              <w:left w:val="nil"/>
              <w:bottom w:val="nil"/>
              <w:right w:val="nil"/>
            </w:tcBorders>
          </w:tcPr>
          <w:p w14:paraId="565A7670"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2F4F9A48" w14:textId="1BDE81EB" w:rsidR="00E54125" w:rsidRDefault="00E54125"/>
    <w:p w14:paraId="422ACBF8" w14:textId="7EDFBA63" w:rsidR="00E54125" w:rsidRDefault="00E54125"/>
    <w:p w14:paraId="67FE6B3D" w14:textId="2664E5FE" w:rsidR="00E54125" w:rsidRDefault="00E54125"/>
    <w:p w14:paraId="07D80B28" w14:textId="0630B4C2" w:rsidR="00E54125" w:rsidRDefault="00E54125"/>
    <w:p w14:paraId="159324EF" w14:textId="48FCAFFA" w:rsidR="00E54125" w:rsidRDefault="00E54125"/>
    <w:p w14:paraId="20F7EAC8" w14:textId="61F6AFC7" w:rsidR="00E54125" w:rsidRDefault="00E54125"/>
    <w:p w14:paraId="4FC25D2D" w14:textId="6E7D7929" w:rsidR="00E54125" w:rsidRDefault="00E54125"/>
    <w:p w14:paraId="5E9E16B9" w14:textId="71DAA8B8" w:rsidR="00E54125" w:rsidRDefault="00E54125"/>
    <w:p w14:paraId="6C87A229" w14:textId="474CA952" w:rsidR="00E54125" w:rsidRDefault="00E54125"/>
    <w:p w14:paraId="77F0AECF" w14:textId="676F2E36" w:rsidR="00E54125" w:rsidRDefault="00E54125"/>
    <w:p w14:paraId="10227E0D" w14:textId="431ADF58" w:rsidR="00E54125" w:rsidRDefault="00E54125" w:rsidP="00E54125">
      <w:pPr>
        <w:pStyle w:val="Testocommento"/>
        <w:ind w:left="708"/>
        <w:jc w:val="center"/>
        <w:rPr>
          <w:rFonts w:asciiTheme="minorHAnsi" w:hAnsiTheme="minorHAnsi"/>
          <w:b/>
          <w:sz w:val="28"/>
          <w:szCs w:val="28"/>
          <w:lang w:val="en" w:eastAsia="en-US"/>
        </w:rPr>
      </w:pPr>
      <w:commentRangeStart w:id="11"/>
      <w:r>
        <w:rPr>
          <w:rFonts w:asciiTheme="minorHAnsi" w:hAnsiTheme="minorHAnsi"/>
          <w:b/>
          <w:sz w:val="28"/>
          <w:szCs w:val="28"/>
          <w:lang w:val="en" w:eastAsia="en-US"/>
        </w:rPr>
        <w:lastRenderedPageBreak/>
        <w:t>Signature</w:t>
      </w:r>
      <w:commentRangeEnd w:id="11"/>
      <w:r w:rsidR="006008A6">
        <w:rPr>
          <w:rStyle w:val="Rimandocommento"/>
        </w:rPr>
        <w:commentReference w:id="11"/>
      </w:r>
      <w:r>
        <w:rPr>
          <w:rFonts w:asciiTheme="minorHAnsi" w:hAnsiTheme="minorHAnsi"/>
          <w:b/>
          <w:sz w:val="28"/>
          <w:szCs w:val="28"/>
          <w:lang w:val="en" w:eastAsia="en-US"/>
        </w:rPr>
        <w:t xml:space="preserve"> - Secondary use of data </w:t>
      </w:r>
    </w:p>
    <w:p w14:paraId="164A6F33" w14:textId="77777777" w:rsidR="00E54125" w:rsidRDefault="00E54125" w:rsidP="00E54125">
      <w:pPr>
        <w:pStyle w:val="Testocommento"/>
        <w:ind w:left="708"/>
        <w:jc w:val="center"/>
        <w:rPr>
          <w:rFonts w:ascii="Calibri" w:eastAsia="Calibri" w:hAnsi="Calibri" w:cs="Calibri"/>
          <w:color w:val="000000"/>
          <w:sz w:val="22"/>
          <w:lang w:val="en-US" w:eastAsia="it-IT"/>
        </w:rPr>
      </w:pPr>
    </w:p>
    <w:p w14:paraId="4098AD07" w14:textId="52DAD1F6" w:rsidR="00E54125" w:rsidRDefault="00E54125" w:rsidP="00E54125">
      <w:pPr>
        <w:pStyle w:val="Testocommento"/>
        <w:spacing w:line="276" w:lineRule="auto"/>
        <w:jc w:val="both"/>
        <w:rPr>
          <w:rFonts w:ascii="Calibri" w:eastAsia="Calibri" w:hAnsi="Calibri" w:cs="Calibri"/>
          <w:color w:val="000000"/>
          <w:sz w:val="23"/>
          <w:szCs w:val="23"/>
          <w:lang w:val="en-US" w:eastAsia="it-IT"/>
        </w:rPr>
      </w:pPr>
      <w:r w:rsidRPr="00E54125">
        <w:rPr>
          <w:rFonts w:ascii="Calibri" w:eastAsia="Calibri" w:hAnsi="Calibri" w:cs="Calibri"/>
          <w:color w:val="000000"/>
          <w:sz w:val="23"/>
          <w:szCs w:val="23"/>
          <w:lang w:val="en-US" w:eastAsia="it-IT"/>
        </w:rPr>
        <w:t>LimaCorporate would like to ask for your permission to the secondary use of your information and results obtained from this study for future research to improve these medical devices, or to develop new therapies for conditions such as yours, medical conferences, and training for physicians and other medical personnel.</w:t>
      </w:r>
    </w:p>
    <w:p w14:paraId="2FB5BD3C" w14:textId="77777777" w:rsidR="00E54125" w:rsidRPr="00E54125" w:rsidRDefault="00E54125" w:rsidP="00E54125">
      <w:pPr>
        <w:pStyle w:val="Testocommento"/>
        <w:spacing w:line="276" w:lineRule="auto"/>
        <w:jc w:val="both"/>
        <w:rPr>
          <w:rFonts w:ascii="Calibri" w:eastAsia="Calibri" w:hAnsi="Calibri" w:cs="Calibri"/>
          <w:color w:val="000000"/>
          <w:sz w:val="23"/>
          <w:szCs w:val="23"/>
          <w:lang w:val="en-US" w:eastAsia="it-IT"/>
        </w:rPr>
      </w:pPr>
    </w:p>
    <w:p w14:paraId="3C32B38B" w14:textId="77777777" w:rsidR="00E54125" w:rsidRPr="000D7450" w:rsidRDefault="00E54125" w:rsidP="00E54125">
      <w:pPr>
        <w:spacing w:line="276" w:lineRule="auto"/>
        <w:ind w:left="718" w:firstLine="698"/>
        <w:rPr>
          <w:sz w:val="22"/>
          <w:szCs w:val="20"/>
          <w:lang w:val="en-US"/>
        </w:rPr>
      </w:pPr>
    </w:p>
    <w:p w14:paraId="5216C2F8" w14:textId="77777777" w:rsidR="00E54125" w:rsidRDefault="00E54125" w:rsidP="00E54125">
      <w:pPr>
        <w:pStyle w:val="Testocommento"/>
        <w:ind w:left="708"/>
        <w:rPr>
          <w:rFonts w:ascii="Calibri" w:eastAsia="Calibri" w:hAnsi="Calibri" w:cs="Calibri"/>
          <w:color w:val="000000"/>
          <w:sz w:val="22"/>
          <w:lang w:val="en-US" w:eastAsia="it-IT"/>
        </w:rPr>
      </w:pPr>
      <w:r w:rsidRPr="00586E43">
        <w:fldChar w:fldCharType="begin">
          <w:ffData>
            <w:name w:val="Controllo8"/>
            <w:enabled/>
            <w:calcOnExit w:val="0"/>
            <w:checkBox>
              <w:sizeAuto/>
              <w:default w:val="0"/>
            </w:checkBox>
          </w:ffData>
        </w:fldChar>
      </w:r>
      <w:r w:rsidRPr="00D71976">
        <w:rPr>
          <w:lang w:val="en-US"/>
        </w:rPr>
        <w:instrText xml:space="preserve"> FORMCHECKBOX </w:instrText>
      </w:r>
      <w:r w:rsidR="001D78DE">
        <w:fldChar w:fldCharType="separate"/>
      </w:r>
      <w:r w:rsidRPr="00586E43">
        <w:fldChar w:fldCharType="end"/>
      </w:r>
      <w:r w:rsidRPr="00D71976">
        <w:rPr>
          <w:lang w:val="en-US"/>
        </w:rPr>
        <w:t xml:space="preserve"> </w:t>
      </w:r>
      <w:r w:rsidRPr="000D7450">
        <w:rPr>
          <w:rFonts w:ascii="Calibri" w:eastAsia="Calibri" w:hAnsi="Calibri" w:cs="Calibri"/>
          <w:color w:val="000000"/>
          <w:sz w:val="22"/>
          <w:lang w:val="en-US" w:eastAsia="it-IT"/>
        </w:rPr>
        <w:t>I voluntary agree to the secondary use of the data collected for further research</w:t>
      </w:r>
      <w:r>
        <w:rPr>
          <w:rFonts w:ascii="Calibri" w:eastAsia="Calibri" w:hAnsi="Calibri" w:cs="Calibri"/>
          <w:color w:val="000000"/>
          <w:sz w:val="22"/>
          <w:lang w:val="en-US" w:eastAsia="it-IT"/>
        </w:rPr>
        <w:t xml:space="preserve"> as describe above</w:t>
      </w:r>
      <w:r w:rsidRPr="000D7450">
        <w:rPr>
          <w:rFonts w:ascii="Calibri" w:eastAsia="Calibri" w:hAnsi="Calibri" w:cs="Calibri"/>
          <w:color w:val="000000"/>
          <w:sz w:val="22"/>
          <w:lang w:val="en-US" w:eastAsia="it-IT"/>
        </w:rPr>
        <w:t xml:space="preserve">                         </w:t>
      </w:r>
    </w:p>
    <w:p w14:paraId="001EB8B6" w14:textId="6A296BBB" w:rsidR="00E54125" w:rsidRPr="000D7450" w:rsidRDefault="00E54125" w:rsidP="00E54125">
      <w:pPr>
        <w:pStyle w:val="Testocommento"/>
        <w:ind w:left="708"/>
        <w:rPr>
          <w:rFonts w:ascii="Calibri" w:eastAsia="Calibri" w:hAnsi="Calibri" w:cs="Calibri"/>
          <w:color w:val="000000"/>
          <w:sz w:val="22"/>
          <w:lang w:val="en-US" w:eastAsia="it-IT"/>
        </w:rPr>
      </w:pPr>
      <w:r w:rsidRPr="000D7450">
        <w:rPr>
          <w:rFonts w:ascii="Calibri" w:eastAsia="Calibri" w:hAnsi="Calibri" w:cs="Calibri"/>
          <w:color w:val="000000"/>
          <w:sz w:val="22"/>
          <w:lang w:val="en-US" w:eastAsia="it-IT"/>
        </w:rPr>
        <w:t xml:space="preserve">          </w:t>
      </w:r>
    </w:p>
    <w:p w14:paraId="35A0D018" w14:textId="77777777" w:rsidR="00E54125" w:rsidRPr="000D7450" w:rsidRDefault="00E54125" w:rsidP="00E54125">
      <w:pPr>
        <w:pStyle w:val="Testocommento"/>
        <w:ind w:left="708"/>
        <w:rPr>
          <w:rFonts w:ascii="Calibri" w:eastAsia="Calibri" w:hAnsi="Calibri" w:cs="Calibri"/>
          <w:color w:val="000000"/>
          <w:sz w:val="22"/>
          <w:lang w:val="en-US" w:eastAsia="it-IT"/>
        </w:rPr>
      </w:pPr>
    </w:p>
    <w:p w14:paraId="755C087A" w14:textId="77777777" w:rsidR="00E54125" w:rsidRPr="000D7450" w:rsidRDefault="00E54125" w:rsidP="00E54125">
      <w:pPr>
        <w:pStyle w:val="Testocommento"/>
        <w:ind w:left="708"/>
        <w:rPr>
          <w:rFonts w:ascii="Calibri" w:eastAsia="Calibri" w:hAnsi="Calibri" w:cs="Calibri"/>
          <w:color w:val="000000"/>
          <w:sz w:val="22"/>
          <w:lang w:val="en-US" w:eastAsia="it-IT"/>
        </w:rPr>
      </w:pPr>
      <w:r w:rsidRPr="000D7450">
        <w:rPr>
          <w:rFonts w:ascii="Calibri" w:eastAsia="Calibri" w:hAnsi="Calibri" w:cs="Calibri"/>
          <w:color w:val="000000"/>
          <w:sz w:val="22"/>
          <w:lang w:val="en-US" w:eastAsia="it-IT"/>
        </w:rPr>
        <w:fldChar w:fldCharType="begin">
          <w:ffData>
            <w:name w:val="Controllo8"/>
            <w:enabled/>
            <w:calcOnExit w:val="0"/>
            <w:checkBox>
              <w:sizeAuto/>
              <w:default w:val="0"/>
            </w:checkBox>
          </w:ffData>
        </w:fldChar>
      </w:r>
      <w:r w:rsidRPr="000D7450">
        <w:rPr>
          <w:rFonts w:ascii="Calibri" w:eastAsia="Calibri" w:hAnsi="Calibri" w:cs="Calibri"/>
          <w:color w:val="000000"/>
          <w:sz w:val="22"/>
          <w:lang w:val="en-US" w:eastAsia="it-IT"/>
        </w:rPr>
        <w:instrText xml:space="preserve"> FORMCHECKBOX </w:instrText>
      </w:r>
      <w:r w:rsidR="001D78DE">
        <w:rPr>
          <w:rFonts w:ascii="Calibri" w:eastAsia="Calibri" w:hAnsi="Calibri" w:cs="Calibri"/>
          <w:color w:val="000000"/>
          <w:sz w:val="22"/>
          <w:lang w:val="en-US" w:eastAsia="it-IT"/>
        </w:rPr>
      </w:r>
      <w:r w:rsidR="001D78DE">
        <w:rPr>
          <w:rFonts w:ascii="Calibri" w:eastAsia="Calibri" w:hAnsi="Calibri" w:cs="Calibri"/>
          <w:color w:val="000000"/>
          <w:sz w:val="22"/>
          <w:lang w:val="en-US" w:eastAsia="it-IT"/>
        </w:rPr>
        <w:fldChar w:fldCharType="separate"/>
      </w:r>
      <w:r w:rsidRPr="000D7450">
        <w:rPr>
          <w:rFonts w:ascii="Calibri" w:eastAsia="Calibri" w:hAnsi="Calibri" w:cs="Calibri"/>
          <w:color w:val="000000"/>
          <w:sz w:val="22"/>
          <w:lang w:val="en-US" w:eastAsia="it-IT"/>
        </w:rPr>
        <w:fldChar w:fldCharType="end"/>
      </w:r>
      <w:r w:rsidRPr="000D7450">
        <w:rPr>
          <w:rFonts w:ascii="Calibri" w:eastAsia="Calibri" w:hAnsi="Calibri" w:cs="Calibri"/>
          <w:color w:val="000000"/>
          <w:sz w:val="22"/>
          <w:lang w:val="en-US" w:eastAsia="it-IT"/>
        </w:rPr>
        <w:t xml:space="preserve"> I voluntary do not agree the secondary use of the data collected for further research </w:t>
      </w:r>
      <w:r>
        <w:rPr>
          <w:rFonts w:ascii="Calibri" w:eastAsia="Calibri" w:hAnsi="Calibri" w:cs="Calibri"/>
          <w:color w:val="000000"/>
          <w:sz w:val="22"/>
          <w:lang w:val="en-US" w:eastAsia="it-IT"/>
        </w:rPr>
        <w:t>as describe above</w:t>
      </w:r>
      <w:r w:rsidRPr="000D7450">
        <w:rPr>
          <w:rFonts w:ascii="Calibri" w:eastAsia="Calibri" w:hAnsi="Calibri" w:cs="Calibri"/>
          <w:color w:val="000000"/>
          <w:sz w:val="22"/>
          <w:lang w:val="en-US" w:eastAsia="it-IT"/>
        </w:rPr>
        <w:t xml:space="preserve">                                   </w:t>
      </w:r>
    </w:p>
    <w:p w14:paraId="7FE030B9" w14:textId="488F5D6A" w:rsidR="00E54125" w:rsidRDefault="00E54125"/>
    <w:p w14:paraId="3EFF75C3" w14:textId="695593E7" w:rsidR="00E54125" w:rsidRDefault="00E54125"/>
    <w:p w14:paraId="1317EB7F" w14:textId="17B2342A" w:rsidR="00E54125" w:rsidRDefault="00E54125"/>
    <w:p w14:paraId="2A87FE9C" w14:textId="3E3F67DC" w:rsidR="00E54125" w:rsidRDefault="00E54125"/>
    <w:p w14:paraId="21803DD0" w14:textId="77777777" w:rsidR="00E54125" w:rsidRDefault="00E54125"/>
    <w:tbl>
      <w:tblPr>
        <w:tblStyle w:val="Grigliatabella"/>
        <w:tblW w:w="10065" w:type="dxa"/>
        <w:tblLook w:val="04A0" w:firstRow="1" w:lastRow="0" w:firstColumn="1" w:lastColumn="0" w:noHBand="0" w:noVBand="1"/>
      </w:tblPr>
      <w:tblGrid>
        <w:gridCol w:w="5670"/>
        <w:gridCol w:w="988"/>
        <w:gridCol w:w="3407"/>
      </w:tblGrid>
      <w:tr w:rsidR="00E54125" w14:paraId="1F1097A2" w14:textId="77777777" w:rsidTr="001408C9">
        <w:tc>
          <w:tcPr>
            <w:tcW w:w="5670" w:type="dxa"/>
            <w:tcBorders>
              <w:left w:val="nil"/>
              <w:bottom w:val="nil"/>
              <w:right w:val="nil"/>
            </w:tcBorders>
          </w:tcPr>
          <w:p w14:paraId="74A62B3B" w14:textId="77777777" w:rsidR="00E54125" w:rsidRPr="00086281" w:rsidRDefault="00E54125" w:rsidP="001408C9">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25D560AF" w14:textId="77777777" w:rsidR="00E54125" w:rsidRDefault="00E54125"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05EAE2EF" w14:textId="77777777" w:rsidR="00E54125" w:rsidRDefault="00E54125" w:rsidP="001408C9">
            <w:pPr>
              <w:jc w:val="both"/>
              <w:rPr>
                <w:rFonts w:asciiTheme="minorHAnsi" w:hAnsiTheme="minorHAnsi" w:cs="Calibri"/>
                <w:bCs/>
                <w:sz w:val="23"/>
                <w:szCs w:val="23"/>
                <w:lang w:val="en"/>
              </w:rPr>
            </w:pPr>
          </w:p>
        </w:tc>
      </w:tr>
      <w:tr w:rsidR="00E54125" w14:paraId="04DB4006" w14:textId="77777777" w:rsidTr="001408C9">
        <w:tc>
          <w:tcPr>
            <w:tcW w:w="5670" w:type="dxa"/>
            <w:tcBorders>
              <w:top w:val="nil"/>
              <w:left w:val="nil"/>
              <w:bottom w:val="single" w:sz="4" w:space="0" w:color="auto"/>
              <w:right w:val="nil"/>
            </w:tcBorders>
          </w:tcPr>
          <w:p w14:paraId="5A95ED27" w14:textId="77777777" w:rsidR="00E54125" w:rsidRDefault="00E54125" w:rsidP="001408C9">
            <w:pPr>
              <w:jc w:val="both"/>
              <w:rPr>
                <w:rFonts w:asciiTheme="minorHAnsi" w:hAnsiTheme="minorHAnsi" w:cs="Calibri"/>
                <w:bCs/>
                <w:sz w:val="23"/>
                <w:szCs w:val="23"/>
                <w:lang w:val="en"/>
              </w:rPr>
            </w:pPr>
          </w:p>
          <w:p w14:paraId="44B7E010" w14:textId="77777777" w:rsidR="00E54125" w:rsidRDefault="00E54125" w:rsidP="001408C9">
            <w:pPr>
              <w:jc w:val="both"/>
              <w:rPr>
                <w:rFonts w:asciiTheme="minorHAnsi" w:hAnsiTheme="minorHAnsi" w:cs="Calibri"/>
                <w:bCs/>
                <w:sz w:val="23"/>
                <w:szCs w:val="23"/>
                <w:lang w:val="en"/>
              </w:rPr>
            </w:pPr>
          </w:p>
          <w:p w14:paraId="5D1B990E" w14:textId="77777777" w:rsidR="00E54125" w:rsidRDefault="00E54125"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06CBA6B9" w14:textId="77777777" w:rsidR="00E54125" w:rsidRDefault="00E54125"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4DC7CB9E" w14:textId="77777777" w:rsidR="00E54125" w:rsidRDefault="00E54125" w:rsidP="001408C9">
            <w:pPr>
              <w:jc w:val="both"/>
              <w:rPr>
                <w:rFonts w:asciiTheme="minorHAnsi" w:hAnsiTheme="minorHAnsi" w:cs="Calibri"/>
                <w:bCs/>
                <w:sz w:val="23"/>
                <w:szCs w:val="23"/>
                <w:lang w:val="en"/>
              </w:rPr>
            </w:pPr>
          </w:p>
        </w:tc>
      </w:tr>
      <w:tr w:rsidR="00E54125" w14:paraId="48955DDF" w14:textId="77777777" w:rsidTr="001408C9">
        <w:tc>
          <w:tcPr>
            <w:tcW w:w="5670" w:type="dxa"/>
            <w:tcBorders>
              <w:left w:val="nil"/>
              <w:bottom w:val="nil"/>
              <w:right w:val="nil"/>
            </w:tcBorders>
          </w:tcPr>
          <w:p w14:paraId="6A33CE90" w14:textId="77777777" w:rsidR="00E54125" w:rsidRPr="00301E7D" w:rsidRDefault="00E54125"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608866D7" w14:textId="77777777" w:rsidR="00E54125" w:rsidRDefault="00E54125" w:rsidP="001408C9">
            <w:pPr>
              <w:jc w:val="both"/>
              <w:rPr>
                <w:rFonts w:asciiTheme="minorHAnsi" w:hAnsiTheme="minorHAnsi" w:cs="Calibri"/>
                <w:bCs/>
                <w:sz w:val="23"/>
                <w:szCs w:val="23"/>
                <w:lang w:val="en"/>
              </w:rPr>
            </w:pPr>
          </w:p>
        </w:tc>
        <w:tc>
          <w:tcPr>
            <w:tcW w:w="3407" w:type="dxa"/>
            <w:tcBorders>
              <w:top w:val="nil"/>
              <w:left w:val="nil"/>
              <w:bottom w:val="nil"/>
              <w:right w:val="nil"/>
            </w:tcBorders>
          </w:tcPr>
          <w:p w14:paraId="6BDE41F6" w14:textId="77777777" w:rsidR="00E54125" w:rsidRDefault="00E54125" w:rsidP="001408C9">
            <w:pPr>
              <w:jc w:val="both"/>
              <w:rPr>
                <w:rFonts w:asciiTheme="minorHAnsi" w:hAnsiTheme="minorHAnsi" w:cs="Calibri"/>
                <w:bCs/>
                <w:sz w:val="23"/>
                <w:szCs w:val="23"/>
                <w:lang w:val="en"/>
              </w:rPr>
            </w:pPr>
          </w:p>
        </w:tc>
      </w:tr>
      <w:tr w:rsidR="00E54125" w14:paraId="19F90C85" w14:textId="77777777" w:rsidTr="001408C9">
        <w:tc>
          <w:tcPr>
            <w:tcW w:w="5670" w:type="dxa"/>
            <w:tcBorders>
              <w:top w:val="nil"/>
              <w:left w:val="nil"/>
              <w:bottom w:val="single" w:sz="4" w:space="0" w:color="auto"/>
              <w:right w:val="nil"/>
            </w:tcBorders>
          </w:tcPr>
          <w:p w14:paraId="253F163F" w14:textId="77777777" w:rsidR="00E54125" w:rsidRDefault="00E54125" w:rsidP="001408C9">
            <w:pPr>
              <w:jc w:val="both"/>
              <w:rPr>
                <w:rFonts w:asciiTheme="minorHAnsi" w:hAnsiTheme="minorHAnsi" w:cs="Calibri"/>
                <w:bCs/>
                <w:sz w:val="23"/>
                <w:szCs w:val="23"/>
                <w:lang w:val="en"/>
              </w:rPr>
            </w:pPr>
          </w:p>
          <w:p w14:paraId="00452763" w14:textId="77777777" w:rsidR="00E54125" w:rsidRDefault="00E54125" w:rsidP="001408C9">
            <w:pPr>
              <w:jc w:val="both"/>
              <w:rPr>
                <w:rFonts w:asciiTheme="minorHAnsi" w:hAnsiTheme="minorHAnsi" w:cs="Calibri"/>
                <w:bCs/>
                <w:sz w:val="23"/>
                <w:szCs w:val="23"/>
                <w:lang w:val="en"/>
              </w:rPr>
            </w:pPr>
          </w:p>
          <w:p w14:paraId="7804B2CA" w14:textId="77777777" w:rsidR="00E54125" w:rsidRDefault="00E54125" w:rsidP="001408C9">
            <w:pPr>
              <w:jc w:val="both"/>
              <w:rPr>
                <w:rFonts w:asciiTheme="minorHAnsi" w:hAnsiTheme="minorHAnsi" w:cs="Calibri"/>
                <w:bCs/>
                <w:sz w:val="23"/>
                <w:szCs w:val="23"/>
                <w:lang w:val="en"/>
              </w:rPr>
            </w:pPr>
          </w:p>
        </w:tc>
        <w:tc>
          <w:tcPr>
            <w:tcW w:w="988" w:type="dxa"/>
            <w:tcBorders>
              <w:top w:val="nil"/>
              <w:left w:val="nil"/>
              <w:bottom w:val="nil"/>
              <w:right w:val="nil"/>
            </w:tcBorders>
          </w:tcPr>
          <w:p w14:paraId="674BE791" w14:textId="77777777" w:rsidR="00E54125" w:rsidRDefault="00E54125" w:rsidP="001408C9">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65FF9B63" w14:textId="77777777" w:rsidR="00E54125" w:rsidRDefault="00E54125" w:rsidP="001408C9">
            <w:pPr>
              <w:jc w:val="both"/>
              <w:rPr>
                <w:rFonts w:asciiTheme="minorHAnsi" w:hAnsiTheme="minorHAnsi" w:cs="Calibri"/>
                <w:bCs/>
                <w:sz w:val="23"/>
                <w:szCs w:val="23"/>
                <w:lang w:val="en"/>
              </w:rPr>
            </w:pPr>
          </w:p>
        </w:tc>
      </w:tr>
      <w:tr w:rsidR="00E54125" w14:paraId="6D78A644" w14:textId="77777777" w:rsidTr="001408C9">
        <w:tc>
          <w:tcPr>
            <w:tcW w:w="5670" w:type="dxa"/>
            <w:tcBorders>
              <w:left w:val="nil"/>
              <w:bottom w:val="nil"/>
              <w:right w:val="nil"/>
            </w:tcBorders>
          </w:tcPr>
          <w:p w14:paraId="0261FED8" w14:textId="77777777" w:rsidR="00E54125" w:rsidRPr="00301E7D" w:rsidRDefault="00E54125"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47A649D" w14:textId="77777777" w:rsidR="00E54125" w:rsidRDefault="00E54125" w:rsidP="001408C9">
            <w:pPr>
              <w:jc w:val="both"/>
              <w:rPr>
                <w:rFonts w:asciiTheme="minorHAnsi" w:hAnsiTheme="minorHAnsi" w:cs="Calibri"/>
                <w:bCs/>
                <w:sz w:val="18"/>
                <w:szCs w:val="18"/>
                <w:lang w:val="en"/>
              </w:rPr>
            </w:pPr>
          </w:p>
          <w:p w14:paraId="66727ABB" w14:textId="77777777" w:rsidR="00E54125" w:rsidRDefault="00E54125" w:rsidP="001408C9">
            <w:pPr>
              <w:jc w:val="both"/>
              <w:rPr>
                <w:rFonts w:asciiTheme="minorHAnsi" w:hAnsiTheme="minorHAnsi" w:cs="Calibri"/>
                <w:bCs/>
                <w:sz w:val="18"/>
                <w:szCs w:val="18"/>
                <w:lang w:val="en"/>
              </w:rPr>
            </w:pPr>
          </w:p>
          <w:p w14:paraId="50DB4266" w14:textId="77777777" w:rsidR="00E54125" w:rsidRDefault="00E54125" w:rsidP="001408C9">
            <w:pPr>
              <w:jc w:val="both"/>
              <w:rPr>
                <w:rFonts w:asciiTheme="minorHAnsi" w:hAnsiTheme="minorHAnsi" w:cs="Calibri"/>
                <w:bCs/>
                <w:sz w:val="18"/>
                <w:szCs w:val="18"/>
                <w:lang w:val="en"/>
              </w:rPr>
            </w:pPr>
          </w:p>
          <w:p w14:paraId="068F11E2" w14:textId="77777777" w:rsidR="00E54125" w:rsidRPr="00AC2E24" w:rsidRDefault="00E54125"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39ADC1E0" w14:textId="77777777" w:rsidR="00E54125" w:rsidRPr="00BB7866" w:rsidRDefault="00E54125" w:rsidP="001408C9">
            <w:pPr>
              <w:jc w:val="both"/>
              <w:rPr>
                <w:rFonts w:asciiTheme="minorHAnsi" w:hAnsiTheme="minorHAnsi" w:cs="Calibri"/>
                <w:bCs/>
                <w:sz w:val="18"/>
                <w:szCs w:val="18"/>
                <w:lang w:val="en"/>
              </w:rPr>
            </w:pPr>
          </w:p>
        </w:tc>
        <w:tc>
          <w:tcPr>
            <w:tcW w:w="3407" w:type="dxa"/>
            <w:tcBorders>
              <w:left w:val="nil"/>
              <w:bottom w:val="nil"/>
              <w:right w:val="nil"/>
            </w:tcBorders>
          </w:tcPr>
          <w:p w14:paraId="59F37FBF" w14:textId="77777777" w:rsidR="00E54125" w:rsidRPr="00301E7D" w:rsidRDefault="00E54125"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1D9EEAE6" w14:textId="77777777" w:rsidR="00E54125" w:rsidRDefault="00E54125"/>
    <w:p w14:paraId="70E080CD" w14:textId="77777777" w:rsidR="005D1D93" w:rsidRPr="005D1D93" w:rsidRDefault="005D1D93" w:rsidP="005D1D93">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6FBA3659" w14:textId="77777777" w:rsidR="005D1D93" w:rsidRDefault="005D1D93" w:rsidP="005D1D93">
      <w:pPr>
        <w:rPr>
          <w:rFonts w:asciiTheme="minorHAnsi" w:hAnsiTheme="minorHAnsi" w:cstheme="minorHAnsi"/>
          <w:sz w:val="23"/>
          <w:szCs w:val="23"/>
        </w:rPr>
      </w:pPr>
    </w:p>
    <w:p w14:paraId="55C3FA87" w14:textId="77777777" w:rsidR="005D1D93" w:rsidRPr="005D1D93" w:rsidRDefault="005D1D93" w:rsidP="005D1D93">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5D1D93" w:rsidRPr="00BB7866" w14:paraId="3FE1AF58" w14:textId="77777777" w:rsidTr="001408C9">
        <w:tc>
          <w:tcPr>
            <w:tcW w:w="5670" w:type="dxa"/>
            <w:tcBorders>
              <w:top w:val="nil"/>
              <w:left w:val="nil"/>
              <w:bottom w:val="nil"/>
              <w:right w:val="nil"/>
            </w:tcBorders>
          </w:tcPr>
          <w:p w14:paraId="5A6EF32B"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6D73A890"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09168464"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3DF47AB4" w14:textId="77777777" w:rsidTr="001408C9">
        <w:tc>
          <w:tcPr>
            <w:tcW w:w="5670" w:type="dxa"/>
            <w:tcBorders>
              <w:top w:val="nil"/>
              <w:left w:val="nil"/>
              <w:bottom w:val="single" w:sz="4" w:space="0" w:color="auto"/>
              <w:right w:val="nil"/>
            </w:tcBorders>
          </w:tcPr>
          <w:p w14:paraId="50109397"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26FAF2C8"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04409DDB"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57DF8F46" w14:textId="77777777" w:rsidTr="001408C9">
        <w:tc>
          <w:tcPr>
            <w:tcW w:w="5670" w:type="dxa"/>
            <w:tcBorders>
              <w:left w:val="nil"/>
              <w:bottom w:val="nil"/>
              <w:right w:val="nil"/>
            </w:tcBorders>
          </w:tcPr>
          <w:p w14:paraId="6714224E"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0A74FF27" w14:textId="77777777" w:rsidR="005D1D93" w:rsidRDefault="005D1D93" w:rsidP="001408C9">
            <w:pPr>
              <w:jc w:val="both"/>
              <w:rPr>
                <w:rFonts w:asciiTheme="minorHAnsi" w:hAnsiTheme="minorHAnsi" w:cs="Calibri"/>
                <w:bCs/>
                <w:sz w:val="18"/>
                <w:szCs w:val="18"/>
                <w:lang w:val="en"/>
              </w:rPr>
            </w:pPr>
          </w:p>
          <w:p w14:paraId="456D3576"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09A8D5D9"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nil"/>
              <w:right w:val="nil"/>
            </w:tcBorders>
          </w:tcPr>
          <w:p w14:paraId="2D20A17A" w14:textId="77777777" w:rsidR="005D1D93" w:rsidRPr="00BB7866" w:rsidRDefault="005D1D93" w:rsidP="001408C9">
            <w:pPr>
              <w:jc w:val="both"/>
              <w:rPr>
                <w:rFonts w:asciiTheme="minorHAnsi" w:hAnsiTheme="minorHAnsi" w:cs="Calibri"/>
                <w:bCs/>
                <w:sz w:val="18"/>
                <w:szCs w:val="18"/>
                <w:lang w:val="en"/>
              </w:rPr>
            </w:pPr>
          </w:p>
        </w:tc>
      </w:tr>
      <w:tr w:rsidR="005D1D93" w:rsidRPr="00BB7866" w14:paraId="6118C281" w14:textId="77777777" w:rsidTr="001408C9">
        <w:tc>
          <w:tcPr>
            <w:tcW w:w="5670" w:type="dxa"/>
            <w:tcBorders>
              <w:top w:val="nil"/>
              <w:left w:val="nil"/>
              <w:bottom w:val="single" w:sz="4" w:space="0" w:color="auto"/>
              <w:right w:val="nil"/>
            </w:tcBorders>
          </w:tcPr>
          <w:p w14:paraId="368854FC" w14:textId="77777777" w:rsidR="005D1D93" w:rsidRDefault="005D1D93" w:rsidP="001408C9">
            <w:pPr>
              <w:jc w:val="both"/>
              <w:rPr>
                <w:rFonts w:asciiTheme="minorHAnsi" w:hAnsiTheme="minorHAnsi" w:cs="Calibri"/>
                <w:bCs/>
                <w:sz w:val="18"/>
                <w:szCs w:val="18"/>
                <w:lang w:val="en"/>
              </w:rPr>
            </w:pPr>
          </w:p>
          <w:p w14:paraId="2731183F" w14:textId="77777777" w:rsidR="005D1D93" w:rsidRDefault="005D1D93" w:rsidP="001408C9">
            <w:pPr>
              <w:jc w:val="both"/>
              <w:rPr>
                <w:rFonts w:asciiTheme="minorHAnsi" w:hAnsiTheme="minorHAnsi" w:cs="Calibri"/>
                <w:bCs/>
                <w:sz w:val="18"/>
                <w:szCs w:val="18"/>
                <w:lang w:val="en"/>
              </w:rPr>
            </w:pPr>
          </w:p>
          <w:p w14:paraId="217BF46B" w14:textId="77777777" w:rsidR="005D1D93" w:rsidRPr="00637B9C" w:rsidRDefault="005D1D93" w:rsidP="001408C9">
            <w:pPr>
              <w:jc w:val="both"/>
              <w:rPr>
                <w:rFonts w:asciiTheme="minorHAnsi" w:hAnsiTheme="minorHAnsi" w:cs="Calibri"/>
                <w:bCs/>
                <w:sz w:val="18"/>
                <w:szCs w:val="18"/>
                <w:lang w:val="en"/>
              </w:rPr>
            </w:pPr>
          </w:p>
        </w:tc>
        <w:tc>
          <w:tcPr>
            <w:tcW w:w="988" w:type="dxa"/>
            <w:tcBorders>
              <w:top w:val="nil"/>
              <w:left w:val="nil"/>
              <w:bottom w:val="nil"/>
              <w:right w:val="nil"/>
            </w:tcBorders>
          </w:tcPr>
          <w:p w14:paraId="2B5C63F2" w14:textId="77777777" w:rsidR="005D1D93" w:rsidRPr="00BB7866" w:rsidRDefault="005D1D93" w:rsidP="001408C9">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127301CD" w14:textId="77777777" w:rsidR="005D1D93" w:rsidRPr="00BB7866" w:rsidRDefault="005D1D93" w:rsidP="001408C9">
            <w:pPr>
              <w:jc w:val="both"/>
              <w:rPr>
                <w:rFonts w:asciiTheme="minorHAnsi" w:hAnsiTheme="minorHAnsi" w:cs="Calibri"/>
                <w:bCs/>
                <w:sz w:val="18"/>
                <w:szCs w:val="18"/>
                <w:lang w:val="en"/>
              </w:rPr>
            </w:pPr>
          </w:p>
        </w:tc>
      </w:tr>
      <w:tr w:rsidR="005D1D93" w:rsidRPr="00301E7D" w14:paraId="0441C881" w14:textId="77777777" w:rsidTr="001408C9">
        <w:tc>
          <w:tcPr>
            <w:tcW w:w="5670" w:type="dxa"/>
            <w:tcBorders>
              <w:left w:val="nil"/>
              <w:bottom w:val="nil"/>
              <w:right w:val="nil"/>
            </w:tcBorders>
          </w:tcPr>
          <w:p w14:paraId="0DEAAF13"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7F4B2811" w14:textId="77777777" w:rsidR="005D1D93" w:rsidRPr="00301E7D" w:rsidRDefault="005D1D93" w:rsidP="001408C9">
            <w:pPr>
              <w:jc w:val="both"/>
              <w:rPr>
                <w:rFonts w:asciiTheme="minorHAnsi" w:hAnsiTheme="minorHAnsi" w:cs="Calibri"/>
                <w:bCs/>
                <w:sz w:val="20"/>
                <w:szCs w:val="20"/>
                <w:lang w:val="en"/>
              </w:rPr>
            </w:pPr>
          </w:p>
        </w:tc>
        <w:tc>
          <w:tcPr>
            <w:tcW w:w="3407" w:type="dxa"/>
            <w:tcBorders>
              <w:left w:val="nil"/>
              <w:bottom w:val="nil"/>
              <w:right w:val="nil"/>
            </w:tcBorders>
          </w:tcPr>
          <w:p w14:paraId="014D0EEA" w14:textId="77777777" w:rsidR="005D1D93" w:rsidRPr="00301E7D" w:rsidRDefault="005D1D93" w:rsidP="001408C9">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6AB5B7C1" w14:textId="77777777" w:rsidR="005D1D93" w:rsidRDefault="005D1D93" w:rsidP="005D1D93"/>
    <w:p w14:paraId="3885A130" w14:textId="79859217" w:rsidR="00E54125" w:rsidRDefault="00E54125"/>
    <w:p w14:paraId="14427AEA" w14:textId="77777777" w:rsidR="00E54125" w:rsidRDefault="00E54125"/>
    <w:p w14:paraId="22DD8A70" w14:textId="77777777" w:rsidR="00E54125" w:rsidRDefault="00E54125" w:rsidP="00E54125">
      <w:pPr>
        <w:jc w:val="center"/>
        <w:rPr>
          <w:rFonts w:asciiTheme="minorHAnsi" w:hAnsiTheme="minorHAnsi"/>
          <w:b/>
          <w:sz w:val="28"/>
          <w:szCs w:val="28"/>
          <w:lang w:val="en"/>
        </w:rPr>
      </w:pPr>
    </w:p>
    <w:p w14:paraId="2814C248" w14:textId="4E176663" w:rsidR="00E54125" w:rsidRDefault="00E54125" w:rsidP="00E54125">
      <w:pPr>
        <w:jc w:val="center"/>
        <w:rPr>
          <w:rFonts w:asciiTheme="minorHAnsi" w:hAnsiTheme="minorHAnsi"/>
          <w:bCs/>
          <w:sz w:val="22"/>
          <w:lang w:val="en"/>
        </w:rPr>
      </w:pPr>
      <w:r>
        <w:rPr>
          <w:rFonts w:asciiTheme="minorHAnsi" w:hAnsiTheme="minorHAnsi"/>
          <w:b/>
          <w:sz w:val="28"/>
          <w:szCs w:val="28"/>
          <w:lang w:val="en"/>
        </w:rPr>
        <w:lastRenderedPageBreak/>
        <w:t xml:space="preserve">Signature - </w:t>
      </w:r>
      <w:bookmarkStart w:id="12" w:name="_Hlk34945601"/>
      <w:r w:rsidRPr="00842C02">
        <w:rPr>
          <w:rFonts w:asciiTheme="minorHAnsi" w:hAnsiTheme="minorHAnsi"/>
          <w:b/>
          <w:sz w:val="28"/>
          <w:szCs w:val="28"/>
          <w:lang w:val="en"/>
        </w:rPr>
        <w:t xml:space="preserve">Privacy notice for data </w:t>
      </w:r>
      <w:r>
        <w:rPr>
          <w:rFonts w:asciiTheme="minorHAnsi" w:hAnsiTheme="minorHAnsi"/>
          <w:b/>
          <w:sz w:val="28"/>
          <w:szCs w:val="28"/>
          <w:lang w:val="en"/>
        </w:rPr>
        <w:t>p</w:t>
      </w:r>
      <w:r w:rsidRPr="00842C02">
        <w:rPr>
          <w:rFonts w:asciiTheme="minorHAnsi" w:hAnsiTheme="minorHAnsi"/>
          <w:b/>
          <w:sz w:val="28"/>
          <w:szCs w:val="28"/>
          <w:lang w:val="en"/>
        </w:rPr>
        <w:t xml:space="preserve">rocessing </w:t>
      </w:r>
      <w:bookmarkEnd w:id="12"/>
    </w:p>
    <w:p w14:paraId="4E97712C" w14:textId="47EE3D4B" w:rsidR="00E54125" w:rsidRDefault="00E54125"/>
    <w:p w14:paraId="19B23D8A" w14:textId="796CAD8A" w:rsidR="00B258CC" w:rsidRPr="00CB3F59" w:rsidRDefault="00B258CC" w:rsidP="00B258CC">
      <w:pPr>
        <w:spacing w:line="276" w:lineRule="auto"/>
        <w:jc w:val="both"/>
        <w:rPr>
          <w:rFonts w:asciiTheme="minorHAnsi" w:hAnsiTheme="minorHAnsi" w:cstheme="minorHAnsi"/>
          <w:b/>
          <w:bCs/>
        </w:rPr>
      </w:pPr>
      <w:r w:rsidRPr="00CB3F59">
        <w:rPr>
          <w:rFonts w:asciiTheme="minorHAnsi" w:hAnsiTheme="minorHAnsi" w:cstheme="minorHAnsi"/>
          <w:b/>
          <w:bCs/>
        </w:rPr>
        <w:t>Data controllers and related purposes</w:t>
      </w:r>
    </w:p>
    <w:p w14:paraId="1B4DBEF5" w14:textId="4578F359" w:rsidR="00B258CC" w:rsidRDefault="00B258CC" w:rsidP="00B258CC">
      <w:pPr>
        <w:spacing w:line="276" w:lineRule="auto"/>
        <w:jc w:val="both"/>
        <w:rPr>
          <w:rFonts w:asciiTheme="minorHAnsi" w:hAnsiTheme="minorHAnsi" w:cs="Calibri"/>
          <w:sz w:val="23"/>
          <w:szCs w:val="23"/>
        </w:rPr>
      </w:pPr>
      <w:r>
        <w:rPr>
          <w:rFonts w:asciiTheme="minorHAnsi" w:hAnsiTheme="minorHAnsi" w:cs="Calibri"/>
          <w:sz w:val="23"/>
          <w:szCs w:val="23"/>
        </w:rPr>
        <w:t>T</w:t>
      </w:r>
      <w:r w:rsidRPr="006D276F">
        <w:rPr>
          <w:rFonts w:asciiTheme="minorHAnsi" w:hAnsiTheme="minorHAnsi" w:cs="Calibri"/>
          <w:sz w:val="23"/>
          <w:szCs w:val="23"/>
        </w:rPr>
        <w:t xml:space="preserve">he </w:t>
      </w:r>
      <w:r>
        <w:rPr>
          <w:rFonts w:asciiTheme="minorHAnsi" w:hAnsiTheme="minorHAnsi" w:cs="Calibri"/>
          <w:sz w:val="23"/>
          <w:szCs w:val="23"/>
        </w:rPr>
        <w:t>hospital</w:t>
      </w:r>
      <w:r w:rsidRPr="006D276F">
        <w:rPr>
          <w:rFonts w:asciiTheme="minorHAnsi" w:hAnsiTheme="minorHAnsi" w:cs="Calibri"/>
          <w:sz w:val="23"/>
          <w:szCs w:val="23"/>
        </w:rPr>
        <w:t xml:space="preserve"> where the</w:t>
      </w:r>
      <w:r>
        <w:rPr>
          <w:rFonts w:asciiTheme="minorHAnsi" w:hAnsiTheme="minorHAnsi" w:cs="Calibri"/>
          <w:sz w:val="23"/>
          <w:szCs w:val="23"/>
        </w:rPr>
        <w:t xml:space="preserve"> research is carried out, </w:t>
      </w:r>
      <w:proofErr w:type="spellStart"/>
      <w:r w:rsidRPr="0085297A">
        <w:rPr>
          <w:rFonts w:asciiTheme="minorHAnsi" w:hAnsiTheme="minorHAnsi" w:cs="Calibri"/>
          <w:bCs/>
          <w:sz w:val="23"/>
          <w:szCs w:val="23"/>
          <w:highlight w:val="yellow"/>
          <w:lang w:val="en"/>
        </w:rPr>
        <w:t>Samodzielny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Publiczny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Szpital</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Kliniczny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im</w:t>
      </w:r>
      <w:proofErr w:type="spellEnd"/>
      <w:r w:rsidRPr="0085297A">
        <w:rPr>
          <w:rFonts w:asciiTheme="minorHAnsi" w:hAnsiTheme="minorHAnsi" w:cs="Calibri"/>
          <w:bCs/>
          <w:sz w:val="23"/>
          <w:szCs w:val="23"/>
          <w:highlight w:val="yellow"/>
          <w:lang w:val="en"/>
        </w:rPr>
        <w:t>. CMKP</w:t>
      </w:r>
      <w:r>
        <w:rPr>
          <w:rFonts w:asciiTheme="minorHAnsi" w:hAnsiTheme="minorHAnsi" w:cs="Calibri"/>
          <w:sz w:val="23"/>
          <w:szCs w:val="23"/>
        </w:rPr>
        <w:t>,</w:t>
      </w:r>
      <w:r w:rsidR="00D84442">
        <w:rPr>
          <w:rFonts w:asciiTheme="minorHAnsi" w:hAnsiTheme="minorHAnsi" w:cs="Calibri"/>
          <w:sz w:val="23"/>
          <w:szCs w:val="23"/>
        </w:rPr>
        <w:t xml:space="preserve"> </w:t>
      </w:r>
      <w:r w:rsidRPr="006D276F">
        <w:rPr>
          <w:rFonts w:asciiTheme="minorHAnsi" w:hAnsiTheme="minorHAnsi" w:cs="Calibri"/>
          <w:sz w:val="23"/>
          <w:szCs w:val="23"/>
        </w:rPr>
        <w:t xml:space="preserve">and </w:t>
      </w:r>
      <w:r>
        <w:rPr>
          <w:rFonts w:asciiTheme="minorHAnsi" w:hAnsiTheme="minorHAnsi" w:cs="Calibri"/>
          <w:sz w:val="23"/>
          <w:szCs w:val="23"/>
        </w:rPr>
        <w:t>LimaCorporate S.p.A.</w:t>
      </w:r>
      <w:r w:rsidR="00D96CAD">
        <w:rPr>
          <w:rFonts w:asciiTheme="minorHAnsi" w:hAnsiTheme="minorHAnsi" w:cs="Calibri"/>
          <w:sz w:val="23"/>
          <w:szCs w:val="23"/>
        </w:rPr>
        <w:t xml:space="preserve"> </w:t>
      </w:r>
      <w:r w:rsidR="00D96CAD" w:rsidRPr="00D96CAD">
        <w:rPr>
          <w:rFonts w:asciiTheme="minorHAnsi" w:hAnsiTheme="minorHAnsi" w:cstheme="minorHAnsi"/>
          <w:sz w:val="23"/>
          <w:szCs w:val="23"/>
        </w:rPr>
        <w:t>(33038 Villanova di San Daniele (UD) - Via Nazionale, 52,</w:t>
      </w:r>
      <w:r w:rsidR="00D84442">
        <w:rPr>
          <w:rFonts w:asciiTheme="minorHAnsi" w:hAnsiTheme="minorHAnsi" w:cstheme="minorHAnsi"/>
          <w:sz w:val="23"/>
          <w:szCs w:val="23"/>
        </w:rPr>
        <w:t xml:space="preserve"> </w:t>
      </w:r>
      <w:r w:rsidR="00D96CAD">
        <w:rPr>
          <w:rFonts w:asciiTheme="minorHAnsi" w:hAnsiTheme="minorHAnsi" w:cstheme="minorHAnsi"/>
          <w:sz w:val="23"/>
          <w:szCs w:val="23"/>
        </w:rPr>
        <w:t>Italy</w:t>
      </w:r>
      <w:r w:rsidR="00D96CAD" w:rsidRPr="00D96CAD">
        <w:rPr>
          <w:rFonts w:asciiTheme="minorHAnsi" w:hAnsiTheme="minorHAnsi" w:cstheme="minorHAnsi"/>
          <w:sz w:val="23"/>
          <w:szCs w:val="23"/>
        </w:rPr>
        <w:t>)</w:t>
      </w:r>
      <w:r w:rsidRPr="00D96CAD">
        <w:rPr>
          <w:rFonts w:asciiTheme="minorHAnsi" w:hAnsiTheme="minorHAnsi" w:cstheme="minorHAnsi"/>
          <w:sz w:val="23"/>
          <w:szCs w:val="23"/>
        </w:rPr>
        <w:t>,</w:t>
      </w:r>
      <w:r>
        <w:rPr>
          <w:rFonts w:asciiTheme="minorHAnsi" w:hAnsiTheme="minorHAnsi" w:cs="Calibri"/>
          <w:sz w:val="23"/>
          <w:szCs w:val="23"/>
        </w:rPr>
        <w:t xml:space="preserve"> who sponsors the study,</w:t>
      </w:r>
      <w:r w:rsidRPr="006D276F">
        <w:rPr>
          <w:rFonts w:asciiTheme="minorHAnsi" w:hAnsiTheme="minorHAnsi" w:cs="Calibri"/>
          <w:sz w:val="23"/>
          <w:szCs w:val="23"/>
        </w:rPr>
        <w:t xml:space="preserve"> </w:t>
      </w:r>
      <w:r>
        <w:rPr>
          <w:rFonts w:asciiTheme="minorHAnsi" w:hAnsiTheme="minorHAnsi" w:cs="Calibri"/>
          <w:sz w:val="23"/>
          <w:szCs w:val="23"/>
        </w:rPr>
        <w:t xml:space="preserve">are the data controllers </w:t>
      </w:r>
      <w:r w:rsidRPr="006D276F">
        <w:rPr>
          <w:rFonts w:asciiTheme="minorHAnsi" w:hAnsiTheme="minorHAnsi" w:cs="Calibri"/>
          <w:sz w:val="23"/>
          <w:szCs w:val="23"/>
        </w:rPr>
        <w:t>each for the part of its competence</w:t>
      </w:r>
      <w:r>
        <w:rPr>
          <w:rFonts w:asciiTheme="minorHAnsi" w:hAnsiTheme="minorHAnsi" w:cs="Calibri"/>
          <w:sz w:val="23"/>
          <w:szCs w:val="23"/>
        </w:rPr>
        <w:t xml:space="preserve"> </w:t>
      </w:r>
      <w:r w:rsidRPr="00B258CC">
        <w:rPr>
          <w:rFonts w:asciiTheme="minorHAnsi" w:hAnsiTheme="minorHAnsi" w:cs="Calibri"/>
          <w:sz w:val="23"/>
          <w:szCs w:val="23"/>
        </w:rPr>
        <w:t>according to</w:t>
      </w:r>
      <w:r>
        <w:rPr>
          <w:rFonts w:asciiTheme="minorHAnsi" w:hAnsiTheme="minorHAnsi" w:cs="Calibri"/>
          <w:sz w:val="23"/>
          <w:szCs w:val="23"/>
        </w:rPr>
        <w:t xml:space="preserve"> </w:t>
      </w:r>
      <w:r w:rsidRPr="00B258CC">
        <w:rPr>
          <w:rFonts w:asciiTheme="minorHAnsi" w:hAnsiTheme="minorHAnsi" w:cs="Calibri"/>
          <w:sz w:val="23"/>
          <w:szCs w:val="23"/>
        </w:rPr>
        <w:t>responsibilities foreseen by the applicable regulations</w:t>
      </w:r>
      <w:r w:rsidR="00D96CAD">
        <w:rPr>
          <w:rFonts w:asciiTheme="minorHAnsi" w:hAnsiTheme="minorHAnsi" w:cs="Calibri"/>
          <w:sz w:val="23"/>
          <w:szCs w:val="23"/>
        </w:rPr>
        <w:t>.</w:t>
      </w:r>
    </w:p>
    <w:p w14:paraId="3F65D058" w14:textId="77777777" w:rsidR="000C6E05" w:rsidRPr="000C6E05" w:rsidRDefault="000C6E05" w:rsidP="000C6E05">
      <w:pPr>
        <w:spacing w:line="276" w:lineRule="auto"/>
        <w:jc w:val="both"/>
        <w:rPr>
          <w:rFonts w:asciiTheme="minorHAnsi" w:hAnsiTheme="minorHAnsi" w:cs="Calibri"/>
          <w:sz w:val="23"/>
          <w:szCs w:val="23"/>
        </w:rPr>
      </w:pPr>
      <w:r w:rsidRPr="000C6E05">
        <w:rPr>
          <w:rFonts w:asciiTheme="minorHAnsi" w:hAnsiTheme="minorHAnsi" w:cs="Calibri"/>
          <w:sz w:val="23"/>
          <w:szCs w:val="23"/>
        </w:rPr>
        <w:t>Your personal data will be treated in accordance with the data policy regulations 2016/679 of April 27</w:t>
      </w:r>
      <w:r w:rsidRPr="006026A5">
        <w:rPr>
          <w:rFonts w:asciiTheme="minorHAnsi" w:hAnsiTheme="minorHAnsi" w:cs="Calibri"/>
          <w:sz w:val="23"/>
          <w:szCs w:val="23"/>
          <w:vertAlign w:val="superscript"/>
        </w:rPr>
        <w:t>th</w:t>
      </w:r>
      <w:r w:rsidRPr="000C6E05">
        <w:rPr>
          <w:rFonts w:asciiTheme="minorHAnsi" w:hAnsiTheme="minorHAnsi" w:cs="Calibri"/>
          <w:sz w:val="23"/>
          <w:szCs w:val="23"/>
        </w:rPr>
        <w:t xml:space="preserve">, 2016 on the protection of individuals with regards to processing of personal data (GDPR) and with regards to the data policy of the national laws for data protection, as well as the general data protection regulations. </w:t>
      </w:r>
    </w:p>
    <w:p w14:paraId="0E5323F5" w14:textId="1EA70DC9" w:rsidR="000C6E05" w:rsidRDefault="000C6E05" w:rsidP="000C6E05">
      <w:pPr>
        <w:spacing w:line="276" w:lineRule="auto"/>
        <w:jc w:val="both"/>
        <w:rPr>
          <w:rFonts w:asciiTheme="minorHAnsi" w:hAnsiTheme="minorHAnsi" w:cs="Calibri"/>
          <w:sz w:val="23"/>
          <w:szCs w:val="23"/>
        </w:rPr>
      </w:pPr>
      <w:r w:rsidRPr="000C6E05">
        <w:rPr>
          <w:rFonts w:asciiTheme="minorHAnsi" w:hAnsiTheme="minorHAnsi" w:cs="Calibri"/>
          <w:sz w:val="23"/>
          <w:szCs w:val="23"/>
        </w:rPr>
        <w:t xml:space="preserve">In case you need any information on the processing of personal data you can </w:t>
      </w:r>
      <w:r w:rsidRPr="0085297A">
        <w:rPr>
          <w:rFonts w:asciiTheme="minorHAnsi" w:hAnsiTheme="minorHAnsi" w:cs="Calibri"/>
          <w:i/>
          <w:iCs/>
          <w:sz w:val="23"/>
          <w:szCs w:val="23"/>
          <w:highlight w:val="yellow"/>
        </w:rPr>
        <w:t xml:space="preserve">(insert the DPO of the </w:t>
      </w:r>
      <w:proofErr w:type="gramStart"/>
      <w:r w:rsidRPr="0085297A">
        <w:rPr>
          <w:rFonts w:asciiTheme="minorHAnsi" w:hAnsiTheme="minorHAnsi" w:cs="Calibri"/>
          <w:i/>
          <w:iCs/>
          <w:sz w:val="23"/>
          <w:szCs w:val="23"/>
          <w:highlight w:val="yellow"/>
        </w:rPr>
        <w:t>Hospital)</w:t>
      </w:r>
      <w:r>
        <w:rPr>
          <w:rFonts w:asciiTheme="minorHAnsi" w:hAnsiTheme="minorHAnsi" w:cs="Calibri"/>
          <w:sz w:val="23"/>
          <w:szCs w:val="23"/>
        </w:rPr>
        <w:t>_</w:t>
      </w:r>
      <w:proofErr w:type="gramEnd"/>
      <w:r>
        <w:rPr>
          <w:rFonts w:asciiTheme="minorHAnsi" w:hAnsiTheme="minorHAnsi" w:cs="Calibri"/>
          <w:sz w:val="23"/>
          <w:szCs w:val="23"/>
        </w:rPr>
        <w:t>_________________</w:t>
      </w:r>
      <w:r w:rsidRPr="0085297A">
        <w:rPr>
          <w:rFonts w:asciiTheme="minorHAnsi" w:hAnsiTheme="minorHAnsi" w:cs="Calibri"/>
          <w:sz w:val="23"/>
          <w:szCs w:val="23"/>
        </w:rPr>
        <w:t xml:space="preserve"> </w:t>
      </w:r>
      <w:r w:rsidRPr="000C6E05">
        <w:rPr>
          <w:rFonts w:asciiTheme="minorHAnsi" w:hAnsiTheme="minorHAnsi" w:cs="Calibri"/>
          <w:sz w:val="23"/>
          <w:szCs w:val="23"/>
        </w:rPr>
        <w:t xml:space="preserve">contact at the </w:t>
      </w:r>
      <w:proofErr w:type="spellStart"/>
      <w:r w:rsidRPr="0085297A">
        <w:rPr>
          <w:rFonts w:asciiTheme="minorHAnsi" w:hAnsiTheme="minorHAnsi" w:cs="Calibri"/>
          <w:bCs/>
          <w:sz w:val="23"/>
          <w:szCs w:val="23"/>
          <w:highlight w:val="yellow"/>
          <w:lang w:val="en"/>
        </w:rPr>
        <w:t>Samodzielny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Publiczny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Szpital</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Kliniczny</w:t>
      </w:r>
      <w:proofErr w:type="spellEnd"/>
      <w:r w:rsidRPr="0085297A">
        <w:rPr>
          <w:rFonts w:asciiTheme="minorHAnsi" w:hAnsiTheme="minorHAnsi" w:cs="Calibri"/>
          <w:bCs/>
          <w:sz w:val="23"/>
          <w:szCs w:val="23"/>
          <w:highlight w:val="yellow"/>
          <w:lang w:val="en"/>
        </w:rPr>
        <w:t xml:space="preserve"> </w:t>
      </w:r>
      <w:proofErr w:type="spellStart"/>
      <w:r w:rsidRPr="0085297A">
        <w:rPr>
          <w:rFonts w:asciiTheme="minorHAnsi" w:hAnsiTheme="minorHAnsi" w:cs="Calibri"/>
          <w:bCs/>
          <w:sz w:val="23"/>
          <w:szCs w:val="23"/>
          <w:highlight w:val="yellow"/>
          <w:lang w:val="en"/>
        </w:rPr>
        <w:t>im</w:t>
      </w:r>
      <w:proofErr w:type="spellEnd"/>
      <w:r w:rsidRPr="0085297A">
        <w:rPr>
          <w:rFonts w:asciiTheme="minorHAnsi" w:hAnsiTheme="minorHAnsi" w:cs="Calibri"/>
          <w:bCs/>
          <w:sz w:val="23"/>
          <w:szCs w:val="23"/>
          <w:highlight w:val="yellow"/>
          <w:lang w:val="en"/>
        </w:rPr>
        <w:t>. CMKP</w:t>
      </w:r>
      <w:r w:rsidRPr="000C6E05">
        <w:rPr>
          <w:rFonts w:asciiTheme="minorHAnsi" w:hAnsiTheme="minorHAnsi" w:cs="Calibri"/>
          <w:sz w:val="23"/>
          <w:szCs w:val="23"/>
        </w:rPr>
        <w:t xml:space="preserve"> </w:t>
      </w:r>
      <w:r>
        <w:rPr>
          <w:rFonts w:asciiTheme="minorHAnsi" w:hAnsiTheme="minorHAnsi" w:cs="Calibri"/>
          <w:sz w:val="23"/>
          <w:szCs w:val="23"/>
        </w:rPr>
        <w:t xml:space="preserve">Hospital </w:t>
      </w:r>
      <w:r w:rsidRPr="000C6E05">
        <w:rPr>
          <w:rFonts w:asciiTheme="minorHAnsi" w:hAnsiTheme="minorHAnsi" w:cs="Calibri"/>
          <w:sz w:val="23"/>
          <w:szCs w:val="23"/>
        </w:rPr>
        <w:t>or the Data Protection Officer of the Sponsor</w:t>
      </w:r>
      <w:r w:rsidR="006026A5">
        <w:rPr>
          <w:rFonts w:asciiTheme="minorHAnsi" w:hAnsiTheme="minorHAnsi" w:cs="Calibri"/>
          <w:sz w:val="23"/>
          <w:szCs w:val="23"/>
        </w:rPr>
        <w:t>,</w:t>
      </w:r>
      <w:r w:rsidRPr="000C6E05">
        <w:rPr>
          <w:rFonts w:asciiTheme="minorHAnsi" w:hAnsiTheme="minorHAnsi" w:cs="Calibri"/>
          <w:sz w:val="23"/>
          <w:szCs w:val="23"/>
        </w:rPr>
        <w:t xml:space="preserve"> </w:t>
      </w:r>
      <w:r w:rsidRPr="006026A5">
        <w:rPr>
          <w:rFonts w:asciiTheme="minorHAnsi" w:hAnsiTheme="minorHAnsi" w:cs="Calibri"/>
          <w:sz w:val="23"/>
          <w:szCs w:val="23"/>
          <w:highlight w:val="yellow"/>
        </w:rPr>
        <w:t>Ms</w:t>
      </w:r>
      <w:r w:rsidR="006026A5" w:rsidRPr="006026A5">
        <w:rPr>
          <w:rFonts w:asciiTheme="minorHAnsi" w:hAnsiTheme="minorHAnsi" w:cs="Calibri"/>
          <w:sz w:val="23"/>
          <w:szCs w:val="23"/>
          <w:highlight w:val="yellow"/>
        </w:rPr>
        <w:t>.</w:t>
      </w:r>
      <w:r w:rsidRPr="006026A5">
        <w:rPr>
          <w:rFonts w:asciiTheme="minorHAnsi" w:hAnsiTheme="minorHAnsi" w:cs="Calibri"/>
          <w:sz w:val="23"/>
          <w:szCs w:val="23"/>
          <w:highlight w:val="yellow"/>
        </w:rPr>
        <w:t xml:space="preserve"> Elena Bianchi</w:t>
      </w:r>
      <w:r w:rsidRPr="000C6E05">
        <w:rPr>
          <w:rFonts w:asciiTheme="minorHAnsi" w:hAnsiTheme="minorHAnsi" w:cs="Calibri"/>
          <w:sz w:val="23"/>
          <w:szCs w:val="23"/>
        </w:rPr>
        <w:t xml:space="preserve"> at </w:t>
      </w:r>
      <w:hyperlink r:id="rId17" w:history="1">
        <w:r w:rsidRPr="00071869">
          <w:rPr>
            <w:rStyle w:val="Collegamentoipertestuale"/>
            <w:rFonts w:asciiTheme="minorHAnsi" w:hAnsiTheme="minorHAnsi" w:cs="Calibri"/>
            <w:sz w:val="23"/>
            <w:szCs w:val="23"/>
          </w:rPr>
          <w:t>dpo@limacorporate.com</w:t>
        </w:r>
      </w:hyperlink>
      <w:r w:rsidRPr="000C6E05">
        <w:rPr>
          <w:rFonts w:asciiTheme="minorHAnsi" w:hAnsiTheme="minorHAnsi" w:cs="Calibri"/>
          <w:sz w:val="23"/>
          <w:szCs w:val="23"/>
        </w:rPr>
        <w:t>.</w:t>
      </w:r>
    </w:p>
    <w:p w14:paraId="147A1618" w14:textId="197558CA" w:rsidR="003F4BBC" w:rsidRPr="003F4BBC" w:rsidRDefault="003F4BBC" w:rsidP="003F4BBC">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 xml:space="preserve">In the context of this study, data will be stored and transmitted to the sponsor. All information which is collected and leaves the hospital about you </w:t>
      </w:r>
      <w:proofErr w:type="gramStart"/>
      <w:r w:rsidRPr="003F4BBC">
        <w:rPr>
          <w:rFonts w:asciiTheme="minorHAnsi" w:hAnsiTheme="minorHAnsi" w:cstheme="minorHAnsi"/>
          <w:sz w:val="23"/>
          <w:szCs w:val="23"/>
        </w:rPr>
        <w:t>during the course of</w:t>
      </w:r>
      <w:proofErr w:type="gramEnd"/>
      <w:r w:rsidRPr="003F4BBC">
        <w:rPr>
          <w:rFonts w:asciiTheme="minorHAnsi" w:hAnsiTheme="minorHAnsi" w:cstheme="minorHAnsi"/>
          <w:sz w:val="23"/>
          <w:szCs w:val="23"/>
        </w:rPr>
        <w:t xml:space="preserve"> the study will be kept strictly confidential. Data will be pseudonymised (name, address or information allowing your identification removed and replaced with an identification code) so that you cannot be recognised anymore. The correspondence table where the code is linked to your name will be kept by the Principal Investigator at the </w:t>
      </w:r>
      <w:r>
        <w:rPr>
          <w:rFonts w:asciiTheme="minorHAnsi" w:hAnsiTheme="minorHAnsi" w:cstheme="minorHAnsi"/>
          <w:sz w:val="23"/>
          <w:szCs w:val="23"/>
        </w:rPr>
        <w:t>Hospital where the study is carried out</w:t>
      </w:r>
      <w:r w:rsidRPr="003F4BBC">
        <w:rPr>
          <w:rFonts w:asciiTheme="minorHAnsi" w:hAnsiTheme="minorHAnsi" w:cstheme="minorHAnsi"/>
          <w:sz w:val="23"/>
          <w:szCs w:val="23"/>
        </w:rPr>
        <w:t xml:space="preserve">. The principal investigator and his authorized study staff team will know your identity. Also, your medical notes and data collected during the study may be looked at by individuals from regulatory authorities or employed by the sponsor where it is relevant to your taking part in this research. </w:t>
      </w:r>
    </w:p>
    <w:p w14:paraId="2AAE4660" w14:textId="77777777" w:rsidR="003F4BBC" w:rsidRPr="003F4BBC" w:rsidRDefault="003F4BBC" w:rsidP="003F4BBC">
      <w:pPr>
        <w:spacing w:line="276" w:lineRule="auto"/>
        <w:jc w:val="both"/>
        <w:rPr>
          <w:rFonts w:asciiTheme="minorHAnsi" w:hAnsiTheme="minorHAnsi" w:cstheme="minorHAnsi"/>
          <w:sz w:val="23"/>
          <w:szCs w:val="23"/>
        </w:rPr>
      </w:pPr>
      <w:r w:rsidRPr="003F4BBC">
        <w:rPr>
          <w:rFonts w:asciiTheme="minorHAnsi" w:hAnsiTheme="minorHAnsi" w:cstheme="minorHAnsi"/>
          <w:sz w:val="23"/>
          <w:szCs w:val="23"/>
        </w:rPr>
        <w:t>The coded personal data of this study may be forwarded to and processed by authorized recipients outside Europe, where the European General Data Protection Regulation is not valid or where privacy standards may be lower than in the EU (such as the US) for activities related to data analysis and review (e.g. statistical analysis, radiographic evaluation, etc.) or upon request of the Regulatory Authorities. In case of processing outside of Europe, the coded personal data will be adequately protected.</w:t>
      </w:r>
    </w:p>
    <w:p w14:paraId="7E69AC80" w14:textId="5CAF9850" w:rsidR="000C6E05" w:rsidRDefault="000C6E05" w:rsidP="00B258CC">
      <w:pPr>
        <w:spacing w:line="276" w:lineRule="auto"/>
        <w:jc w:val="both"/>
        <w:rPr>
          <w:rFonts w:asciiTheme="minorHAnsi" w:hAnsiTheme="minorHAnsi" w:cstheme="minorHAnsi"/>
          <w:sz w:val="23"/>
          <w:szCs w:val="23"/>
        </w:rPr>
      </w:pPr>
    </w:p>
    <w:p w14:paraId="57731F50" w14:textId="4C1AD0DE" w:rsidR="00E40044" w:rsidRPr="00CB3F59" w:rsidRDefault="00E40044" w:rsidP="00B258CC">
      <w:pPr>
        <w:spacing w:line="276" w:lineRule="auto"/>
        <w:jc w:val="both"/>
        <w:rPr>
          <w:rFonts w:asciiTheme="minorHAnsi" w:hAnsiTheme="minorHAnsi" w:cstheme="minorHAnsi"/>
          <w:b/>
          <w:bCs/>
        </w:rPr>
      </w:pPr>
      <w:r w:rsidRPr="00CB3F59">
        <w:rPr>
          <w:rFonts w:asciiTheme="minorHAnsi" w:hAnsiTheme="minorHAnsi" w:cstheme="minorHAnsi"/>
          <w:b/>
          <w:bCs/>
        </w:rPr>
        <w:t>Type of data</w:t>
      </w:r>
      <w:r w:rsidR="00650293">
        <w:rPr>
          <w:rFonts w:asciiTheme="minorHAnsi" w:hAnsiTheme="minorHAnsi" w:cstheme="minorHAnsi"/>
          <w:b/>
          <w:bCs/>
        </w:rPr>
        <w:t xml:space="preserve"> processed</w:t>
      </w:r>
    </w:p>
    <w:p w14:paraId="078AB4D7" w14:textId="2DE7F287"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The doctor who will follow you into the </w:t>
      </w:r>
      <w:r>
        <w:rPr>
          <w:rFonts w:asciiTheme="minorHAnsi" w:hAnsiTheme="minorHAnsi" w:cstheme="minorHAnsi"/>
          <w:sz w:val="23"/>
          <w:szCs w:val="23"/>
        </w:rPr>
        <w:t>study</w:t>
      </w:r>
      <w:r w:rsidRPr="00E40044">
        <w:rPr>
          <w:rFonts w:asciiTheme="minorHAnsi" w:hAnsiTheme="minorHAnsi" w:cstheme="minorHAnsi"/>
          <w:sz w:val="23"/>
          <w:szCs w:val="23"/>
        </w:rPr>
        <w:t xml:space="preserve"> will identify you with a code: the data concerning you, collected in the</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course of the Study, with the exception of your name, will be sent to </w:t>
      </w:r>
      <w:r>
        <w:rPr>
          <w:rFonts w:asciiTheme="minorHAnsi" w:hAnsiTheme="minorHAnsi" w:cstheme="minorHAnsi"/>
          <w:sz w:val="23"/>
          <w:szCs w:val="23"/>
        </w:rPr>
        <w:t>LimaCorporate</w:t>
      </w:r>
      <w:r w:rsidRPr="00E40044">
        <w:rPr>
          <w:rFonts w:asciiTheme="minorHAnsi" w:hAnsiTheme="minorHAnsi" w:cstheme="minorHAnsi"/>
          <w:sz w:val="23"/>
          <w:szCs w:val="23"/>
        </w:rPr>
        <w:t>, recorded, processed and</w:t>
      </w:r>
      <w:r>
        <w:rPr>
          <w:rFonts w:asciiTheme="minorHAnsi" w:hAnsiTheme="minorHAnsi" w:cstheme="minorHAnsi"/>
          <w:sz w:val="23"/>
          <w:szCs w:val="23"/>
        </w:rPr>
        <w:t xml:space="preserve"> </w:t>
      </w:r>
      <w:r w:rsidRPr="00E40044">
        <w:rPr>
          <w:rFonts w:asciiTheme="minorHAnsi" w:hAnsiTheme="minorHAnsi" w:cstheme="minorHAnsi"/>
          <w:sz w:val="23"/>
          <w:szCs w:val="23"/>
        </w:rPr>
        <w:t xml:space="preserve">stored together with this code, your </w:t>
      </w:r>
      <w:r>
        <w:rPr>
          <w:rFonts w:asciiTheme="minorHAnsi" w:hAnsiTheme="minorHAnsi" w:cstheme="minorHAnsi"/>
          <w:sz w:val="23"/>
          <w:szCs w:val="23"/>
        </w:rPr>
        <w:t>year</w:t>
      </w:r>
      <w:r w:rsidRPr="00E40044">
        <w:rPr>
          <w:rFonts w:asciiTheme="minorHAnsi" w:hAnsiTheme="minorHAnsi" w:cstheme="minorHAnsi"/>
          <w:sz w:val="23"/>
          <w:szCs w:val="23"/>
        </w:rPr>
        <w:t xml:space="preserve"> of birth, sex, your weight and your height and all</w:t>
      </w:r>
      <w:r>
        <w:rPr>
          <w:rFonts w:asciiTheme="minorHAnsi" w:hAnsiTheme="minorHAnsi" w:cstheme="minorHAnsi"/>
          <w:sz w:val="23"/>
          <w:szCs w:val="23"/>
        </w:rPr>
        <w:t xml:space="preserve"> </w:t>
      </w:r>
      <w:r w:rsidRPr="00E40044">
        <w:rPr>
          <w:rFonts w:asciiTheme="minorHAnsi" w:hAnsiTheme="minorHAnsi" w:cstheme="minorHAnsi"/>
          <w:sz w:val="23"/>
          <w:szCs w:val="23"/>
        </w:rPr>
        <w:t>information relating to your health, as specified</w:t>
      </w:r>
      <w:r>
        <w:rPr>
          <w:rFonts w:asciiTheme="minorHAnsi" w:hAnsiTheme="minorHAnsi" w:cstheme="minorHAnsi"/>
          <w:sz w:val="23"/>
          <w:szCs w:val="23"/>
        </w:rPr>
        <w:t xml:space="preserve"> above</w:t>
      </w:r>
      <w:r w:rsidRPr="00E40044">
        <w:rPr>
          <w:rFonts w:asciiTheme="minorHAnsi" w:hAnsiTheme="minorHAnsi" w:cstheme="minorHAnsi"/>
          <w:sz w:val="23"/>
          <w:szCs w:val="23"/>
        </w:rPr>
        <w:t xml:space="preserve"> in the </w:t>
      </w:r>
      <w:r w:rsidRPr="00A17E4A">
        <w:rPr>
          <w:rFonts w:asciiTheme="minorHAnsi" w:hAnsiTheme="minorHAnsi" w:cstheme="minorHAnsi"/>
          <w:sz w:val="23"/>
          <w:szCs w:val="23"/>
          <w:highlight w:val="yellow"/>
        </w:rPr>
        <w:t>Informed Consent Form</w:t>
      </w:r>
      <w:r w:rsidRPr="00E40044">
        <w:rPr>
          <w:rFonts w:asciiTheme="minorHAnsi" w:hAnsiTheme="minorHAnsi" w:cstheme="minorHAnsi"/>
          <w:sz w:val="23"/>
          <w:szCs w:val="23"/>
        </w:rPr>
        <w:t xml:space="preserve"> for</w:t>
      </w:r>
    </w:p>
    <w:p w14:paraId="6F4844F0" w14:textId="77777777"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participation in the study, which was provided to you. Only the doctor and the subjects authorized by</w:t>
      </w:r>
    </w:p>
    <w:p w14:paraId="4289AB2A" w14:textId="6D7C5783" w:rsidR="00E40044" w:rsidRP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 xml:space="preserve">in charge of the </w:t>
      </w:r>
      <w:r>
        <w:rPr>
          <w:rFonts w:asciiTheme="minorHAnsi" w:hAnsiTheme="minorHAnsi" w:cstheme="minorHAnsi"/>
          <w:sz w:val="23"/>
          <w:szCs w:val="23"/>
        </w:rPr>
        <w:t>study</w:t>
      </w:r>
      <w:r w:rsidRPr="00E40044">
        <w:rPr>
          <w:rFonts w:asciiTheme="minorHAnsi" w:hAnsiTheme="minorHAnsi" w:cstheme="minorHAnsi"/>
          <w:sz w:val="23"/>
          <w:szCs w:val="23"/>
        </w:rPr>
        <w:t xml:space="preserve"> within the </w:t>
      </w:r>
      <w:r>
        <w:rPr>
          <w:rFonts w:asciiTheme="minorHAnsi" w:hAnsiTheme="minorHAnsi" w:cstheme="minorHAnsi"/>
          <w:sz w:val="23"/>
          <w:szCs w:val="23"/>
        </w:rPr>
        <w:t>hospital where the research study is carried out</w:t>
      </w:r>
      <w:r w:rsidRPr="00E40044">
        <w:rPr>
          <w:rFonts w:asciiTheme="minorHAnsi" w:hAnsiTheme="minorHAnsi" w:cstheme="minorHAnsi"/>
          <w:sz w:val="23"/>
          <w:szCs w:val="23"/>
        </w:rPr>
        <w:t xml:space="preserve"> will be able to link this</w:t>
      </w:r>
    </w:p>
    <w:p w14:paraId="79E12694" w14:textId="2F08CFEA" w:rsidR="00E40044" w:rsidRDefault="00E40044" w:rsidP="00E40044">
      <w:pPr>
        <w:spacing w:line="276" w:lineRule="auto"/>
        <w:jc w:val="both"/>
        <w:rPr>
          <w:rFonts w:asciiTheme="minorHAnsi" w:hAnsiTheme="minorHAnsi" w:cstheme="minorHAnsi"/>
          <w:sz w:val="23"/>
          <w:szCs w:val="23"/>
        </w:rPr>
      </w:pPr>
      <w:r w:rsidRPr="00E40044">
        <w:rPr>
          <w:rFonts w:asciiTheme="minorHAnsi" w:hAnsiTheme="minorHAnsi" w:cstheme="minorHAnsi"/>
          <w:sz w:val="23"/>
          <w:szCs w:val="23"/>
        </w:rPr>
        <w:t>code to your name.</w:t>
      </w:r>
    </w:p>
    <w:p w14:paraId="14364DB4" w14:textId="209BD4DC" w:rsidR="00A17E4A" w:rsidRPr="00A17E4A" w:rsidRDefault="0081050A" w:rsidP="00A17E4A">
      <w:pPr>
        <w:spacing w:line="276" w:lineRule="auto"/>
        <w:jc w:val="both"/>
        <w:rPr>
          <w:rFonts w:asciiTheme="minorHAnsi" w:hAnsiTheme="minorHAnsi" w:cstheme="minorHAnsi"/>
          <w:sz w:val="23"/>
          <w:szCs w:val="23"/>
        </w:rPr>
      </w:pPr>
      <w:r>
        <w:rPr>
          <w:rFonts w:asciiTheme="minorHAnsi" w:hAnsiTheme="minorHAnsi" w:cstheme="minorHAnsi"/>
          <w:sz w:val="23"/>
          <w:szCs w:val="23"/>
        </w:rPr>
        <w:t>Y</w:t>
      </w:r>
      <w:r w:rsidR="00A17E4A" w:rsidRPr="00A17E4A">
        <w:rPr>
          <w:rFonts w:asciiTheme="minorHAnsi" w:hAnsiTheme="minorHAnsi" w:cstheme="minorHAnsi"/>
          <w:sz w:val="23"/>
          <w:szCs w:val="23"/>
        </w:rPr>
        <w:t>our data</w:t>
      </w:r>
      <w:r>
        <w:rPr>
          <w:rFonts w:asciiTheme="minorHAnsi" w:hAnsiTheme="minorHAnsi" w:cstheme="minorHAnsi"/>
          <w:sz w:val="23"/>
          <w:szCs w:val="23"/>
        </w:rPr>
        <w:t xml:space="preserve"> </w:t>
      </w:r>
      <w:r w:rsidR="00A17E4A" w:rsidRPr="00A17E4A">
        <w:rPr>
          <w:rFonts w:asciiTheme="minorHAnsi" w:hAnsiTheme="minorHAnsi" w:cstheme="minorHAnsi"/>
          <w:sz w:val="23"/>
          <w:szCs w:val="23"/>
        </w:rPr>
        <w:t>will be processed for the following purposes:</w:t>
      </w:r>
    </w:p>
    <w:p w14:paraId="481EBED7" w14:textId="471AF806" w:rsidR="00A17E4A" w:rsidRPr="00A17E4A" w:rsidRDefault="00A17E4A" w:rsidP="00A17E4A">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correct and complete implementation of the </w:t>
      </w:r>
      <w:r w:rsidR="0082503F">
        <w:rPr>
          <w:rFonts w:asciiTheme="minorHAnsi" w:hAnsiTheme="minorHAnsi" w:cstheme="minorHAnsi"/>
          <w:sz w:val="23"/>
          <w:szCs w:val="23"/>
        </w:rPr>
        <w:t>s</w:t>
      </w:r>
      <w:r w:rsidRPr="00A17E4A">
        <w:rPr>
          <w:rFonts w:asciiTheme="minorHAnsi" w:hAnsiTheme="minorHAnsi" w:cstheme="minorHAnsi"/>
          <w:sz w:val="23"/>
          <w:szCs w:val="23"/>
        </w:rPr>
        <w:t>tudy, and scientific and statistical research activities ad</w:t>
      </w:r>
      <w:r w:rsidR="0081050A">
        <w:rPr>
          <w:rFonts w:asciiTheme="minorHAnsi" w:hAnsiTheme="minorHAnsi" w:cstheme="minorHAnsi"/>
          <w:sz w:val="23"/>
          <w:szCs w:val="23"/>
        </w:rPr>
        <w:t xml:space="preserve"> </w:t>
      </w:r>
      <w:r w:rsidRPr="00A17E4A">
        <w:rPr>
          <w:rFonts w:asciiTheme="minorHAnsi" w:hAnsiTheme="minorHAnsi" w:cstheme="minorHAnsi"/>
          <w:sz w:val="23"/>
          <w:szCs w:val="23"/>
        </w:rPr>
        <w:t>it related,</w:t>
      </w:r>
    </w:p>
    <w:p w14:paraId="001D0C2B" w14:textId="5B91E83F" w:rsidR="00A17E4A" w:rsidRDefault="00A17E4A" w:rsidP="00A17E4A">
      <w:pPr>
        <w:spacing w:line="276" w:lineRule="auto"/>
        <w:jc w:val="both"/>
        <w:rPr>
          <w:rFonts w:asciiTheme="minorHAnsi" w:hAnsiTheme="minorHAnsi" w:cstheme="minorHAnsi"/>
          <w:sz w:val="23"/>
          <w:szCs w:val="23"/>
        </w:rPr>
      </w:pPr>
      <w:r w:rsidRPr="00A17E4A">
        <w:rPr>
          <w:rFonts w:asciiTheme="minorHAnsi" w:hAnsiTheme="minorHAnsi" w:cstheme="minorHAnsi"/>
          <w:sz w:val="23"/>
          <w:szCs w:val="23"/>
        </w:rPr>
        <w:t xml:space="preserve">- ensure the correct </w:t>
      </w:r>
      <w:r w:rsidR="0081050A" w:rsidRPr="00A17E4A">
        <w:rPr>
          <w:rFonts w:asciiTheme="minorHAnsi" w:hAnsiTheme="minorHAnsi" w:cstheme="minorHAnsi"/>
          <w:sz w:val="23"/>
          <w:szCs w:val="23"/>
        </w:rPr>
        <w:t>fulfilment</w:t>
      </w:r>
      <w:r w:rsidRPr="00A17E4A">
        <w:rPr>
          <w:rFonts w:asciiTheme="minorHAnsi" w:hAnsiTheme="minorHAnsi" w:cstheme="minorHAnsi"/>
          <w:sz w:val="23"/>
          <w:szCs w:val="23"/>
        </w:rPr>
        <w:t xml:space="preserve"> of </w:t>
      </w:r>
      <w:r w:rsidR="0081050A">
        <w:rPr>
          <w:rFonts w:asciiTheme="minorHAnsi" w:hAnsiTheme="minorHAnsi" w:cstheme="minorHAnsi"/>
          <w:sz w:val="23"/>
          <w:szCs w:val="23"/>
        </w:rPr>
        <w:t>surveillance</w:t>
      </w:r>
      <w:r w:rsidRPr="00A17E4A">
        <w:rPr>
          <w:rFonts w:asciiTheme="minorHAnsi" w:hAnsiTheme="minorHAnsi" w:cstheme="minorHAnsi"/>
          <w:sz w:val="23"/>
          <w:szCs w:val="23"/>
        </w:rPr>
        <w:t xml:space="preserve"> obligations, as required by law;</w:t>
      </w:r>
    </w:p>
    <w:p w14:paraId="131C5E9D" w14:textId="547DABA0" w:rsidR="00650293" w:rsidRDefault="00650293" w:rsidP="00E40044">
      <w:pPr>
        <w:spacing w:line="276" w:lineRule="auto"/>
        <w:jc w:val="both"/>
        <w:rPr>
          <w:rFonts w:asciiTheme="minorHAnsi" w:hAnsiTheme="minorHAnsi" w:cstheme="minorHAnsi"/>
          <w:sz w:val="23"/>
          <w:szCs w:val="23"/>
        </w:rPr>
      </w:pPr>
    </w:p>
    <w:p w14:paraId="742DFA01" w14:textId="77777777" w:rsidR="009C4CFD" w:rsidRDefault="009C4CFD" w:rsidP="00E40044">
      <w:pPr>
        <w:spacing w:line="276" w:lineRule="auto"/>
        <w:jc w:val="both"/>
        <w:rPr>
          <w:rFonts w:asciiTheme="minorHAnsi" w:hAnsiTheme="minorHAnsi" w:cstheme="minorHAnsi"/>
          <w:sz w:val="23"/>
          <w:szCs w:val="23"/>
        </w:rPr>
      </w:pPr>
    </w:p>
    <w:p w14:paraId="7090A538" w14:textId="3745A44B" w:rsidR="00650293" w:rsidRPr="00F12154" w:rsidRDefault="00650293" w:rsidP="00E40044">
      <w:pPr>
        <w:spacing w:line="276" w:lineRule="auto"/>
        <w:jc w:val="both"/>
        <w:rPr>
          <w:rFonts w:asciiTheme="minorHAnsi" w:hAnsiTheme="minorHAnsi" w:cstheme="minorHAnsi"/>
          <w:b/>
          <w:bCs/>
          <w:sz w:val="23"/>
          <w:szCs w:val="23"/>
        </w:rPr>
      </w:pPr>
      <w:r w:rsidRPr="00F12154">
        <w:rPr>
          <w:rFonts w:asciiTheme="minorHAnsi" w:hAnsiTheme="minorHAnsi" w:cstheme="minorHAnsi"/>
          <w:b/>
          <w:bCs/>
          <w:sz w:val="23"/>
          <w:szCs w:val="23"/>
        </w:rPr>
        <w:lastRenderedPageBreak/>
        <w:t>Method of processing</w:t>
      </w:r>
    </w:p>
    <w:p w14:paraId="33308171" w14:textId="3A651462" w:rsidR="00650293" w:rsidRDefault="00650293" w:rsidP="00E40044">
      <w:pPr>
        <w:spacing w:line="276" w:lineRule="auto"/>
        <w:jc w:val="both"/>
        <w:rPr>
          <w:rFonts w:asciiTheme="minorHAnsi" w:hAnsiTheme="minorHAnsi" w:cstheme="minorHAnsi"/>
          <w:sz w:val="23"/>
          <w:szCs w:val="23"/>
        </w:rPr>
      </w:pPr>
      <w:r w:rsidRPr="00650293">
        <w:rPr>
          <w:rFonts w:asciiTheme="minorHAnsi" w:hAnsiTheme="minorHAnsi" w:cstheme="minorHAnsi"/>
          <w:sz w:val="23"/>
          <w:szCs w:val="23"/>
        </w:rPr>
        <w:t xml:space="preserve">The data, processed using electronic tools, will be disclosed only in strictly anonymous and aggregated form, for example through scientific publications, statistics and scientific conferences. </w:t>
      </w:r>
      <w:r>
        <w:rPr>
          <w:rFonts w:asciiTheme="minorHAnsi" w:hAnsiTheme="minorHAnsi" w:cstheme="minorHAnsi"/>
          <w:sz w:val="23"/>
          <w:szCs w:val="23"/>
        </w:rPr>
        <w:t>I</w:t>
      </w:r>
      <w:r w:rsidRPr="00650293">
        <w:rPr>
          <w:rFonts w:asciiTheme="minorHAnsi" w:hAnsiTheme="minorHAnsi" w:cstheme="minorHAnsi"/>
          <w:sz w:val="23"/>
          <w:szCs w:val="23"/>
        </w:rPr>
        <w:t xml:space="preserve">n accordance with the legislation on clinical trials, </w:t>
      </w:r>
      <w:r>
        <w:rPr>
          <w:rFonts w:asciiTheme="minorHAnsi" w:hAnsiTheme="minorHAnsi" w:cstheme="minorHAnsi"/>
          <w:sz w:val="23"/>
          <w:szCs w:val="23"/>
        </w:rPr>
        <w:t>t</w:t>
      </w:r>
      <w:r w:rsidRPr="00650293">
        <w:rPr>
          <w:rFonts w:asciiTheme="minorHAnsi" w:hAnsiTheme="minorHAnsi" w:cstheme="minorHAnsi"/>
          <w:sz w:val="23"/>
          <w:szCs w:val="23"/>
        </w:rPr>
        <w:t xml:space="preserve">he staff of the </w:t>
      </w:r>
      <w:r>
        <w:rPr>
          <w:rFonts w:asciiTheme="minorHAnsi" w:hAnsiTheme="minorHAnsi" w:cstheme="minorHAnsi"/>
          <w:sz w:val="23"/>
          <w:szCs w:val="23"/>
        </w:rPr>
        <w:t xml:space="preserve">Sponsor </w:t>
      </w:r>
      <w:r w:rsidRPr="00650293">
        <w:rPr>
          <w:rFonts w:asciiTheme="minorHAnsi" w:hAnsiTheme="minorHAnsi" w:cstheme="minorHAnsi"/>
          <w:sz w:val="23"/>
          <w:szCs w:val="23"/>
        </w:rPr>
        <w:t xml:space="preserve">or of the external companies that perform the monitoring and verification of the study on behalf of the </w:t>
      </w:r>
      <w:r>
        <w:rPr>
          <w:rFonts w:asciiTheme="minorHAnsi" w:hAnsiTheme="minorHAnsi" w:cstheme="minorHAnsi"/>
          <w:sz w:val="23"/>
          <w:szCs w:val="23"/>
        </w:rPr>
        <w:t>Sponsor</w:t>
      </w:r>
      <w:r w:rsidRPr="00650293">
        <w:rPr>
          <w:rFonts w:asciiTheme="minorHAnsi" w:hAnsiTheme="minorHAnsi" w:cstheme="minorHAnsi"/>
          <w:sz w:val="23"/>
          <w:szCs w:val="23"/>
        </w:rPr>
        <w:t>, the Ethics Committee</w:t>
      </w:r>
      <w:r>
        <w:rPr>
          <w:rFonts w:asciiTheme="minorHAnsi" w:hAnsiTheme="minorHAnsi" w:cstheme="minorHAnsi"/>
          <w:sz w:val="23"/>
          <w:szCs w:val="23"/>
        </w:rPr>
        <w:t>,</w:t>
      </w:r>
      <w:r w:rsidRPr="00650293">
        <w:rPr>
          <w:rFonts w:asciiTheme="minorHAnsi" w:hAnsiTheme="minorHAnsi" w:cstheme="minorHAnsi"/>
          <w:sz w:val="23"/>
          <w:szCs w:val="23"/>
        </w:rPr>
        <w:t xml:space="preserve"> the </w:t>
      </w:r>
      <w:r>
        <w:rPr>
          <w:rFonts w:asciiTheme="minorHAnsi" w:hAnsiTheme="minorHAnsi" w:cstheme="minorHAnsi"/>
          <w:sz w:val="23"/>
          <w:szCs w:val="23"/>
        </w:rPr>
        <w:t xml:space="preserve">national </w:t>
      </w:r>
      <w:r w:rsidRPr="00650293">
        <w:rPr>
          <w:rFonts w:asciiTheme="minorHAnsi" w:hAnsiTheme="minorHAnsi" w:cstheme="minorHAnsi"/>
          <w:sz w:val="23"/>
          <w:szCs w:val="23"/>
        </w:rPr>
        <w:t xml:space="preserve">and foreign health authorities </w:t>
      </w:r>
      <w:r w:rsidR="001408C9">
        <w:rPr>
          <w:rFonts w:asciiTheme="minorHAnsi" w:hAnsiTheme="minorHAnsi" w:cstheme="minorHAnsi"/>
          <w:sz w:val="23"/>
          <w:szCs w:val="23"/>
        </w:rPr>
        <w:t>could know your data</w:t>
      </w:r>
      <w:r w:rsidRPr="00650293">
        <w:rPr>
          <w:rFonts w:asciiTheme="minorHAnsi" w:hAnsiTheme="minorHAnsi" w:cstheme="minorHAnsi"/>
          <w:sz w:val="23"/>
          <w:szCs w:val="23"/>
        </w:rPr>
        <w:t>, also contained in your original clinical documentation, in ways that guarantee the confidentiality of your identity.</w:t>
      </w:r>
    </w:p>
    <w:p w14:paraId="52CBC712" w14:textId="3857DE59" w:rsidR="001408C9" w:rsidRDefault="001408C9" w:rsidP="001408C9">
      <w:pPr>
        <w:spacing w:line="276" w:lineRule="auto"/>
        <w:jc w:val="both"/>
        <w:rPr>
          <w:rFonts w:asciiTheme="minorHAnsi" w:hAnsiTheme="minorHAnsi" w:cstheme="minorHAnsi"/>
          <w:sz w:val="23"/>
          <w:szCs w:val="23"/>
        </w:rPr>
      </w:pPr>
      <w:r>
        <w:rPr>
          <w:rFonts w:asciiTheme="minorHAnsi" w:hAnsiTheme="minorHAnsi" w:cstheme="minorHAnsi"/>
          <w:sz w:val="23"/>
          <w:szCs w:val="23"/>
        </w:rPr>
        <w:t xml:space="preserve">Your </w:t>
      </w:r>
      <w:r w:rsidR="00284420" w:rsidRPr="00397C2A">
        <w:rPr>
          <w:rFonts w:asciiTheme="minorHAnsi" w:hAnsiTheme="minorHAnsi" w:cs="Calibri"/>
          <w:sz w:val="23"/>
          <w:szCs w:val="23"/>
        </w:rPr>
        <w:t>pseudonymised</w:t>
      </w:r>
      <w:r w:rsidR="00284420" w:rsidRPr="001408C9">
        <w:rPr>
          <w:rFonts w:asciiTheme="minorHAnsi" w:hAnsiTheme="minorHAnsi" w:cstheme="minorHAnsi"/>
          <w:sz w:val="23"/>
          <w:szCs w:val="23"/>
        </w:rPr>
        <w:t xml:space="preserve"> </w:t>
      </w:r>
      <w:r w:rsidRPr="001408C9">
        <w:rPr>
          <w:rFonts w:asciiTheme="minorHAnsi" w:hAnsiTheme="minorHAnsi" w:cstheme="minorHAnsi"/>
          <w:sz w:val="23"/>
          <w:szCs w:val="23"/>
        </w:rPr>
        <w:t>data will be kept for a period</w:t>
      </w:r>
      <w:r>
        <w:rPr>
          <w:rFonts w:asciiTheme="minorHAnsi" w:hAnsiTheme="minorHAnsi" w:cstheme="minorHAnsi"/>
          <w:sz w:val="23"/>
          <w:szCs w:val="23"/>
        </w:rPr>
        <w:t xml:space="preserve"> </w:t>
      </w:r>
      <w:r w:rsidRPr="001408C9">
        <w:rPr>
          <w:rFonts w:asciiTheme="minorHAnsi" w:hAnsiTheme="minorHAnsi" w:cstheme="minorHAnsi"/>
          <w:sz w:val="23"/>
          <w:szCs w:val="23"/>
        </w:rPr>
        <w:t xml:space="preserve">of 15 years from the end of </w:t>
      </w:r>
      <w:r w:rsidR="00284420">
        <w:rPr>
          <w:rFonts w:asciiTheme="minorHAnsi" w:hAnsiTheme="minorHAnsi" w:cstheme="minorHAnsi"/>
          <w:sz w:val="23"/>
          <w:szCs w:val="23"/>
        </w:rPr>
        <w:t>s</w:t>
      </w:r>
      <w:r w:rsidRPr="001408C9">
        <w:rPr>
          <w:rFonts w:asciiTheme="minorHAnsi" w:hAnsiTheme="minorHAnsi" w:cstheme="minorHAnsi"/>
          <w:sz w:val="23"/>
          <w:szCs w:val="23"/>
        </w:rPr>
        <w:t>tudy, at</w:t>
      </w:r>
      <w:r w:rsidR="00284420">
        <w:rPr>
          <w:rFonts w:asciiTheme="minorHAnsi" w:hAnsiTheme="minorHAnsi" w:cstheme="minorHAnsi"/>
          <w:sz w:val="23"/>
          <w:szCs w:val="23"/>
        </w:rPr>
        <w:t xml:space="preserve"> </w:t>
      </w:r>
      <w:r w:rsidR="00284420">
        <w:rPr>
          <w:rFonts w:asciiTheme="minorHAnsi" w:hAnsiTheme="minorHAnsi" w:cs="Calibri"/>
          <w:sz w:val="23"/>
          <w:szCs w:val="23"/>
        </w:rPr>
        <w:t xml:space="preserve">LimaCorporate S.p.A. </w:t>
      </w:r>
      <w:r w:rsidR="00284420" w:rsidRPr="00D96CAD">
        <w:rPr>
          <w:rFonts w:asciiTheme="minorHAnsi" w:hAnsiTheme="minorHAnsi" w:cstheme="minorHAnsi"/>
          <w:sz w:val="23"/>
          <w:szCs w:val="23"/>
        </w:rPr>
        <w:t>(33038 Villanova di San Daniele (UD) - Via Nazionale, 52,</w:t>
      </w:r>
      <w:r w:rsidR="00284420">
        <w:rPr>
          <w:rFonts w:asciiTheme="minorHAnsi" w:hAnsiTheme="minorHAnsi" w:cstheme="minorHAnsi"/>
          <w:sz w:val="23"/>
          <w:szCs w:val="23"/>
        </w:rPr>
        <w:t xml:space="preserve"> Italy</w:t>
      </w:r>
      <w:r w:rsidR="00284420" w:rsidRPr="00D96CAD">
        <w:rPr>
          <w:rFonts w:asciiTheme="minorHAnsi" w:hAnsiTheme="minorHAnsi" w:cstheme="minorHAnsi"/>
          <w:sz w:val="23"/>
          <w:szCs w:val="23"/>
        </w:rPr>
        <w:t>)</w:t>
      </w:r>
      <w:r w:rsidR="00284420">
        <w:rPr>
          <w:rFonts w:asciiTheme="minorHAnsi" w:hAnsiTheme="minorHAnsi" w:cstheme="minorHAnsi"/>
          <w:sz w:val="23"/>
          <w:szCs w:val="23"/>
        </w:rPr>
        <w:t>.</w:t>
      </w:r>
    </w:p>
    <w:p w14:paraId="7AB9FE09" w14:textId="70A9DBB0" w:rsidR="009C4CFD" w:rsidRDefault="009C4CFD" w:rsidP="009C4CFD">
      <w:pPr>
        <w:pStyle w:val="Testocommento"/>
        <w:spacing w:line="276" w:lineRule="auto"/>
        <w:jc w:val="both"/>
        <w:rPr>
          <w:rFonts w:ascii="Calibri" w:eastAsia="Calibri" w:hAnsi="Calibri" w:cs="Calibri"/>
          <w:color w:val="000000"/>
          <w:sz w:val="23"/>
          <w:szCs w:val="23"/>
          <w:lang w:val="en-US" w:eastAsia="it-IT"/>
        </w:rPr>
      </w:pPr>
      <w:proofErr w:type="spellStart"/>
      <w:r w:rsidRPr="009C4CFD">
        <w:rPr>
          <w:rFonts w:asciiTheme="minorHAnsi" w:hAnsiTheme="minorHAnsi" w:cstheme="minorHAnsi"/>
          <w:sz w:val="23"/>
          <w:szCs w:val="23"/>
        </w:rPr>
        <w:t>Furthermore</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prior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specific</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consent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if</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w:t>
      </w:r>
      <w:proofErr w:type="spellEnd"/>
      <w:r w:rsidRPr="009C4CFD">
        <w:rPr>
          <w:rFonts w:asciiTheme="minorHAnsi" w:hAnsiTheme="minorHAnsi" w:cstheme="minorHAnsi"/>
          <w:sz w:val="23"/>
          <w:szCs w:val="23"/>
        </w:rPr>
        <w:t xml:space="preserve"> </w:t>
      </w:r>
      <w:r w:rsidRPr="009C4CFD">
        <w:rPr>
          <w:rFonts w:ascii="Calibri" w:eastAsia="Calibri" w:hAnsi="Calibri" w:cs="Calibri"/>
          <w:color w:val="000000"/>
          <w:sz w:val="23"/>
          <w:szCs w:val="23"/>
          <w:lang w:val="en-US" w:eastAsia="it-IT"/>
        </w:rPr>
        <w:t xml:space="preserve">agree to the secondary use of the data collected for further research as describe in the section “Secondary use of data”, </w:t>
      </w:r>
      <w:proofErr w:type="spellStart"/>
      <w:r w:rsidRPr="009C4CFD">
        <w:rPr>
          <w:rFonts w:asciiTheme="minorHAnsi" w:hAnsiTheme="minorHAnsi" w:cstheme="minorHAnsi"/>
          <w:sz w:val="23"/>
          <w:szCs w:val="23"/>
        </w:rPr>
        <w:t>which</w:t>
      </w:r>
      <w:proofErr w:type="spellEnd"/>
      <w:r w:rsidRPr="009C4CFD">
        <w:rPr>
          <w:rFonts w:asciiTheme="minorHAnsi" w:hAnsiTheme="minorHAnsi" w:cstheme="minorHAnsi"/>
          <w:sz w:val="23"/>
          <w:szCs w:val="23"/>
        </w:rPr>
        <w:t xml:space="preserve"> in </w:t>
      </w:r>
      <w:proofErr w:type="spellStart"/>
      <w:r w:rsidRPr="009C4CFD">
        <w:rPr>
          <w:rFonts w:asciiTheme="minorHAnsi" w:hAnsiTheme="minorHAnsi" w:cstheme="minorHAnsi"/>
          <w:sz w:val="23"/>
          <w:szCs w:val="23"/>
        </w:rPr>
        <w:t>any</w:t>
      </w:r>
      <w:proofErr w:type="spellEnd"/>
      <w:r w:rsidRPr="009C4CFD">
        <w:rPr>
          <w:rFonts w:asciiTheme="minorHAnsi" w:hAnsiTheme="minorHAnsi" w:cstheme="minorHAnsi"/>
          <w:sz w:val="23"/>
          <w:szCs w:val="23"/>
        </w:rPr>
        <w:t xml:space="preserve"> case </w:t>
      </w:r>
      <w:proofErr w:type="spellStart"/>
      <w:r w:rsidRPr="009C4CFD">
        <w:rPr>
          <w:rFonts w:asciiTheme="minorHAnsi" w:hAnsiTheme="minorHAnsi" w:cstheme="minorHAnsi"/>
          <w:sz w:val="23"/>
          <w:szCs w:val="23"/>
        </w:rPr>
        <w:t>does</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not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affect</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w:t>
      </w:r>
      <w:proofErr w:type="spellStart"/>
      <w:r w:rsidRPr="009C4CFD">
        <w:rPr>
          <w:rFonts w:asciiTheme="minorHAnsi" w:hAnsiTheme="minorHAnsi" w:cstheme="minorHAnsi"/>
          <w:sz w:val="23"/>
          <w:szCs w:val="23"/>
        </w:rPr>
        <w:t>participation</w:t>
      </w:r>
      <w:proofErr w:type="spellEnd"/>
      <w:r w:rsidRPr="009C4CFD">
        <w:rPr>
          <w:rFonts w:asciiTheme="minorHAnsi" w:hAnsiTheme="minorHAnsi" w:cstheme="minorHAnsi"/>
          <w:sz w:val="23"/>
          <w:szCs w:val="23"/>
        </w:rPr>
        <w:t xml:space="preserve"> in the study, </w:t>
      </w:r>
      <w:proofErr w:type="spellStart"/>
      <w:r w:rsidRPr="009C4CFD">
        <w:rPr>
          <w:rFonts w:asciiTheme="minorHAnsi" w:hAnsiTheme="minorHAnsi" w:cstheme="minorHAnsi"/>
          <w:sz w:val="23"/>
          <w:szCs w:val="23"/>
        </w:rPr>
        <w:t>your</w:t>
      </w:r>
      <w:proofErr w:type="spellEnd"/>
      <w:r w:rsidRPr="009C4CFD">
        <w:rPr>
          <w:rFonts w:asciiTheme="minorHAnsi" w:hAnsiTheme="minorHAnsi" w:cstheme="minorHAnsi"/>
          <w:sz w:val="23"/>
          <w:szCs w:val="23"/>
        </w:rPr>
        <w:t xml:space="preserve"> data </w:t>
      </w:r>
      <w:proofErr w:type="spellStart"/>
      <w:r w:rsidRPr="009C4CFD">
        <w:rPr>
          <w:rFonts w:asciiTheme="minorHAnsi" w:hAnsiTheme="minorHAnsi" w:cstheme="minorHAnsi"/>
          <w:sz w:val="23"/>
          <w:szCs w:val="23"/>
        </w:rPr>
        <w:t>could</w:t>
      </w:r>
      <w:proofErr w:type="spellEnd"/>
      <w:r w:rsidRPr="009C4CFD">
        <w:rPr>
          <w:rFonts w:asciiTheme="minorHAnsi" w:hAnsiTheme="minorHAnsi" w:cstheme="minorHAnsi"/>
          <w:sz w:val="23"/>
          <w:szCs w:val="23"/>
        </w:rPr>
        <w:t xml:space="preserve"> be </w:t>
      </w:r>
      <w:proofErr w:type="spellStart"/>
      <w:r w:rsidRPr="009C4CFD">
        <w:rPr>
          <w:rFonts w:asciiTheme="minorHAnsi" w:hAnsiTheme="minorHAnsi" w:cstheme="minorHAnsi"/>
          <w:sz w:val="23"/>
          <w:szCs w:val="23"/>
        </w:rPr>
        <w:t>used</w:t>
      </w:r>
      <w:proofErr w:type="spellEnd"/>
      <w:r w:rsidRPr="009C4CFD">
        <w:rPr>
          <w:rFonts w:asciiTheme="minorHAnsi" w:hAnsiTheme="minorHAnsi" w:cstheme="minorHAnsi"/>
          <w:sz w:val="23"/>
          <w:szCs w:val="23"/>
        </w:rPr>
        <w:t xml:space="preserve"> by </w:t>
      </w:r>
      <w:proofErr w:type="spellStart"/>
      <w:r w:rsidRPr="009C4CFD">
        <w:rPr>
          <w:rFonts w:asciiTheme="minorHAnsi" w:hAnsiTheme="minorHAnsi" w:cstheme="minorHAnsi"/>
          <w:sz w:val="23"/>
          <w:szCs w:val="23"/>
        </w:rPr>
        <w:t>LimaCorporate</w:t>
      </w:r>
      <w:proofErr w:type="spellEnd"/>
      <w:r w:rsidRPr="009C4CFD">
        <w:rPr>
          <w:rFonts w:asciiTheme="minorHAnsi" w:hAnsiTheme="minorHAnsi" w:cstheme="minorHAnsi"/>
          <w:sz w:val="23"/>
          <w:szCs w:val="23"/>
        </w:rPr>
        <w:t xml:space="preserve"> </w:t>
      </w:r>
      <w:r w:rsidRPr="009C4CFD">
        <w:rPr>
          <w:rFonts w:ascii="Calibri" w:eastAsia="Calibri" w:hAnsi="Calibri" w:cs="Calibri"/>
          <w:color w:val="000000"/>
          <w:sz w:val="23"/>
          <w:szCs w:val="23"/>
          <w:lang w:val="en-US" w:eastAsia="it-IT"/>
        </w:rPr>
        <w:t>for future research to improve and better understand the medical device, or to develop new therapies for conditions such as yours, medical conferences, and training for physicians and other medical personnel.</w:t>
      </w:r>
    </w:p>
    <w:p w14:paraId="3F5DE327" w14:textId="0FE01E85" w:rsidR="0082503F" w:rsidRDefault="0082503F" w:rsidP="009C4CFD">
      <w:pPr>
        <w:pStyle w:val="Testocommento"/>
        <w:spacing w:line="276" w:lineRule="auto"/>
        <w:jc w:val="both"/>
        <w:rPr>
          <w:rFonts w:ascii="Calibri" w:eastAsia="Calibri" w:hAnsi="Calibri" w:cs="Calibri"/>
          <w:color w:val="000000"/>
          <w:sz w:val="23"/>
          <w:szCs w:val="23"/>
          <w:lang w:val="en-US" w:eastAsia="it-IT"/>
        </w:rPr>
      </w:pPr>
    </w:p>
    <w:p w14:paraId="23FF9582" w14:textId="161246B7" w:rsidR="0082503F" w:rsidRPr="00095A2D" w:rsidRDefault="0082503F" w:rsidP="009C4CFD">
      <w:pPr>
        <w:pStyle w:val="Testocommento"/>
        <w:spacing w:line="276" w:lineRule="auto"/>
        <w:jc w:val="both"/>
        <w:rPr>
          <w:rFonts w:ascii="Calibri" w:eastAsia="Calibri" w:hAnsi="Calibri" w:cs="Calibri"/>
          <w:b/>
          <w:bCs/>
          <w:color w:val="000000"/>
          <w:sz w:val="23"/>
          <w:szCs w:val="23"/>
          <w:lang w:val="en-US" w:eastAsia="it-IT"/>
        </w:rPr>
      </w:pPr>
      <w:r w:rsidRPr="00095A2D">
        <w:rPr>
          <w:rFonts w:ascii="Calibri" w:eastAsia="Calibri" w:hAnsi="Calibri" w:cs="Calibri"/>
          <w:b/>
          <w:bCs/>
          <w:color w:val="000000"/>
          <w:sz w:val="23"/>
          <w:szCs w:val="23"/>
          <w:lang w:val="en-US" w:eastAsia="it-IT"/>
        </w:rPr>
        <w:t>Rights</w:t>
      </w:r>
    </w:p>
    <w:p w14:paraId="562FA243" w14:textId="6112ACD4" w:rsidR="0082503F" w:rsidRPr="009C4CFD" w:rsidRDefault="0082503F" w:rsidP="009C4CFD">
      <w:pPr>
        <w:pStyle w:val="Testocommento"/>
        <w:spacing w:line="276" w:lineRule="auto"/>
        <w:jc w:val="both"/>
        <w:rPr>
          <w:rFonts w:ascii="Calibri" w:eastAsia="Calibri" w:hAnsi="Calibri" w:cs="Calibri"/>
          <w:color w:val="000000"/>
          <w:sz w:val="23"/>
          <w:szCs w:val="23"/>
          <w:lang w:val="en-US" w:eastAsia="it-IT"/>
        </w:rPr>
      </w:pPr>
      <w:r w:rsidRPr="0082503F">
        <w:rPr>
          <w:rFonts w:ascii="Calibri" w:eastAsia="Calibri" w:hAnsi="Calibri" w:cs="Calibri"/>
          <w:color w:val="000000"/>
          <w:sz w:val="23"/>
          <w:szCs w:val="23"/>
          <w:lang w:val="en-US" w:eastAsia="it-IT"/>
        </w:rPr>
        <w:t xml:space="preserve">You may exercise </w:t>
      </w:r>
      <w:r>
        <w:rPr>
          <w:rFonts w:ascii="Calibri" w:eastAsia="Calibri" w:hAnsi="Calibri" w:cs="Calibri"/>
          <w:color w:val="000000"/>
          <w:sz w:val="23"/>
          <w:szCs w:val="23"/>
          <w:lang w:val="en-US" w:eastAsia="it-IT"/>
        </w:rPr>
        <w:t>your</w:t>
      </w:r>
      <w:r w:rsidRPr="0082503F">
        <w:rPr>
          <w:rFonts w:ascii="Calibri" w:eastAsia="Calibri" w:hAnsi="Calibri" w:cs="Calibri"/>
          <w:color w:val="000000"/>
          <w:sz w:val="23"/>
          <w:szCs w:val="23"/>
          <w:lang w:val="en-US" w:eastAsia="it-IT"/>
        </w:rPr>
        <w:t xml:space="preserve"> right</w:t>
      </w:r>
      <w:r w:rsidR="00095A2D">
        <w:rPr>
          <w:rFonts w:ascii="Calibri" w:eastAsia="Calibri" w:hAnsi="Calibri" w:cs="Calibri"/>
          <w:color w:val="000000"/>
          <w:sz w:val="23"/>
          <w:szCs w:val="23"/>
          <w:lang w:val="en-US" w:eastAsia="it-IT"/>
        </w:rPr>
        <w:t xml:space="preserve">s according </w:t>
      </w:r>
      <w:r w:rsidRPr="0082503F">
        <w:rPr>
          <w:rFonts w:ascii="Calibri" w:eastAsia="Calibri" w:hAnsi="Calibri" w:cs="Calibri"/>
          <w:color w:val="000000"/>
          <w:sz w:val="23"/>
          <w:szCs w:val="23"/>
          <w:lang w:val="en-US" w:eastAsia="it-IT"/>
        </w:rPr>
        <w:t>to</w:t>
      </w:r>
      <w:r w:rsidR="00095A2D">
        <w:rPr>
          <w:rFonts w:ascii="Calibri" w:eastAsia="Calibri" w:hAnsi="Calibri" w:cs="Calibri"/>
          <w:color w:val="000000"/>
          <w:sz w:val="23"/>
          <w:szCs w:val="23"/>
          <w:lang w:val="en-US" w:eastAsia="it-IT"/>
        </w:rPr>
        <w:t xml:space="preserve"> the</w:t>
      </w:r>
      <w:r w:rsidRPr="0082503F">
        <w:rPr>
          <w:rFonts w:ascii="Calibri" w:eastAsia="Calibri" w:hAnsi="Calibri" w:cs="Calibri"/>
          <w:color w:val="000000"/>
          <w:sz w:val="23"/>
          <w:szCs w:val="23"/>
          <w:lang w:val="en-US" w:eastAsia="it-IT"/>
        </w:rPr>
        <w:t xml:space="preserve"> articles 16, 18, 20 of the European Regulation 679/2016</w:t>
      </w:r>
      <w:r w:rsidR="00095A2D">
        <w:rPr>
          <w:rFonts w:ascii="Calibri" w:eastAsia="Calibri" w:hAnsi="Calibri" w:cs="Calibri"/>
          <w:color w:val="000000"/>
          <w:sz w:val="23"/>
          <w:szCs w:val="23"/>
          <w:lang w:val="en-US" w:eastAsia="it-IT"/>
        </w:rPr>
        <w:t xml:space="preserve"> (</w:t>
      </w:r>
      <w:proofErr w:type="spellStart"/>
      <w:r w:rsidR="00095A2D" w:rsidRPr="003F4BBC">
        <w:rPr>
          <w:rFonts w:asciiTheme="minorHAnsi" w:hAnsiTheme="minorHAnsi" w:cstheme="minorHAnsi"/>
          <w:sz w:val="23"/>
          <w:szCs w:val="23"/>
        </w:rPr>
        <w:t>European</w:t>
      </w:r>
      <w:proofErr w:type="spellEnd"/>
      <w:r w:rsidR="00095A2D" w:rsidRPr="003F4BBC">
        <w:rPr>
          <w:rFonts w:asciiTheme="minorHAnsi" w:hAnsiTheme="minorHAnsi" w:cstheme="minorHAnsi"/>
          <w:sz w:val="23"/>
          <w:szCs w:val="23"/>
        </w:rPr>
        <w:t xml:space="preserve"> General Data </w:t>
      </w:r>
      <w:proofErr w:type="spellStart"/>
      <w:r w:rsidR="00095A2D" w:rsidRPr="003F4BBC">
        <w:rPr>
          <w:rFonts w:asciiTheme="minorHAnsi" w:hAnsiTheme="minorHAnsi" w:cstheme="minorHAnsi"/>
          <w:sz w:val="23"/>
          <w:szCs w:val="23"/>
        </w:rPr>
        <w:t>Protection</w:t>
      </w:r>
      <w:proofErr w:type="spellEnd"/>
      <w:r w:rsidR="00095A2D" w:rsidRPr="003F4BBC">
        <w:rPr>
          <w:rFonts w:asciiTheme="minorHAnsi" w:hAnsiTheme="minorHAnsi" w:cstheme="minorHAnsi"/>
          <w:sz w:val="23"/>
          <w:szCs w:val="23"/>
        </w:rPr>
        <w:t xml:space="preserve"> </w:t>
      </w:r>
      <w:proofErr w:type="spellStart"/>
      <w:r w:rsidR="00095A2D" w:rsidRPr="003F4BBC">
        <w:rPr>
          <w:rFonts w:asciiTheme="minorHAnsi" w:hAnsiTheme="minorHAnsi" w:cstheme="minorHAnsi"/>
          <w:sz w:val="23"/>
          <w:szCs w:val="23"/>
        </w:rPr>
        <w:t>Regulation</w:t>
      </w:r>
      <w:proofErr w:type="spellEnd"/>
      <w:r w:rsidR="00095A2D" w:rsidRPr="006008A6">
        <w:rPr>
          <w:rFonts w:asciiTheme="minorHAnsi" w:hAnsiTheme="minorHAnsi" w:cstheme="minorHAnsi"/>
          <w:sz w:val="23"/>
          <w:szCs w:val="23"/>
          <w:lang w:val="en-US"/>
        </w:rPr>
        <w:t>, GDPR)</w:t>
      </w:r>
      <w:r w:rsidR="00095A2D" w:rsidRPr="003F4BBC">
        <w:rPr>
          <w:rFonts w:asciiTheme="minorHAnsi" w:hAnsiTheme="minorHAnsi" w:cstheme="minorHAnsi"/>
          <w:sz w:val="23"/>
          <w:szCs w:val="23"/>
        </w:rPr>
        <w:t xml:space="preserve"> </w:t>
      </w:r>
      <w:r w:rsidRPr="0082503F">
        <w:rPr>
          <w:rFonts w:ascii="Calibri" w:eastAsia="Calibri" w:hAnsi="Calibri" w:cs="Calibri"/>
          <w:color w:val="000000"/>
          <w:sz w:val="23"/>
          <w:szCs w:val="23"/>
          <w:lang w:val="en-US" w:eastAsia="it-IT"/>
        </w:rPr>
        <w:t>and that is: access to your personal data, rectification, opposition for legitimate reasons, portability</w:t>
      </w:r>
      <w:r w:rsidR="00095A2D">
        <w:rPr>
          <w:rFonts w:ascii="Calibri" w:eastAsia="Calibri" w:hAnsi="Calibri" w:cs="Calibri"/>
          <w:color w:val="000000"/>
          <w:sz w:val="23"/>
          <w:szCs w:val="23"/>
          <w:lang w:val="en-US" w:eastAsia="it-IT"/>
        </w:rPr>
        <w:t xml:space="preserve"> </w:t>
      </w:r>
      <w:r w:rsidRPr="0082503F">
        <w:rPr>
          <w:rFonts w:ascii="Calibri" w:eastAsia="Calibri" w:hAnsi="Calibri" w:cs="Calibri"/>
          <w:color w:val="000000"/>
          <w:sz w:val="23"/>
          <w:szCs w:val="23"/>
          <w:lang w:val="en-US" w:eastAsia="it-IT"/>
        </w:rPr>
        <w:t xml:space="preserve">(e.g. access your personal data, integrate them, update them, correct them, oppose their treatment for legitimate reasons, etc.) by contacting the </w:t>
      </w:r>
      <w:r w:rsidR="00095A2D">
        <w:rPr>
          <w:rFonts w:ascii="Calibri" w:eastAsia="Calibri" w:hAnsi="Calibri" w:cs="Calibri"/>
          <w:color w:val="000000"/>
          <w:sz w:val="23"/>
          <w:szCs w:val="23"/>
          <w:lang w:val="en-US" w:eastAsia="it-IT"/>
        </w:rPr>
        <w:t xml:space="preserve">study </w:t>
      </w:r>
      <w:r w:rsidRPr="0082503F">
        <w:rPr>
          <w:rFonts w:ascii="Calibri" w:eastAsia="Calibri" w:hAnsi="Calibri" w:cs="Calibri"/>
          <w:color w:val="000000"/>
          <w:sz w:val="23"/>
          <w:szCs w:val="23"/>
          <w:lang w:val="en-US" w:eastAsia="it-IT"/>
        </w:rPr>
        <w:t xml:space="preserve">doctor of the </w:t>
      </w:r>
      <w:r w:rsidR="00095A2D">
        <w:rPr>
          <w:rFonts w:ascii="Calibri" w:eastAsia="Calibri" w:hAnsi="Calibri" w:cs="Calibri"/>
          <w:color w:val="000000"/>
          <w:sz w:val="23"/>
          <w:szCs w:val="23"/>
          <w:lang w:val="en-US" w:eastAsia="it-IT"/>
        </w:rPr>
        <w:t>hospital</w:t>
      </w:r>
      <w:r w:rsidRPr="0082503F">
        <w:rPr>
          <w:rFonts w:ascii="Calibri" w:eastAsia="Calibri" w:hAnsi="Calibri" w:cs="Calibri"/>
          <w:color w:val="000000"/>
          <w:sz w:val="23"/>
          <w:szCs w:val="23"/>
          <w:lang w:val="en-US" w:eastAsia="it-IT"/>
        </w:rPr>
        <w:t xml:space="preserve"> directly</w:t>
      </w:r>
    </w:p>
    <w:p w14:paraId="6CAB4A44" w14:textId="77777777" w:rsidR="000B6C8C" w:rsidRPr="00B258CC" w:rsidRDefault="000B6C8C" w:rsidP="000B6C8C">
      <w:pPr>
        <w:spacing w:line="276" w:lineRule="auto"/>
        <w:jc w:val="both"/>
        <w:rPr>
          <w:rFonts w:asciiTheme="minorHAnsi" w:hAnsiTheme="minorHAnsi" w:cs="Calibri"/>
          <w:b/>
          <w:sz w:val="23"/>
          <w:szCs w:val="23"/>
          <w:highlight w:val="yellow"/>
          <w:lang w:val="en"/>
        </w:rPr>
      </w:pPr>
      <w:r w:rsidRPr="00B258CC">
        <w:rPr>
          <w:rFonts w:asciiTheme="minorHAnsi" w:hAnsiTheme="minorHAnsi" w:cs="Calibri"/>
          <w:b/>
          <w:sz w:val="23"/>
          <w:szCs w:val="23"/>
          <w:highlight w:val="yellow"/>
          <w:lang w:val="en"/>
        </w:rPr>
        <w:t xml:space="preserve">Dr. Jerzy </w:t>
      </w:r>
      <w:proofErr w:type="spellStart"/>
      <w:r w:rsidRPr="00B258CC">
        <w:rPr>
          <w:rFonts w:asciiTheme="minorHAnsi" w:hAnsiTheme="minorHAnsi" w:cs="Calibri"/>
          <w:b/>
          <w:sz w:val="23"/>
          <w:szCs w:val="23"/>
          <w:highlight w:val="yellow"/>
          <w:lang w:val="en"/>
        </w:rPr>
        <w:t>Białecki</w:t>
      </w:r>
      <w:proofErr w:type="spellEnd"/>
    </w:p>
    <w:p w14:paraId="024CFE74"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Telephone number: 00487794031</w:t>
      </w:r>
    </w:p>
    <w:p w14:paraId="5ECA6368"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Email address:</w:t>
      </w:r>
      <w:r w:rsidRPr="00B258CC">
        <w:rPr>
          <w:highlight w:val="yellow"/>
        </w:rPr>
        <w:t xml:space="preserve"> </w:t>
      </w:r>
      <w:hyperlink r:id="rId18" w:history="1">
        <w:r w:rsidRPr="00B258CC">
          <w:rPr>
            <w:rStyle w:val="Collegamentoipertestuale"/>
            <w:rFonts w:asciiTheme="minorHAnsi" w:hAnsiTheme="minorHAnsi" w:cs="Calibri"/>
            <w:bCs/>
            <w:sz w:val="23"/>
            <w:szCs w:val="23"/>
            <w:highlight w:val="yellow"/>
            <w:lang w:val="en"/>
          </w:rPr>
          <w:t>jerzybialecki@pro.onet.pl</w:t>
        </w:r>
      </w:hyperlink>
    </w:p>
    <w:p w14:paraId="155480A0"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Hospital: </w:t>
      </w:r>
      <w:proofErr w:type="spellStart"/>
      <w:r w:rsidRPr="00B258CC">
        <w:rPr>
          <w:rFonts w:asciiTheme="minorHAnsi" w:hAnsiTheme="minorHAnsi" w:cs="Calibri"/>
          <w:bCs/>
          <w:sz w:val="23"/>
          <w:szCs w:val="23"/>
          <w:highlight w:val="yellow"/>
          <w:lang w:val="en"/>
        </w:rPr>
        <w:t>Samodzielny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Publiczny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Szpital</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Kliniczny</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im</w:t>
      </w:r>
      <w:proofErr w:type="spellEnd"/>
      <w:r w:rsidRPr="00B258CC">
        <w:rPr>
          <w:rFonts w:asciiTheme="minorHAnsi" w:hAnsiTheme="minorHAnsi" w:cs="Calibri"/>
          <w:bCs/>
          <w:sz w:val="23"/>
          <w:szCs w:val="23"/>
          <w:highlight w:val="yellow"/>
          <w:lang w:val="en"/>
        </w:rPr>
        <w:t>. CMKP</w:t>
      </w:r>
    </w:p>
    <w:p w14:paraId="65D73D8F"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Address: </w:t>
      </w:r>
      <w:proofErr w:type="spellStart"/>
      <w:r w:rsidRPr="00B258CC">
        <w:rPr>
          <w:rFonts w:asciiTheme="minorHAnsi" w:hAnsiTheme="minorHAnsi" w:cs="Calibri"/>
          <w:bCs/>
          <w:sz w:val="23"/>
          <w:szCs w:val="23"/>
          <w:highlight w:val="yellow"/>
          <w:lang w:val="en"/>
        </w:rPr>
        <w:t>Księdza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Stanisława</w:t>
      </w:r>
      <w:proofErr w:type="spellEnd"/>
      <w:r w:rsidRPr="00B258CC">
        <w:rPr>
          <w:rFonts w:asciiTheme="minorHAnsi" w:hAnsiTheme="minorHAnsi" w:cs="Calibri"/>
          <w:bCs/>
          <w:sz w:val="23"/>
          <w:szCs w:val="23"/>
          <w:highlight w:val="yellow"/>
          <w:lang w:val="en"/>
        </w:rPr>
        <w:t xml:space="preserve"> </w:t>
      </w:r>
      <w:proofErr w:type="spellStart"/>
      <w:r w:rsidRPr="00B258CC">
        <w:rPr>
          <w:rFonts w:asciiTheme="minorHAnsi" w:hAnsiTheme="minorHAnsi" w:cs="Calibri"/>
          <w:bCs/>
          <w:sz w:val="23"/>
          <w:szCs w:val="23"/>
          <w:highlight w:val="yellow"/>
          <w:lang w:val="en"/>
        </w:rPr>
        <w:t>Konarskiego</w:t>
      </w:r>
      <w:proofErr w:type="spellEnd"/>
      <w:r w:rsidRPr="00B258CC">
        <w:rPr>
          <w:rFonts w:asciiTheme="minorHAnsi" w:hAnsiTheme="minorHAnsi" w:cs="Calibri"/>
          <w:bCs/>
          <w:sz w:val="23"/>
          <w:szCs w:val="23"/>
          <w:highlight w:val="yellow"/>
          <w:lang w:val="en"/>
        </w:rPr>
        <w:t>, 13</w:t>
      </w:r>
    </w:p>
    <w:p w14:paraId="0D618313" w14:textId="77777777" w:rsidR="000B6C8C" w:rsidRPr="00B258CC" w:rsidRDefault="000B6C8C" w:rsidP="000B6C8C">
      <w:pPr>
        <w:spacing w:line="276" w:lineRule="auto"/>
        <w:jc w:val="both"/>
        <w:rPr>
          <w:rFonts w:asciiTheme="minorHAnsi" w:hAnsiTheme="minorHAnsi" w:cs="Calibri"/>
          <w:bCs/>
          <w:sz w:val="23"/>
          <w:szCs w:val="23"/>
          <w:highlight w:val="yellow"/>
          <w:lang w:val="en"/>
        </w:rPr>
      </w:pPr>
      <w:r w:rsidRPr="00B258CC">
        <w:rPr>
          <w:rFonts w:asciiTheme="minorHAnsi" w:hAnsiTheme="minorHAnsi" w:cs="Calibri"/>
          <w:bCs/>
          <w:sz w:val="23"/>
          <w:szCs w:val="23"/>
          <w:highlight w:val="yellow"/>
          <w:lang w:val="en"/>
        </w:rPr>
        <w:t xml:space="preserve">City: 05-400 </w:t>
      </w:r>
      <w:proofErr w:type="spellStart"/>
      <w:r w:rsidRPr="00B258CC">
        <w:rPr>
          <w:rFonts w:asciiTheme="minorHAnsi" w:hAnsiTheme="minorHAnsi" w:cs="Calibri"/>
          <w:bCs/>
          <w:sz w:val="23"/>
          <w:szCs w:val="23"/>
          <w:highlight w:val="yellow"/>
          <w:lang w:val="en"/>
        </w:rPr>
        <w:t>Otwock</w:t>
      </w:r>
      <w:proofErr w:type="spellEnd"/>
    </w:p>
    <w:p w14:paraId="70EE277F" w14:textId="77777777" w:rsidR="000B6C8C" w:rsidRDefault="000B6C8C" w:rsidP="000B6C8C">
      <w:pPr>
        <w:spacing w:line="276" w:lineRule="auto"/>
        <w:jc w:val="both"/>
        <w:rPr>
          <w:rFonts w:asciiTheme="minorHAnsi" w:hAnsiTheme="minorHAnsi" w:cs="Calibri"/>
          <w:bCs/>
          <w:sz w:val="23"/>
          <w:szCs w:val="23"/>
          <w:lang w:val="en"/>
        </w:rPr>
      </w:pPr>
      <w:r w:rsidRPr="00B258CC">
        <w:rPr>
          <w:rFonts w:asciiTheme="minorHAnsi" w:hAnsiTheme="minorHAnsi" w:cs="Calibri"/>
          <w:bCs/>
          <w:sz w:val="23"/>
          <w:szCs w:val="23"/>
          <w:highlight w:val="yellow"/>
          <w:lang w:val="en"/>
        </w:rPr>
        <w:t>Country: Poland</w:t>
      </w:r>
      <w:r w:rsidRPr="0085297A">
        <w:rPr>
          <w:rFonts w:asciiTheme="minorHAnsi" w:hAnsiTheme="minorHAnsi" w:cs="Calibri"/>
          <w:bCs/>
          <w:sz w:val="23"/>
          <w:szCs w:val="23"/>
          <w:lang w:val="en"/>
        </w:rPr>
        <w:t xml:space="preserve"> </w:t>
      </w:r>
    </w:p>
    <w:p w14:paraId="20E0438B" w14:textId="7B6E2ACB" w:rsidR="00650293" w:rsidRDefault="00650293" w:rsidP="009C4CFD">
      <w:pPr>
        <w:spacing w:line="276" w:lineRule="auto"/>
        <w:jc w:val="both"/>
        <w:rPr>
          <w:rFonts w:asciiTheme="minorHAnsi" w:hAnsiTheme="minorHAnsi" w:cstheme="minorHAnsi"/>
          <w:sz w:val="23"/>
          <w:szCs w:val="23"/>
        </w:rPr>
      </w:pPr>
    </w:p>
    <w:p w14:paraId="503EC9B1" w14:textId="77777777" w:rsidR="000B6C8C" w:rsidRDefault="000B6C8C" w:rsidP="000B6C8C">
      <w:pPr>
        <w:spacing w:line="276" w:lineRule="auto"/>
        <w:jc w:val="both"/>
        <w:rPr>
          <w:rFonts w:asciiTheme="minorHAnsi" w:hAnsiTheme="minorHAnsi" w:cs="Calibri"/>
          <w:sz w:val="23"/>
          <w:szCs w:val="23"/>
        </w:rPr>
      </w:pPr>
      <w:r>
        <w:rPr>
          <w:rFonts w:asciiTheme="minorHAnsi" w:hAnsiTheme="minorHAnsi" w:cstheme="minorHAnsi"/>
          <w:sz w:val="23"/>
          <w:szCs w:val="23"/>
        </w:rPr>
        <w:t>Or the Sponsor</w:t>
      </w:r>
      <w:r w:rsidRPr="000B6C8C">
        <w:rPr>
          <w:rFonts w:asciiTheme="minorHAnsi" w:hAnsiTheme="minorHAnsi" w:cstheme="minorHAnsi"/>
          <w:sz w:val="23"/>
          <w:szCs w:val="23"/>
        </w:rPr>
        <w:t xml:space="preserve"> of the study (in this case with indication of your patient code)</w:t>
      </w:r>
      <w:r>
        <w:rPr>
          <w:rFonts w:asciiTheme="minorHAnsi" w:hAnsiTheme="minorHAnsi" w:cstheme="minorHAnsi"/>
          <w:sz w:val="23"/>
          <w:szCs w:val="23"/>
        </w:rPr>
        <w:t xml:space="preserve"> at </w:t>
      </w:r>
      <w:hyperlink r:id="rId19" w:history="1">
        <w:r w:rsidRPr="00071869">
          <w:rPr>
            <w:rStyle w:val="Collegamentoipertestuale"/>
            <w:rFonts w:asciiTheme="minorHAnsi" w:hAnsiTheme="minorHAnsi" w:cs="Calibri"/>
            <w:sz w:val="23"/>
            <w:szCs w:val="23"/>
          </w:rPr>
          <w:t>dpo@limacorporate.com</w:t>
        </w:r>
      </w:hyperlink>
      <w:r w:rsidRPr="000C6E05">
        <w:rPr>
          <w:rFonts w:asciiTheme="minorHAnsi" w:hAnsiTheme="minorHAnsi" w:cs="Calibri"/>
          <w:sz w:val="23"/>
          <w:szCs w:val="23"/>
        </w:rPr>
        <w:t>.</w:t>
      </w:r>
    </w:p>
    <w:p w14:paraId="4C6CB118" w14:textId="13CC7780" w:rsidR="000B6C8C" w:rsidRDefault="000B6C8C" w:rsidP="009C4CFD">
      <w:pPr>
        <w:spacing w:line="276" w:lineRule="auto"/>
        <w:jc w:val="both"/>
        <w:rPr>
          <w:rFonts w:asciiTheme="minorHAnsi" w:hAnsiTheme="minorHAnsi" w:cstheme="minorHAnsi"/>
          <w:sz w:val="23"/>
          <w:szCs w:val="23"/>
        </w:rPr>
      </w:pPr>
    </w:p>
    <w:p w14:paraId="26112811" w14:textId="76E771AD" w:rsidR="000B6C8C" w:rsidRDefault="000B6C8C" w:rsidP="009C4CFD">
      <w:pPr>
        <w:spacing w:line="276" w:lineRule="auto"/>
        <w:jc w:val="both"/>
        <w:rPr>
          <w:rFonts w:asciiTheme="minorHAnsi" w:hAnsiTheme="minorHAnsi" w:cstheme="minorHAnsi"/>
          <w:sz w:val="23"/>
          <w:szCs w:val="23"/>
        </w:rPr>
      </w:pPr>
      <w:r w:rsidRPr="000B6C8C">
        <w:rPr>
          <w:rFonts w:asciiTheme="minorHAnsi" w:hAnsiTheme="minorHAnsi" w:cstheme="minorHAnsi"/>
          <w:sz w:val="23"/>
          <w:szCs w:val="23"/>
        </w:rPr>
        <w:t xml:space="preserve">For any complaint, you can contact the Guarantor Authority for the protection of personal data (contacts </w:t>
      </w:r>
      <w:r w:rsidRPr="00EF171A">
        <w:rPr>
          <w:rFonts w:asciiTheme="minorHAnsi" w:hAnsiTheme="minorHAnsi" w:cstheme="minorHAnsi"/>
          <w:sz w:val="23"/>
          <w:szCs w:val="23"/>
          <w:highlight w:val="yellow"/>
        </w:rPr>
        <w:t xml:space="preserve">at </w:t>
      </w:r>
      <w:hyperlink r:id="rId20" w:history="1">
        <w:r w:rsidRPr="00EF171A">
          <w:rPr>
            <w:rStyle w:val="Collegamentoipertestuale"/>
            <w:rFonts w:asciiTheme="minorHAnsi" w:hAnsiTheme="minorHAnsi" w:cstheme="minorHAnsi"/>
            <w:sz w:val="23"/>
            <w:szCs w:val="23"/>
            <w:highlight w:val="yellow"/>
          </w:rPr>
          <w:t>www.uodo.gov.pl</w:t>
        </w:r>
      </w:hyperlink>
      <w:r w:rsidRPr="00EF171A">
        <w:rPr>
          <w:rFonts w:asciiTheme="minorHAnsi" w:hAnsiTheme="minorHAnsi" w:cstheme="minorHAnsi"/>
          <w:sz w:val="23"/>
          <w:szCs w:val="23"/>
          <w:highlight w:val="yellow"/>
        </w:rPr>
        <w:t>): the Personal Data Protection Office</w:t>
      </w:r>
      <w:r w:rsidR="00EF171A" w:rsidRPr="00EF171A">
        <w:rPr>
          <w:rFonts w:asciiTheme="minorHAnsi" w:hAnsiTheme="minorHAnsi" w:cstheme="minorHAnsi"/>
          <w:sz w:val="23"/>
          <w:szCs w:val="23"/>
          <w:highlight w:val="yellow"/>
        </w:rPr>
        <w:t xml:space="preserve"> can be contacted at 606-950-000 or </w:t>
      </w:r>
      <w:hyperlink r:id="rId21" w:history="1">
        <w:r w:rsidR="00EF171A" w:rsidRPr="00EF171A">
          <w:rPr>
            <w:rStyle w:val="Collegamentoipertestuale"/>
            <w:rFonts w:asciiTheme="minorHAnsi" w:hAnsiTheme="minorHAnsi" w:cstheme="minorHAnsi"/>
            <w:sz w:val="23"/>
            <w:szCs w:val="23"/>
            <w:highlight w:val="yellow"/>
          </w:rPr>
          <w:t>kancelaria@uodo.gov.pl</w:t>
        </w:r>
      </w:hyperlink>
    </w:p>
    <w:p w14:paraId="6F1055BE" w14:textId="77777777" w:rsidR="00EF171A" w:rsidRDefault="00EF171A" w:rsidP="009C4CFD">
      <w:pPr>
        <w:spacing w:line="276" w:lineRule="auto"/>
        <w:jc w:val="both"/>
        <w:rPr>
          <w:rFonts w:asciiTheme="minorHAnsi" w:hAnsiTheme="minorHAnsi" w:cstheme="minorHAnsi"/>
          <w:sz w:val="23"/>
          <w:szCs w:val="23"/>
        </w:rPr>
      </w:pPr>
    </w:p>
    <w:p w14:paraId="05BC9D4D" w14:textId="27551A8D" w:rsidR="00650293" w:rsidRDefault="00B65390" w:rsidP="00B65390">
      <w:pPr>
        <w:spacing w:line="276" w:lineRule="auto"/>
        <w:jc w:val="both"/>
        <w:rPr>
          <w:rFonts w:asciiTheme="minorHAnsi" w:hAnsiTheme="minorHAnsi" w:cstheme="minorHAnsi"/>
          <w:sz w:val="23"/>
          <w:szCs w:val="23"/>
        </w:rPr>
      </w:pPr>
      <w:r w:rsidRPr="00B65390">
        <w:rPr>
          <w:rFonts w:asciiTheme="minorHAnsi" w:hAnsiTheme="minorHAnsi" w:cstheme="minorHAnsi"/>
          <w:sz w:val="23"/>
          <w:szCs w:val="23"/>
        </w:rPr>
        <w:t xml:space="preserve">It is your right to object at any time your participation in the </w:t>
      </w:r>
      <w:r>
        <w:rPr>
          <w:rFonts w:asciiTheme="minorHAnsi" w:hAnsiTheme="minorHAnsi" w:cstheme="minorHAnsi"/>
          <w:sz w:val="23"/>
          <w:szCs w:val="23"/>
        </w:rPr>
        <w:t>s</w:t>
      </w:r>
      <w:r w:rsidRPr="00B65390">
        <w:rPr>
          <w:rFonts w:asciiTheme="minorHAnsi" w:hAnsiTheme="minorHAnsi" w:cstheme="minorHAnsi"/>
          <w:sz w:val="23"/>
          <w:szCs w:val="23"/>
        </w:rPr>
        <w:t>tudy without providing any justification, withdrawing consent to the processing of data</w:t>
      </w:r>
      <w:r>
        <w:rPr>
          <w:rFonts w:asciiTheme="minorHAnsi" w:hAnsiTheme="minorHAnsi" w:cstheme="minorHAnsi"/>
          <w:sz w:val="23"/>
          <w:szCs w:val="23"/>
        </w:rPr>
        <w:t xml:space="preserve">. </w:t>
      </w:r>
      <w:r w:rsidRPr="00B65390">
        <w:rPr>
          <w:rFonts w:asciiTheme="minorHAnsi" w:hAnsiTheme="minorHAnsi" w:cstheme="minorHAnsi"/>
          <w:sz w:val="23"/>
          <w:szCs w:val="23"/>
        </w:rPr>
        <w:t>Furthermore, no further data concerning you will be collected, without prejudice to the use of those</w:t>
      </w:r>
      <w:r>
        <w:rPr>
          <w:rFonts w:asciiTheme="minorHAnsi" w:hAnsiTheme="minorHAnsi" w:cstheme="minorHAnsi"/>
          <w:sz w:val="23"/>
          <w:szCs w:val="23"/>
        </w:rPr>
        <w:t xml:space="preserve"> </w:t>
      </w:r>
      <w:r w:rsidRPr="00B65390">
        <w:rPr>
          <w:rFonts w:asciiTheme="minorHAnsi" w:hAnsiTheme="minorHAnsi" w:cstheme="minorHAnsi"/>
          <w:sz w:val="23"/>
          <w:szCs w:val="23"/>
        </w:rPr>
        <w:t>possibly already collected to determine</w:t>
      </w:r>
      <w:r>
        <w:rPr>
          <w:rFonts w:asciiTheme="minorHAnsi" w:hAnsiTheme="minorHAnsi" w:cstheme="minorHAnsi"/>
          <w:sz w:val="23"/>
          <w:szCs w:val="23"/>
        </w:rPr>
        <w:t xml:space="preserve"> </w:t>
      </w:r>
      <w:r w:rsidRPr="00B65390">
        <w:rPr>
          <w:rFonts w:asciiTheme="minorHAnsi" w:hAnsiTheme="minorHAnsi" w:cstheme="minorHAnsi"/>
          <w:sz w:val="23"/>
          <w:szCs w:val="23"/>
        </w:rPr>
        <w:t>the results of the research.</w:t>
      </w:r>
    </w:p>
    <w:p w14:paraId="06E86952" w14:textId="1D1D16F4" w:rsidR="00617A78" w:rsidRDefault="00617A78" w:rsidP="00B65390">
      <w:pPr>
        <w:spacing w:line="276" w:lineRule="auto"/>
        <w:jc w:val="both"/>
        <w:rPr>
          <w:rFonts w:asciiTheme="minorHAnsi" w:hAnsiTheme="minorHAnsi" w:cstheme="minorHAnsi"/>
          <w:sz w:val="23"/>
          <w:szCs w:val="23"/>
        </w:rPr>
      </w:pPr>
    </w:p>
    <w:p w14:paraId="00064FE8" w14:textId="0D3432C7" w:rsidR="00617A78" w:rsidRDefault="00617A78" w:rsidP="00B65390">
      <w:pPr>
        <w:spacing w:line="276" w:lineRule="auto"/>
        <w:jc w:val="both"/>
        <w:rPr>
          <w:rFonts w:asciiTheme="minorHAnsi" w:hAnsiTheme="minorHAnsi" w:cstheme="minorHAnsi"/>
          <w:sz w:val="23"/>
          <w:szCs w:val="23"/>
        </w:rPr>
      </w:pPr>
    </w:p>
    <w:p w14:paraId="268CB850" w14:textId="7F87A926" w:rsidR="00617A78" w:rsidRDefault="00617A78" w:rsidP="00B65390">
      <w:pPr>
        <w:spacing w:line="276" w:lineRule="auto"/>
        <w:jc w:val="both"/>
        <w:rPr>
          <w:rFonts w:asciiTheme="minorHAnsi" w:hAnsiTheme="minorHAnsi" w:cstheme="minorHAnsi"/>
          <w:sz w:val="23"/>
          <w:szCs w:val="23"/>
        </w:rPr>
      </w:pPr>
    </w:p>
    <w:p w14:paraId="36609E17" w14:textId="3301E49E" w:rsidR="00617A78" w:rsidRPr="00617A78" w:rsidRDefault="00617A78" w:rsidP="00617A78">
      <w:pPr>
        <w:spacing w:line="276" w:lineRule="auto"/>
        <w:jc w:val="both"/>
        <w:rPr>
          <w:rFonts w:asciiTheme="minorHAnsi" w:hAnsiTheme="minorHAnsi" w:cstheme="minorHAnsi"/>
          <w:sz w:val="23"/>
          <w:szCs w:val="23"/>
        </w:rPr>
      </w:pPr>
      <w:commentRangeStart w:id="13"/>
      <w:r w:rsidRPr="00617A78">
        <w:rPr>
          <w:rFonts w:asciiTheme="minorHAnsi" w:hAnsiTheme="minorHAnsi" w:cstheme="minorHAnsi"/>
          <w:sz w:val="23"/>
          <w:szCs w:val="23"/>
        </w:rPr>
        <w:lastRenderedPageBreak/>
        <w:t>By</w:t>
      </w:r>
      <w:commentRangeEnd w:id="13"/>
      <w:r w:rsidR="006008A6">
        <w:rPr>
          <w:rStyle w:val="Rimandocommento"/>
          <w:rFonts w:ascii="Haarlemmer MT Medium OsF" w:hAnsi="Haarlemmer MT Medium OsF"/>
          <w:lang w:val="x-none" w:eastAsia="nl-NL"/>
        </w:rPr>
        <w:commentReference w:id="13"/>
      </w:r>
      <w:r w:rsidRPr="00617A78">
        <w:rPr>
          <w:rFonts w:asciiTheme="minorHAnsi" w:hAnsiTheme="minorHAnsi" w:cstheme="minorHAnsi"/>
          <w:sz w:val="23"/>
          <w:szCs w:val="23"/>
        </w:rPr>
        <w:t xml:space="preserve"> signing this form, </w:t>
      </w:r>
      <w:del w:id="15" w:author="Elena Bianchi" w:date="2020-03-13T11:32:00Z">
        <w:r w:rsidRPr="00617A78" w:rsidDel="00010B7D">
          <w:rPr>
            <w:rFonts w:asciiTheme="minorHAnsi" w:hAnsiTheme="minorHAnsi" w:cstheme="minorHAnsi"/>
            <w:sz w:val="23"/>
            <w:szCs w:val="23"/>
          </w:rPr>
          <w:delText xml:space="preserve">I consent </w:delText>
        </w:r>
      </w:del>
      <w:ins w:id="16" w:author="Elena Bianchi" w:date="2020-03-13T11:32:00Z">
        <w:r w:rsidR="00010B7D">
          <w:rPr>
            <w:rFonts w:asciiTheme="minorHAnsi" w:hAnsiTheme="minorHAnsi" w:cstheme="minorHAnsi"/>
            <w:sz w:val="23"/>
            <w:szCs w:val="23"/>
          </w:rPr>
          <w:t xml:space="preserve"> I am aware </w:t>
        </w:r>
      </w:ins>
      <w:ins w:id="17" w:author="Elena Bianchi" w:date="2020-03-13T11:33:00Z">
        <w:r w:rsidR="00010B7D">
          <w:rPr>
            <w:rFonts w:asciiTheme="minorHAnsi" w:hAnsiTheme="minorHAnsi" w:cstheme="minorHAnsi"/>
            <w:sz w:val="23"/>
            <w:szCs w:val="23"/>
          </w:rPr>
          <w:t>about</w:t>
        </w:r>
      </w:ins>
      <w:ins w:id="18" w:author="Elena Bianchi" w:date="2020-03-13T11:32:00Z">
        <w:r w:rsidR="00010B7D">
          <w:rPr>
            <w:rFonts w:asciiTheme="minorHAnsi" w:hAnsiTheme="minorHAnsi" w:cstheme="minorHAnsi"/>
            <w:sz w:val="23"/>
            <w:szCs w:val="23"/>
          </w:rPr>
          <w:t xml:space="preserve"> </w:t>
        </w:r>
      </w:ins>
      <w:del w:id="19" w:author="Elena Bianchi" w:date="2020-03-13T11:33:00Z">
        <w:r w:rsidRPr="00617A78" w:rsidDel="00010B7D">
          <w:rPr>
            <w:rFonts w:asciiTheme="minorHAnsi" w:hAnsiTheme="minorHAnsi" w:cstheme="minorHAnsi"/>
            <w:sz w:val="23"/>
            <w:szCs w:val="23"/>
          </w:rPr>
          <w:delText>to</w:delText>
        </w:r>
      </w:del>
      <w:r w:rsidRPr="00617A78">
        <w:rPr>
          <w:rFonts w:asciiTheme="minorHAnsi" w:hAnsiTheme="minorHAnsi" w:cstheme="minorHAnsi"/>
          <w:sz w:val="23"/>
          <w:szCs w:val="23"/>
        </w:rPr>
        <w:t xml:space="preserve"> the processing of my personal data and their transfer</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in countries within and outside the European Union, as well as the communication to the subjects indicated above,</w:t>
      </w:r>
    </w:p>
    <w:p w14:paraId="66BF74DD" w14:textId="37CFDBD3" w:rsidR="00617A78" w:rsidRDefault="00617A78" w:rsidP="00617A78">
      <w:pPr>
        <w:spacing w:line="276" w:lineRule="auto"/>
        <w:jc w:val="both"/>
        <w:rPr>
          <w:rFonts w:asciiTheme="minorHAnsi" w:hAnsiTheme="minorHAnsi" w:cstheme="minorHAnsi"/>
          <w:sz w:val="23"/>
          <w:szCs w:val="23"/>
        </w:rPr>
      </w:pPr>
      <w:r w:rsidRPr="00617A78">
        <w:rPr>
          <w:rFonts w:asciiTheme="minorHAnsi" w:hAnsiTheme="minorHAnsi" w:cstheme="minorHAnsi"/>
          <w:sz w:val="23"/>
          <w:szCs w:val="23"/>
        </w:rPr>
        <w:t xml:space="preserve">for the purposes of the research within the limits and in the manner indicated in the information </w:t>
      </w:r>
      <w:r w:rsidR="00603DF9">
        <w:rPr>
          <w:rFonts w:asciiTheme="minorHAnsi" w:hAnsiTheme="minorHAnsi" w:cstheme="minorHAnsi"/>
          <w:sz w:val="23"/>
          <w:szCs w:val="23"/>
        </w:rPr>
        <w:t xml:space="preserve">above </w:t>
      </w:r>
      <w:r w:rsidRPr="00617A78">
        <w:rPr>
          <w:rFonts w:asciiTheme="minorHAnsi" w:hAnsiTheme="minorHAnsi" w:cstheme="minorHAnsi"/>
          <w:sz w:val="23"/>
          <w:szCs w:val="23"/>
        </w:rPr>
        <w:t>that was provided to me with</w:t>
      </w:r>
      <w:r w:rsidR="00603DF9">
        <w:rPr>
          <w:rFonts w:asciiTheme="minorHAnsi" w:hAnsiTheme="minorHAnsi" w:cstheme="minorHAnsi"/>
          <w:sz w:val="23"/>
          <w:szCs w:val="23"/>
        </w:rPr>
        <w:t xml:space="preserve"> </w:t>
      </w:r>
      <w:r w:rsidRPr="00617A78">
        <w:rPr>
          <w:rFonts w:asciiTheme="minorHAnsi" w:hAnsiTheme="minorHAnsi" w:cstheme="minorHAnsi"/>
          <w:sz w:val="23"/>
          <w:szCs w:val="23"/>
        </w:rPr>
        <w:t>this document</w:t>
      </w:r>
      <w:r w:rsidR="00603DF9">
        <w:rPr>
          <w:rFonts w:asciiTheme="minorHAnsi" w:hAnsiTheme="minorHAnsi" w:cstheme="minorHAnsi"/>
          <w:sz w:val="23"/>
          <w:szCs w:val="23"/>
        </w:rPr>
        <w:t xml:space="preserve"> (</w:t>
      </w:r>
      <w:r w:rsidR="00603DF9" w:rsidRPr="00603DF9">
        <w:rPr>
          <w:rFonts w:asciiTheme="minorHAnsi" w:hAnsiTheme="minorHAnsi" w:cstheme="minorHAnsi"/>
          <w:sz w:val="23"/>
          <w:szCs w:val="23"/>
        </w:rPr>
        <w:t>Privacy notice for data processing</w:t>
      </w:r>
      <w:r w:rsidR="00AD3EA1">
        <w:rPr>
          <w:rFonts w:asciiTheme="minorHAnsi" w:hAnsiTheme="minorHAnsi" w:cstheme="minorHAnsi"/>
          <w:sz w:val="23"/>
          <w:szCs w:val="23"/>
        </w:rPr>
        <w:t>).</w:t>
      </w:r>
    </w:p>
    <w:p w14:paraId="3C310C4A" w14:textId="40B1362B" w:rsidR="00AD3EA1" w:rsidRDefault="00AD3EA1" w:rsidP="00617A78">
      <w:pPr>
        <w:spacing w:line="276" w:lineRule="auto"/>
        <w:jc w:val="both"/>
        <w:rPr>
          <w:rFonts w:asciiTheme="minorHAnsi" w:hAnsiTheme="minorHAnsi" w:cstheme="minorHAnsi"/>
          <w:sz w:val="23"/>
          <w:szCs w:val="23"/>
        </w:rPr>
      </w:pPr>
    </w:p>
    <w:p w14:paraId="6977EDCE" w14:textId="38EADE0A" w:rsidR="00AD3EA1" w:rsidRDefault="00AD3EA1" w:rsidP="00617A78">
      <w:pPr>
        <w:spacing w:line="276" w:lineRule="auto"/>
        <w:jc w:val="both"/>
        <w:rPr>
          <w:rFonts w:asciiTheme="minorHAnsi" w:hAnsiTheme="minorHAnsi" w:cstheme="minorHAnsi"/>
          <w:sz w:val="23"/>
          <w:szCs w:val="23"/>
        </w:rPr>
      </w:pPr>
    </w:p>
    <w:p w14:paraId="2554F62F" w14:textId="77777777" w:rsidR="00AD3EA1" w:rsidRDefault="00AD3EA1" w:rsidP="00617A78">
      <w:pPr>
        <w:spacing w:line="276" w:lineRule="auto"/>
        <w:jc w:val="both"/>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14:paraId="6361C77A" w14:textId="77777777" w:rsidTr="00DB473B">
        <w:tc>
          <w:tcPr>
            <w:tcW w:w="5670" w:type="dxa"/>
            <w:tcBorders>
              <w:left w:val="nil"/>
              <w:bottom w:val="nil"/>
              <w:right w:val="nil"/>
            </w:tcBorders>
          </w:tcPr>
          <w:p w14:paraId="72D56B0D" w14:textId="77777777" w:rsidR="00AD3EA1" w:rsidRPr="00086281" w:rsidRDefault="00AD3EA1" w:rsidP="00DB473B">
            <w:pPr>
              <w:jc w:val="both"/>
              <w:rPr>
                <w:rFonts w:asciiTheme="minorHAnsi" w:hAnsiTheme="minorHAnsi" w:cs="Calibri"/>
                <w:bCs/>
                <w:sz w:val="20"/>
                <w:szCs w:val="20"/>
                <w:lang w:val="en"/>
              </w:rPr>
            </w:pPr>
            <w:r w:rsidRPr="00086281">
              <w:rPr>
                <w:rFonts w:asciiTheme="minorHAnsi" w:hAnsiTheme="minorHAnsi" w:cs="Calibri"/>
                <w:bCs/>
                <w:sz w:val="20"/>
                <w:szCs w:val="20"/>
                <w:lang w:val="en"/>
              </w:rPr>
              <w:t>Name and surname of the patient (in block letters)</w:t>
            </w:r>
          </w:p>
        </w:tc>
        <w:tc>
          <w:tcPr>
            <w:tcW w:w="988" w:type="dxa"/>
            <w:tcBorders>
              <w:top w:val="nil"/>
              <w:left w:val="nil"/>
              <w:bottom w:val="nil"/>
              <w:right w:val="nil"/>
            </w:tcBorders>
          </w:tcPr>
          <w:p w14:paraId="0078D9CC"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37481531" w14:textId="77777777" w:rsidR="00AD3EA1" w:rsidRDefault="00AD3EA1" w:rsidP="00DB473B">
            <w:pPr>
              <w:jc w:val="both"/>
              <w:rPr>
                <w:rFonts w:asciiTheme="minorHAnsi" w:hAnsiTheme="minorHAnsi" w:cs="Calibri"/>
                <w:bCs/>
                <w:sz w:val="23"/>
                <w:szCs w:val="23"/>
                <w:lang w:val="en"/>
              </w:rPr>
            </w:pPr>
          </w:p>
        </w:tc>
      </w:tr>
      <w:tr w:rsidR="00AD3EA1" w14:paraId="1CC6DFCE" w14:textId="77777777" w:rsidTr="00DB473B">
        <w:tc>
          <w:tcPr>
            <w:tcW w:w="5670" w:type="dxa"/>
            <w:tcBorders>
              <w:top w:val="nil"/>
              <w:left w:val="nil"/>
              <w:bottom w:val="single" w:sz="4" w:space="0" w:color="auto"/>
              <w:right w:val="nil"/>
            </w:tcBorders>
          </w:tcPr>
          <w:p w14:paraId="392E6DFC" w14:textId="77777777" w:rsidR="00AD3EA1" w:rsidRDefault="00AD3EA1" w:rsidP="00DB473B">
            <w:pPr>
              <w:jc w:val="both"/>
              <w:rPr>
                <w:rFonts w:asciiTheme="minorHAnsi" w:hAnsiTheme="minorHAnsi" w:cs="Calibri"/>
                <w:bCs/>
                <w:sz w:val="23"/>
                <w:szCs w:val="23"/>
                <w:lang w:val="en"/>
              </w:rPr>
            </w:pPr>
          </w:p>
          <w:p w14:paraId="453E2E25" w14:textId="77777777" w:rsidR="00AD3EA1" w:rsidRDefault="00AD3EA1" w:rsidP="00DB473B">
            <w:pPr>
              <w:jc w:val="both"/>
              <w:rPr>
                <w:rFonts w:asciiTheme="minorHAnsi" w:hAnsiTheme="minorHAnsi" w:cs="Calibri"/>
                <w:bCs/>
                <w:sz w:val="23"/>
                <w:szCs w:val="23"/>
                <w:lang w:val="en"/>
              </w:rPr>
            </w:pPr>
          </w:p>
          <w:p w14:paraId="7D7D13DC" w14:textId="77777777" w:rsidR="00AD3EA1" w:rsidRDefault="00AD3EA1" w:rsidP="00DB473B">
            <w:pPr>
              <w:jc w:val="both"/>
              <w:rPr>
                <w:rFonts w:asciiTheme="minorHAnsi" w:hAnsiTheme="minorHAnsi" w:cs="Calibri"/>
                <w:bCs/>
                <w:sz w:val="23"/>
                <w:szCs w:val="23"/>
                <w:lang w:val="en"/>
              </w:rPr>
            </w:pPr>
          </w:p>
        </w:tc>
        <w:tc>
          <w:tcPr>
            <w:tcW w:w="988" w:type="dxa"/>
            <w:tcBorders>
              <w:top w:val="nil"/>
              <w:left w:val="nil"/>
              <w:bottom w:val="nil"/>
              <w:right w:val="nil"/>
            </w:tcBorders>
          </w:tcPr>
          <w:p w14:paraId="426FD7A2"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57B02D4E" w14:textId="77777777" w:rsidR="00AD3EA1" w:rsidRDefault="00AD3EA1" w:rsidP="00DB473B">
            <w:pPr>
              <w:jc w:val="both"/>
              <w:rPr>
                <w:rFonts w:asciiTheme="minorHAnsi" w:hAnsiTheme="minorHAnsi" w:cs="Calibri"/>
                <w:bCs/>
                <w:sz w:val="23"/>
                <w:szCs w:val="23"/>
                <w:lang w:val="en"/>
              </w:rPr>
            </w:pPr>
          </w:p>
        </w:tc>
      </w:tr>
      <w:tr w:rsidR="00AD3EA1" w14:paraId="2DF505D5" w14:textId="77777777" w:rsidTr="00DB473B">
        <w:tc>
          <w:tcPr>
            <w:tcW w:w="5670" w:type="dxa"/>
            <w:tcBorders>
              <w:left w:val="nil"/>
              <w:bottom w:val="nil"/>
              <w:right w:val="nil"/>
            </w:tcBorders>
          </w:tcPr>
          <w:p w14:paraId="1484ACD8"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If applicable - Name and surname of the representative authorized legal counsel of the patient (block letters)</w:t>
            </w:r>
          </w:p>
        </w:tc>
        <w:tc>
          <w:tcPr>
            <w:tcW w:w="988" w:type="dxa"/>
            <w:tcBorders>
              <w:top w:val="nil"/>
              <w:left w:val="nil"/>
              <w:bottom w:val="nil"/>
              <w:right w:val="nil"/>
            </w:tcBorders>
          </w:tcPr>
          <w:p w14:paraId="40E78720"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nil"/>
              <w:right w:val="nil"/>
            </w:tcBorders>
          </w:tcPr>
          <w:p w14:paraId="0D37BA5C" w14:textId="77777777" w:rsidR="00AD3EA1" w:rsidRDefault="00AD3EA1" w:rsidP="00DB473B">
            <w:pPr>
              <w:jc w:val="both"/>
              <w:rPr>
                <w:rFonts w:asciiTheme="minorHAnsi" w:hAnsiTheme="minorHAnsi" w:cs="Calibri"/>
                <w:bCs/>
                <w:sz w:val="23"/>
                <w:szCs w:val="23"/>
                <w:lang w:val="en"/>
              </w:rPr>
            </w:pPr>
          </w:p>
        </w:tc>
      </w:tr>
      <w:tr w:rsidR="00AD3EA1" w14:paraId="1D8B8A18" w14:textId="77777777" w:rsidTr="00DB473B">
        <w:tc>
          <w:tcPr>
            <w:tcW w:w="5670" w:type="dxa"/>
            <w:tcBorders>
              <w:top w:val="nil"/>
              <w:left w:val="nil"/>
              <w:bottom w:val="single" w:sz="4" w:space="0" w:color="auto"/>
              <w:right w:val="nil"/>
            </w:tcBorders>
          </w:tcPr>
          <w:p w14:paraId="2BED8EE0" w14:textId="77777777" w:rsidR="00AD3EA1" w:rsidRDefault="00AD3EA1" w:rsidP="00DB473B">
            <w:pPr>
              <w:jc w:val="both"/>
              <w:rPr>
                <w:rFonts w:asciiTheme="minorHAnsi" w:hAnsiTheme="minorHAnsi" w:cs="Calibri"/>
                <w:bCs/>
                <w:sz w:val="23"/>
                <w:szCs w:val="23"/>
                <w:lang w:val="en"/>
              </w:rPr>
            </w:pPr>
          </w:p>
          <w:p w14:paraId="538F00B0" w14:textId="77777777" w:rsidR="00AD3EA1" w:rsidRDefault="00AD3EA1" w:rsidP="00DB473B">
            <w:pPr>
              <w:jc w:val="both"/>
              <w:rPr>
                <w:rFonts w:asciiTheme="minorHAnsi" w:hAnsiTheme="minorHAnsi" w:cs="Calibri"/>
                <w:bCs/>
                <w:sz w:val="23"/>
                <w:szCs w:val="23"/>
                <w:lang w:val="en"/>
              </w:rPr>
            </w:pPr>
          </w:p>
          <w:p w14:paraId="301A4D8F" w14:textId="77777777" w:rsidR="00AD3EA1" w:rsidRDefault="00AD3EA1" w:rsidP="00DB473B">
            <w:pPr>
              <w:jc w:val="both"/>
              <w:rPr>
                <w:rFonts w:asciiTheme="minorHAnsi" w:hAnsiTheme="minorHAnsi" w:cs="Calibri"/>
                <w:bCs/>
                <w:sz w:val="23"/>
                <w:szCs w:val="23"/>
                <w:lang w:val="en"/>
              </w:rPr>
            </w:pPr>
          </w:p>
        </w:tc>
        <w:tc>
          <w:tcPr>
            <w:tcW w:w="988" w:type="dxa"/>
            <w:tcBorders>
              <w:top w:val="nil"/>
              <w:left w:val="nil"/>
              <w:bottom w:val="nil"/>
              <w:right w:val="nil"/>
            </w:tcBorders>
          </w:tcPr>
          <w:p w14:paraId="7C1E36D2" w14:textId="77777777" w:rsidR="00AD3EA1" w:rsidRDefault="00AD3EA1" w:rsidP="00DB473B">
            <w:pPr>
              <w:jc w:val="both"/>
              <w:rPr>
                <w:rFonts w:asciiTheme="minorHAnsi" w:hAnsiTheme="minorHAnsi" w:cs="Calibri"/>
                <w:bCs/>
                <w:sz w:val="23"/>
                <w:szCs w:val="23"/>
                <w:lang w:val="en"/>
              </w:rPr>
            </w:pPr>
          </w:p>
        </w:tc>
        <w:tc>
          <w:tcPr>
            <w:tcW w:w="3407" w:type="dxa"/>
            <w:tcBorders>
              <w:top w:val="nil"/>
              <w:left w:val="nil"/>
              <w:bottom w:val="single" w:sz="4" w:space="0" w:color="auto"/>
              <w:right w:val="nil"/>
            </w:tcBorders>
          </w:tcPr>
          <w:p w14:paraId="2E2A0842" w14:textId="77777777" w:rsidR="00AD3EA1" w:rsidRDefault="00AD3EA1" w:rsidP="00DB473B">
            <w:pPr>
              <w:jc w:val="both"/>
              <w:rPr>
                <w:rFonts w:asciiTheme="minorHAnsi" w:hAnsiTheme="minorHAnsi" w:cs="Calibri"/>
                <w:bCs/>
                <w:sz w:val="23"/>
                <w:szCs w:val="23"/>
                <w:lang w:val="en"/>
              </w:rPr>
            </w:pPr>
          </w:p>
        </w:tc>
      </w:tr>
      <w:tr w:rsidR="00AD3EA1" w14:paraId="152B43AC" w14:textId="77777777" w:rsidTr="00DB473B">
        <w:tc>
          <w:tcPr>
            <w:tcW w:w="5670" w:type="dxa"/>
            <w:tcBorders>
              <w:left w:val="nil"/>
              <w:bottom w:val="nil"/>
              <w:right w:val="nil"/>
            </w:tcBorders>
          </w:tcPr>
          <w:p w14:paraId="0D3D8474"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patient or legal authorized representative</w:t>
            </w:r>
          </w:p>
          <w:p w14:paraId="0C0EFF6E" w14:textId="77777777" w:rsidR="00AD3EA1" w:rsidRDefault="00AD3EA1" w:rsidP="00DB473B">
            <w:pPr>
              <w:jc w:val="both"/>
              <w:rPr>
                <w:rFonts w:asciiTheme="minorHAnsi" w:hAnsiTheme="minorHAnsi" w:cs="Calibri"/>
                <w:bCs/>
                <w:sz w:val="18"/>
                <w:szCs w:val="18"/>
                <w:lang w:val="en"/>
              </w:rPr>
            </w:pPr>
          </w:p>
          <w:p w14:paraId="3669D5A9" w14:textId="77777777" w:rsidR="00AD3EA1" w:rsidRDefault="00AD3EA1" w:rsidP="00DB473B">
            <w:pPr>
              <w:jc w:val="both"/>
              <w:rPr>
                <w:rFonts w:asciiTheme="minorHAnsi" w:hAnsiTheme="minorHAnsi" w:cs="Calibri"/>
                <w:bCs/>
                <w:sz w:val="18"/>
                <w:szCs w:val="18"/>
                <w:lang w:val="en"/>
              </w:rPr>
            </w:pPr>
          </w:p>
          <w:p w14:paraId="15367ECD" w14:textId="77777777" w:rsidR="00AD3EA1" w:rsidRDefault="00AD3EA1" w:rsidP="00DB473B">
            <w:pPr>
              <w:jc w:val="both"/>
              <w:rPr>
                <w:rFonts w:asciiTheme="minorHAnsi" w:hAnsiTheme="minorHAnsi" w:cs="Calibri"/>
                <w:bCs/>
                <w:sz w:val="18"/>
                <w:szCs w:val="18"/>
                <w:lang w:val="en"/>
              </w:rPr>
            </w:pPr>
          </w:p>
          <w:p w14:paraId="66AB401C" w14:textId="77777777" w:rsidR="00AD3EA1" w:rsidRPr="00AC2E24"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52C75081" w14:textId="77777777" w:rsidR="00AD3EA1" w:rsidRPr="00BB7866" w:rsidRDefault="00AD3EA1" w:rsidP="00DB473B">
            <w:pPr>
              <w:jc w:val="both"/>
              <w:rPr>
                <w:rFonts w:asciiTheme="minorHAnsi" w:hAnsiTheme="minorHAnsi" w:cs="Calibri"/>
                <w:bCs/>
                <w:sz w:val="18"/>
                <w:szCs w:val="18"/>
                <w:lang w:val="en"/>
              </w:rPr>
            </w:pPr>
          </w:p>
        </w:tc>
        <w:tc>
          <w:tcPr>
            <w:tcW w:w="3407" w:type="dxa"/>
            <w:tcBorders>
              <w:left w:val="nil"/>
              <w:bottom w:val="nil"/>
              <w:right w:val="nil"/>
            </w:tcBorders>
          </w:tcPr>
          <w:p w14:paraId="43685901"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54C5C10F" w14:textId="77777777" w:rsidR="00AD3EA1" w:rsidRPr="005D1D93" w:rsidRDefault="00AD3EA1" w:rsidP="00AD3EA1">
      <w:pPr>
        <w:rPr>
          <w:rFonts w:asciiTheme="minorHAnsi" w:hAnsiTheme="minorHAnsi" w:cstheme="minorHAnsi"/>
          <w:i/>
          <w:iCs/>
          <w:sz w:val="23"/>
          <w:szCs w:val="23"/>
        </w:rPr>
      </w:pPr>
      <w:r w:rsidRPr="005D1D93">
        <w:rPr>
          <w:rFonts w:asciiTheme="minorHAnsi" w:hAnsiTheme="minorHAnsi" w:cstheme="minorHAnsi"/>
          <w:i/>
          <w:iCs/>
          <w:sz w:val="23"/>
          <w:szCs w:val="23"/>
        </w:rPr>
        <w:t>Part to be completed in the event of signing by a witness</w:t>
      </w:r>
    </w:p>
    <w:p w14:paraId="418C2CFF" w14:textId="77777777" w:rsidR="00AD3EA1" w:rsidRDefault="00AD3EA1" w:rsidP="00AD3EA1">
      <w:pPr>
        <w:rPr>
          <w:rFonts w:asciiTheme="minorHAnsi" w:hAnsiTheme="minorHAnsi" w:cstheme="minorHAnsi"/>
          <w:sz w:val="23"/>
          <w:szCs w:val="23"/>
        </w:rPr>
      </w:pPr>
    </w:p>
    <w:p w14:paraId="39A71697" w14:textId="77777777" w:rsidR="00AD3EA1" w:rsidRPr="005D1D93" w:rsidRDefault="00AD3EA1" w:rsidP="00AD3EA1">
      <w:pPr>
        <w:rPr>
          <w:rFonts w:asciiTheme="minorHAnsi" w:hAnsiTheme="minorHAnsi" w:cstheme="minorHAnsi"/>
          <w:sz w:val="23"/>
          <w:szCs w:val="23"/>
        </w:rPr>
      </w:pPr>
    </w:p>
    <w:tbl>
      <w:tblPr>
        <w:tblStyle w:val="Grigliatabella"/>
        <w:tblW w:w="10065" w:type="dxa"/>
        <w:tblLook w:val="04A0" w:firstRow="1" w:lastRow="0" w:firstColumn="1" w:lastColumn="0" w:noHBand="0" w:noVBand="1"/>
      </w:tblPr>
      <w:tblGrid>
        <w:gridCol w:w="5670"/>
        <w:gridCol w:w="988"/>
        <w:gridCol w:w="3407"/>
      </w:tblGrid>
      <w:tr w:rsidR="00AD3EA1" w:rsidRPr="00BB7866" w14:paraId="22CC271E" w14:textId="77777777" w:rsidTr="00DB473B">
        <w:tc>
          <w:tcPr>
            <w:tcW w:w="5670" w:type="dxa"/>
            <w:tcBorders>
              <w:top w:val="nil"/>
              <w:left w:val="nil"/>
              <w:bottom w:val="nil"/>
              <w:right w:val="nil"/>
            </w:tcBorders>
          </w:tcPr>
          <w:p w14:paraId="5A1A8488"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465B41E7"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35FC155B"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1807BBDC" w14:textId="77777777" w:rsidTr="00DB473B">
        <w:tc>
          <w:tcPr>
            <w:tcW w:w="5670" w:type="dxa"/>
            <w:tcBorders>
              <w:top w:val="nil"/>
              <w:left w:val="nil"/>
              <w:bottom w:val="single" w:sz="4" w:space="0" w:color="auto"/>
              <w:right w:val="nil"/>
            </w:tcBorders>
          </w:tcPr>
          <w:p w14:paraId="0D056253"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2299B503"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7DC20A07"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7A5DCA25" w14:textId="77777777" w:rsidTr="00DB473B">
        <w:tc>
          <w:tcPr>
            <w:tcW w:w="5670" w:type="dxa"/>
            <w:tcBorders>
              <w:left w:val="nil"/>
              <w:bottom w:val="nil"/>
              <w:right w:val="nil"/>
            </w:tcBorders>
          </w:tcPr>
          <w:p w14:paraId="7BBEB093"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Name and surname of the witness (block letters)</w:t>
            </w:r>
          </w:p>
          <w:p w14:paraId="5D88E672" w14:textId="77777777" w:rsidR="00AD3EA1" w:rsidRDefault="00AD3EA1" w:rsidP="00DB473B">
            <w:pPr>
              <w:jc w:val="both"/>
              <w:rPr>
                <w:rFonts w:asciiTheme="minorHAnsi" w:hAnsiTheme="minorHAnsi" w:cs="Calibri"/>
                <w:bCs/>
                <w:sz w:val="18"/>
                <w:szCs w:val="18"/>
                <w:lang w:val="en"/>
              </w:rPr>
            </w:pPr>
          </w:p>
          <w:p w14:paraId="67FD84BE"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03DA6B5B"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nil"/>
              <w:right w:val="nil"/>
            </w:tcBorders>
          </w:tcPr>
          <w:p w14:paraId="6D553EF9" w14:textId="77777777" w:rsidR="00AD3EA1" w:rsidRPr="00BB7866" w:rsidRDefault="00AD3EA1" w:rsidP="00DB473B">
            <w:pPr>
              <w:jc w:val="both"/>
              <w:rPr>
                <w:rFonts w:asciiTheme="minorHAnsi" w:hAnsiTheme="minorHAnsi" w:cs="Calibri"/>
                <w:bCs/>
                <w:sz w:val="18"/>
                <w:szCs w:val="18"/>
                <w:lang w:val="en"/>
              </w:rPr>
            </w:pPr>
          </w:p>
        </w:tc>
      </w:tr>
      <w:tr w:rsidR="00AD3EA1" w:rsidRPr="00BB7866" w14:paraId="4E971C87" w14:textId="77777777" w:rsidTr="00DB473B">
        <w:tc>
          <w:tcPr>
            <w:tcW w:w="5670" w:type="dxa"/>
            <w:tcBorders>
              <w:top w:val="nil"/>
              <w:left w:val="nil"/>
              <w:bottom w:val="single" w:sz="4" w:space="0" w:color="auto"/>
              <w:right w:val="nil"/>
            </w:tcBorders>
          </w:tcPr>
          <w:p w14:paraId="7B20D8A9" w14:textId="77777777" w:rsidR="00AD3EA1" w:rsidRDefault="00AD3EA1" w:rsidP="00DB473B">
            <w:pPr>
              <w:jc w:val="both"/>
              <w:rPr>
                <w:rFonts w:asciiTheme="minorHAnsi" w:hAnsiTheme="minorHAnsi" w:cs="Calibri"/>
                <w:bCs/>
                <w:sz w:val="18"/>
                <w:szCs w:val="18"/>
                <w:lang w:val="en"/>
              </w:rPr>
            </w:pPr>
          </w:p>
          <w:p w14:paraId="3624C8E6" w14:textId="77777777" w:rsidR="00AD3EA1" w:rsidRDefault="00AD3EA1" w:rsidP="00DB473B">
            <w:pPr>
              <w:jc w:val="both"/>
              <w:rPr>
                <w:rFonts w:asciiTheme="minorHAnsi" w:hAnsiTheme="minorHAnsi" w:cs="Calibri"/>
                <w:bCs/>
                <w:sz w:val="18"/>
                <w:szCs w:val="18"/>
                <w:lang w:val="en"/>
              </w:rPr>
            </w:pPr>
          </w:p>
          <w:p w14:paraId="3C3C02FC" w14:textId="77777777" w:rsidR="00AD3EA1" w:rsidRPr="00637B9C" w:rsidRDefault="00AD3EA1" w:rsidP="00DB473B">
            <w:pPr>
              <w:jc w:val="both"/>
              <w:rPr>
                <w:rFonts w:asciiTheme="minorHAnsi" w:hAnsiTheme="minorHAnsi" w:cs="Calibri"/>
                <w:bCs/>
                <w:sz w:val="18"/>
                <w:szCs w:val="18"/>
                <w:lang w:val="en"/>
              </w:rPr>
            </w:pPr>
          </w:p>
        </w:tc>
        <w:tc>
          <w:tcPr>
            <w:tcW w:w="988" w:type="dxa"/>
            <w:tcBorders>
              <w:top w:val="nil"/>
              <w:left w:val="nil"/>
              <w:bottom w:val="nil"/>
              <w:right w:val="nil"/>
            </w:tcBorders>
          </w:tcPr>
          <w:p w14:paraId="654B58CF" w14:textId="77777777" w:rsidR="00AD3EA1" w:rsidRPr="00BB7866" w:rsidRDefault="00AD3EA1" w:rsidP="00DB473B">
            <w:pPr>
              <w:jc w:val="both"/>
              <w:rPr>
                <w:rFonts w:asciiTheme="minorHAnsi" w:hAnsiTheme="minorHAnsi" w:cs="Calibri"/>
                <w:bCs/>
                <w:sz w:val="18"/>
                <w:szCs w:val="18"/>
                <w:lang w:val="en"/>
              </w:rPr>
            </w:pPr>
          </w:p>
        </w:tc>
        <w:tc>
          <w:tcPr>
            <w:tcW w:w="3407" w:type="dxa"/>
            <w:tcBorders>
              <w:top w:val="nil"/>
              <w:left w:val="nil"/>
              <w:bottom w:val="single" w:sz="4" w:space="0" w:color="auto"/>
              <w:right w:val="nil"/>
            </w:tcBorders>
          </w:tcPr>
          <w:p w14:paraId="169AE02F" w14:textId="77777777" w:rsidR="00AD3EA1" w:rsidRPr="00BB7866" w:rsidRDefault="00AD3EA1" w:rsidP="00DB473B">
            <w:pPr>
              <w:jc w:val="both"/>
              <w:rPr>
                <w:rFonts w:asciiTheme="minorHAnsi" w:hAnsiTheme="minorHAnsi" w:cs="Calibri"/>
                <w:bCs/>
                <w:sz w:val="18"/>
                <w:szCs w:val="18"/>
                <w:lang w:val="en"/>
              </w:rPr>
            </w:pPr>
          </w:p>
        </w:tc>
      </w:tr>
      <w:tr w:rsidR="00AD3EA1" w:rsidRPr="00301E7D" w14:paraId="342843D9" w14:textId="77777777" w:rsidTr="00DB473B">
        <w:tc>
          <w:tcPr>
            <w:tcW w:w="5670" w:type="dxa"/>
            <w:tcBorders>
              <w:left w:val="nil"/>
              <w:bottom w:val="nil"/>
              <w:right w:val="nil"/>
            </w:tcBorders>
          </w:tcPr>
          <w:p w14:paraId="162E3C64"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Signature of the witness</w:t>
            </w:r>
          </w:p>
        </w:tc>
        <w:tc>
          <w:tcPr>
            <w:tcW w:w="988" w:type="dxa"/>
            <w:tcBorders>
              <w:top w:val="nil"/>
              <w:left w:val="nil"/>
              <w:bottom w:val="nil"/>
              <w:right w:val="nil"/>
            </w:tcBorders>
          </w:tcPr>
          <w:p w14:paraId="06CF7789" w14:textId="77777777" w:rsidR="00AD3EA1" w:rsidRPr="00301E7D" w:rsidRDefault="00AD3EA1" w:rsidP="00DB473B">
            <w:pPr>
              <w:jc w:val="both"/>
              <w:rPr>
                <w:rFonts w:asciiTheme="minorHAnsi" w:hAnsiTheme="minorHAnsi" w:cs="Calibri"/>
                <w:bCs/>
                <w:sz w:val="20"/>
                <w:szCs w:val="20"/>
                <w:lang w:val="en"/>
              </w:rPr>
            </w:pPr>
          </w:p>
        </w:tc>
        <w:tc>
          <w:tcPr>
            <w:tcW w:w="3407" w:type="dxa"/>
            <w:tcBorders>
              <w:left w:val="nil"/>
              <w:bottom w:val="nil"/>
              <w:right w:val="nil"/>
            </w:tcBorders>
          </w:tcPr>
          <w:p w14:paraId="602986E1" w14:textId="77777777" w:rsidR="00AD3EA1" w:rsidRPr="00301E7D" w:rsidRDefault="00AD3EA1" w:rsidP="00DB473B">
            <w:pPr>
              <w:jc w:val="both"/>
              <w:rPr>
                <w:rFonts w:asciiTheme="minorHAnsi" w:hAnsiTheme="minorHAnsi" w:cs="Calibri"/>
                <w:bCs/>
                <w:sz w:val="20"/>
                <w:szCs w:val="20"/>
                <w:lang w:val="en"/>
              </w:rPr>
            </w:pPr>
            <w:r w:rsidRPr="00301E7D">
              <w:rPr>
                <w:rFonts w:asciiTheme="minorHAnsi" w:hAnsiTheme="minorHAnsi" w:cs="Calibri"/>
                <w:bCs/>
                <w:sz w:val="20"/>
                <w:szCs w:val="20"/>
                <w:lang w:val="en"/>
              </w:rPr>
              <w:t>Date</w:t>
            </w:r>
          </w:p>
        </w:tc>
      </w:tr>
    </w:tbl>
    <w:p w14:paraId="07BFBB12" w14:textId="77777777" w:rsidR="00AD3EA1" w:rsidRDefault="00AD3EA1" w:rsidP="00AD3EA1"/>
    <w:p w14:paraId="61784FD8" w14:textId="77777777" w:rsidR="00AD3EA1" w:rsidRDefault="00AD3EA1" w:rsidP="00AD3EA1"/>
    <w:p w14:paraId="03B5DC69" w14:textId="77777777" w:rsidR="00AD3EA1" w:rsidRPr="00B258CC" w:rsidRDefault="00AD3EA1" w:rsidP="00AD3EA1">
      <w:pPr>
        <w:spacing w:line="276" w:lineRule="auto"/>
        <w:jc w:val="both"/>
        <w:rPr>
          <w:rFonts w:asciiTheme="minorHAnsi" w:hAnsiTheme="minorHAnsi" w:cstheme="minorHAnsi"/>
          <w:sz w:val="23"/>
          <w:szCs w:val="23"/>
        </w:rPr>
      </w:pPr>
    </w:p>
    <w:sectPr w:rsidR="00AD3EA1" w:rsidRPr="00B258CC" w:rsidSect="000A297D">
      <w:headerReference w:type="default" r:id="rId22"/>
      <w:footerReference w:type="default" r:id="rId23"/>
      <w:pgSz w:w="11906" w:h="16838"/>
      <w:pgMar w:top="1417" w:right="1134" w:bottom="1134" w:left="1134" w:header="708"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Elena Bianchi" w:date="2020-03-13T11:20:00Z" w:initials="EB">
    <w:p w14:paraId="32CE9473" w14:textId="3D42AC3D" w:rsidR="006008A6" w:rsidRPr="006008A6" w:rsidRDefault="006008A6">
      <w:pPr>
        <w:pStyle w:val="Testocommento"/>
        <w:rPr>
          <w:lang w:val="it-IT"/>
        </w:rPr>
      </w:pPr>
      <w:r>
        <w:rPr>
          <w:rStyle w:val="Rimandocommento"/>
        </w:rPr>
        <w:annotationRef/>
      </w:r>
      <w:r>
        <w:rPr>
          <w:lang w:val="it-IT"/>
        </w:rPr>
        <w:t>Meglio specificare l’origine</w:t>
      </w:r>
    </w:p>
  </w:comment>
  <w:comment w:id="11" w:author="Elena Bianchi" w:date="2020-03-13T11:26:00Z" w:initials="EB">
    <w:p w14:paraId="41D67A99" w14:textId="6FE1D7BC" w:rsidR="006008A6" w:rsidRPr="006008A6" w:rsidRDefault="006008A6">
      <w:pPr>
        <w:pStyle w:val="Testocommento"/>
        <w:rPr>
          <w:lang w:val="it-IT"/>
        </w:rPr>
      </w:pPr>
      <w:r>
        <w:rPr>
          <w:rStyle w:val="Rimandocommento"/>
        </w:rPr>
        <w:annotationRef/>
      </w:r>
      <w:r>
        <w:rPr>
          <w:lang w:val="it-IT"/>
        </w:rPr>
        <w:t>Questa sezione deve essere spostata dopo l’informativa</w:t>
      </w:r>
    </w:p>
  </w:comment>
  <w:comment w:id="13" w:author="Elena Bianchi" w:date="2020-03-13T11:27:00Z" w:initials="EB">
    <w:p w14:paraId="0E20C06E" w14:textId="77777777" w:rsidR="006008A6" w:rsidRDefault="006008A6">
      <w:pPr>
        <w:pStyle w:val="Testocommento"/>
        <w:rPr>
          <w:lang w:val="it-IT"/>
        </w:rPr>
      </w:pPr>
      <w:r>
        <w:rPr>
          <w:rStyle w:val="Rimandocommento"/>
        </w:rPr>
        <w:annotationRef/>
      </w:r>
      <w:bookmarkStart w:id="14" w:name="_GoBack"/>
      <w:bookmarkEnd w:id="14"/>
      <w:r>
        <w:rPr>
          <w:lang w:val="it-IT"/>
        </w:rPr>
        <w:t>Secondo me non dobbiamo chiedere questo consenso, altrimenti, se non viene dato, non possiamo proseguire con lo studio.</w:t>
      </w:r>
    </w:p>
    <w:p w14:paraId="59F60534" w14:textId="77777777" w:rsidR="006008A6" w:rsidRDefault="006008A6">
      <w:pPr>
        <w:pStyle w:val="Testocommento"/>
        <w:rPr>
          <w:lang w:val="it-IT"/>
        </w:rPr>
      </w:pPr>
      <w:r>
        <w:rPr>
          <w:lang w:val="it-IT"/>
        </w:rPr>
        <w:t xml:space="preserve">Il consenso è necessario solo per il riuso dei dati, </w:t>
      </w:r>
    </w:p>
    <w:p w14:paraId="461E4267" w14:textId="2314809D" w:rsidR="00010B7D" w:rsidRPr="006008A6" w:rsidRDefault="00010B7D">
      <w:pPr>
        <w:pStyle w:val="Testocommento"/>
        <w:rPr>
          <w:lang w:val="it-IT"/>
        </w:rPr>
      </w:pPr>
      <w:r>
        <w:rPr>
          <w:lang w:val="it-IT"/>
        </w:rPr>
        <w:t xml:space="preserve">sarebbe meglio adottare la formula ‘I </w:t>
      </w:r>
      <w:proofErr w:type="spellStart"/>
      <w:r>
        <w:rPr>
          <w:lang w:val="it-IT"/>
        </w:rPr>
        <w:t>am</w:t>
      </w:r>
      <w:proofErr w:type="spellEnd"/>
      <w:r>
        <w:rPr>
          <w:lang w:val="it-IT"/>
        </w:rPr>
        <w:t xml:space="preserve"> </w:t>
      </w:r>
      <w:proofErr w:type="spellStart"/>
      <w:r>
        <w:rPr>
          <w:lang w:val="it-IT"/>
        </w:rPr>
        <w:t>aware</w:t>
      </w:r>
      <w:proofErr w:type="spellEnd"/>
      <w:r>
        <w:rPr>
          <w:lang w:val="it-IT"/>
        </w:rPr>
        <w:t>’, così dimostriamo che abbiamo dato le informazioni.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2CE9473" w15:done="0"/>
  <w15:commentEx w15:paraId="41D67A99" w15:done="0"/>
  <w15:commentEx w15:paraId="461E426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2CE9473" w16cid:durableId="2215EB02"/>
  <w16cid:commentId w16cid:paraId="41D67A99" w16cid:durableId="2215EC6B"/>
  <w16cid:commentId w16cid:paraId="461E4267" w16cid:durableId="2215EC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0942BE" w14:textId="77777777" w:rsidR="001408C9" w:rsidRDefault="001408C9" w:rsidP="002B6926">
      <w:r>
        <w:separator/>
      </w:r>
    </w:p>
  </w:endnote>
  <w:endnote w:type="continuationSeparator" w:id="0">
    <w:p w14:paraId="05B7B355" w14:textId="77777777" w:rsidR="001408C9" w:rsidRDefault="001408C9" w:rsidP="002B69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aarlemmer MT Medium OsF">
    <w:altName w:val="Constantia"/>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933125" w14:textId="60FA491B" w:rsidR="001408C9" w:rsidRDefault="001408C9" w:rsidP="002B6926">
    <w:pPr>
      <w:pStyle w:val="Pidipagina"/>
      <w:tabs>
        <w:tab w:val="clear" w:pos="4819"/>
        <w:tab w:val="clear" w:pos="9638"/>
      </w:tabs>
      <w:ind w:hanging="108"/>
      <w:rPr>
        <w:rFonts w:asciiTheme="minorHAnsi" w:hAnsiTheme="minorHAnsi" w:cs="Arial"/>
        <w:b/>
        <w:bCs/>
        <w:sz w:val="20"/>
        <w:szCs w:val="20"/>
      </w:rPr>
    </w:pPr>
    <w:r>
      <w:rPr>
        <w:rFonts w:asciiTheme="minorHAnsi" w:hAnsiTheme="minorHAnsi" w:cs="Arial"/>
        <w:b/>
        <w:bCs/>
        <w:sz w:val="20"/>
        <w:szCs w:val="20"/>
      </w:rPr>
      <w:t>LimaCorporate S.p.A.</w:t>
    </w:r>
  </w:p>
  <w:p w14:paraId="0CB77E20" w14:textId="65EB2264" w:rsidR="001408C9" w:rsidRPr="00B50026" w:rsidRDefault="001408C9" w:rsidP="002B6926">
    <w:pPr>
      <w:pStyle w:val="Pidipagina"/>
      <w:tabs>
        <w:tab w:val="clear" w:pos="4819"/>
        <w:tab w:val="clear" w:pos="9638"/>
      </w:tabs>
      <w:ind w:hanging="108"/>
      <w:rPr>
        <w:rFonts w:asciiTheme="minorHAnsi" w:hAnsiTheme="minorHAnsi" w:cs="Arial"/>
        <w:b/>
        <w:bCs/>
        <w:sz w:val="20"/>
        <w:szCs w:val="20"/>
      </w:rPr>
    </w:pPr>
    <w:r w:rsidRPr="00B50026">
      <w:rPr>
        <w:rFonts w:asciiTheme="minorHAnsi" w:hAnsiTheme="minorHAnsi" w:cs="Arial"/>
        <w:b/>
        <w:bCs/>
        <w:sz w:val="20"/>
        <w:szCs w:val="20"/>
      </w:rPr>
      <w:t xml:space="preserve">Study </w:t>
    </w:r>
    <w:r>
      <w:rPr>
        <w:rFonts w:asciiTheme="minorHAnsi" w:hAnsiTheme="minorHAnsi" w:cs="Arial"/>
        <w:b/>
        <w:bCs/>
        <w:sz w:val="20"/>
        <w:szCs w:val="20"/>
      </w:rPr>
      <w:t>H-34, DELTA REVISION</w:t>
    </w:r>
  </w:p>
  <w:p w14:paraId="766E404E" w14:textId="7721C658" w:rsidR="001408C9" w:rsidRDefault="001408C9" w:rsidP="002B6926">
    <w:pPr>
      <w:pStyle w:val="Pidipagina"/>
      <w:tabs>
        <w:tab w:val="clear" w:pos="4819"/>
        <w:tab w:val="clear" w:pos="9638"/>
      </w:tabs>
      <w:ind w:hanging="108"/>
      <w:rPr>
        <w:rFonts w:asciiTheme="minorHAnsi" w:hAnsiTheme="minorHAnsi" w:cs="Arial"/>
        <w:b/>
        <w:bCs/>
        <w:sz w:val="20"/>
        <w:szCs w:val="20"/>
      </w:rPr>
    </w:pPr>
    <w:r w:rsidRPr="00B50026">
      <w:rPr>
        <w:rFonts w:asciiTheme="minorHAnsi" w:hAnsiTheme="minorHAnsi" w:cs="Arial"/>
        <w:b/>
        <w:bCs/>
        <w:sz w:val="20"/>
        <w:szCs w:val="20"/>
      </w:rPr>
      <w:t>I</w:t>
    </w:r>
    <w:r>
      <w:rPr>
        <w:rFonts w:asciiTheme="minorHAnsi" w:hAnsiTheme="minorHAnsi" w:cs="Arial"/>
        <w:b/>
        <w:bCs/>
        <w:sz w:val="20"/>
        <w:szCs w:val="20"/>
      </w:rPr>
      <w:t xml:space="preserve">nformed </w:t>
    </w:r>
    <w:r w:rsidRPr="00B50026">
      <w:rPr>
        <w:rFonts w:asciiTheme="minorHAnsi" w:hAnsiTheme="minorHAnsi" w:cs="Arial"/>
        <w:b/>
        <w:bCs/>
        <w:sz w:val="20"/>
        <w:szCs w:val="20"/>
      </w:rPr>
      <w:t>C</w:t>
    </w:r>
    <w:r>
      <w:rPr>
        <w:rFonts w:asciiTheme="minorHAnsi" w:hAnsiTheme="minorHAnsi" w:cs="Arial"/>
        <w:b/>
        <w:bCs/>
        <w:sz w:val="20"/>
        <w:szCs w:val="20"/>
      </w:rPr>
      <w:t xml:space="preserve">onsent </w:t>
    </w:r>
    <w:r w:rsidRPr="00B50026">
      <w:rPr>
        <w:rFonts w:asciiTheme="minorHAnsi" w:hAnsiTheme="minorHAnsi" w:cs="Arial"/>
        <w:b/>
        <w:bCs/>
        <w:sz w:val="20"/>
        <w:szCs w:val="20"/>
      </w:rPr>
      <w:t>F</w:t>
    </w:r>
    <w:r>
      <w:rPr>
        <w:rFonts w:asciiTheme="minorHAnsi" w:hAnsiTheme="minorHAnsi" w:cs="Arial"/>
        <w:b/>
        <w:bCs/>
        <w:sz w:val="20"/>
        <w:szCs w:val="20"/>
      </w:rPr>
      <w:t xml:space="preserve">orm </w:t>
    </w:r>
    <w:r w:rsidR="00603DF9" w:rsidRPr="00603DF9">
      <w:rPr>
        <w:rFonts w:asciiTheme="minorHAnsi" w:hAnsiTheme="minorHAnsi"/>
        <w:b/>
        <w:bCs/>
        <w:sz w:val="20"/>
        <w:lang w:val="en-US"/>
      </w:rPr>
      <w:t xml:space="preserve">and </w:t>
    </w:r>
    <w:r w:rsidR="00454A15">
      <w:rPr>
        <w:rFonts w:asciiTheme="minorHAnsi" w:hAnsiTheme="minorHAnsi"/>
        <w:b/>
        <w:bCs/>
        <w:sz w:val="20"/>
        <w:lang w:val="en-US"/>
      </w:rPr>
      <w:t>P</w:t>
    </w:r>
    <w:r w:rsidR="00603DF9" w:rsidRPr="00603DF9">
      <w:rPr>
        <w:rFonts w:asciiTheme="minorHAnsi" w:hAnsiTheme="minorHAnsi"/>
        <w:b/>
        <w:bCs/>
        <w:sz w:val="20"/>
        <w:lang w:val="en-US"/>
      </w:rPr>
      <w:t xml:space="preserve">rivacy </w:t>
    </w:r>
    <w:r w:rsidR="00454A15">
      <w:rPr>
        <w:rFonts w:asciiTheme="minorHAnsi" w:hAnsiTheme="minorHAnsi"/>
        <w:b/>
        <w:bCs/>
        <w:sz w:val="20"/>
        <w:lang w:val="en-US"/>
      </w:rPr>
      <w:t>N</w:t>
    </w:r>
    <w:r w:rsidR="00603DF9" w:rsidRPr="00603DF9">
      <w:rPr>
        <w:rFonts w:asciiTheme="minorHAnsi" w:hAnsiTheme="minorHAnsi"/>
        <w:b/>
        <w:bCs/>
        <w:sz w:val="20"/>
        <w:lang w:val="en-US"/>
      </w:rPr>
      <w:t>otice for data processing</w:t>
    </w:r>
    <w:r w:rsidR="00603DF9">
      <w:rPr>
        <w:sz w:val="20"/>
        <w:lang w:val="en-US"/>
      </w:rPr>
      <w:t xml:space="preserve"> </w:t>
    </w:r>
    <w:r>
      <w:rPr>
        <w:rFonts w:asciiTheme="minorHAnsi" w:hAnsiTheme="minorHAnsi" w:cs="Arial"/>
        <w:b/>
        <w:bCs/>
        <w:sz w:val="20"/>
        <w:szCs w:val="20"/>
      </w:rPr>
      <w:t>for patient</w:t>
    </w:r>
    <w:r w:rsidRPr="00B50026">
      <w:rPr>
        <w:rFonts w:asciiTheme="minorHAnsi" w:hAnsiTheme="minorHAnsi" w:cs="Arial"/>
        <w:b/>
        <w:bCs/>
        <w:sz w:val="20"/>
        <w:szCs w:val="20"/>
      </w:rPr>
      <w:t xml:space="preserve"> v</w:t>
    </w:r>
    <w:r>
      <w:rPr>
        <w:rFonts w:asciiTheme="minorHAnsi" w:hAnsiTheme="minorHAnsi" w:cs="Arial"/>
        <w:b/>
        <w:bCs/>
        <w:sz w:val="20"/>
        <w:szCs w:val="20"/>
      </w:rPr>
      <w:t xml:space="preserve">ersion </w:t>
    </w:r>
    <w:r w:rsidRPr="00B50026">
      <w:rPr>
        <w:rFonts w:asciiTheme="minorHAnsi" w:hAnsiTheme="minorHAnsi" w:cs="Arial"/>
        <w:b/>
        <w:bCs/>
        <w:sz w:val="20"/>
        <w:szCs w:val="20"/>
      </w:rPr>
      <w:t xml:space="preserve">1.0, </w:t>
    </w:r>
    <w:r>
      <w:rPr>
        <w:rFonts w:asciiTheme="minorHAnsi" w:hAnsiTheme="minorHAnsi" w:cs="Arial"/>
        <w:b/>
        <w:bCs/>
        <w:sz w:val="20"/>
        <w:szCs w:val="20"/>
      </w:rPr>
      <w:t>04</w:t>
    </w:r>
    <w:r w:rsidR="00454A15">
      <w:rPr>
        <w:rFonts w:asciiTheme="minorHAnsi" w:hAnsiTheme="minorHAnsi" w:cs="Arial"/>
        <w:b/>
        <w:bCs/>
        <w:sz w:val="20"/>
        <w:szCs w:val="20"/>
      </w:rPr>
      <w:t xml:space="preserve">. </w:t>
    </w:r>
    <w:r>
      <w:rPr>
        <w:rFonts w:asciiTheme="minorHAnsi" w:hAnsiTheme="minorHAnsi" w:cs="Arial"/>
        <w:b/>
        <w:bCs/>
        <w:sz w:val="20"/>
        <w:szCs w:val="20"/>
      </w:rPr>
      <w:t>February</w:t>
    </w:r>
    <w:r w:rsidR="00454A15">
      <w:rPr>
        <w:rFonts w:asciiTheme="minorHAnsi" w:hAnsiTheme="minorHAnsi" w:cs="Arial"/>
        <w:b/>
        <w:bCs/>
        <w:sz w:val="20"/>
        <w:szCs w:val="20"/>
      </w:rPr>
      <w:t xml:space="preserve">. </w:t>
    </w:r>
    <w:r>
      <w:rPr>
        <w:rFonts w:asciiTheme="minorHAnsi" w:hAnsiTheme="minorHAnsi" w:cs="Arial"/>
        <w:b/>
        <w:bCs/>
        <w:sz w:val="20"/>
        <w:szCs w:val="20"/>
      </w:rPr>
      <w:t>2020</w:t>
    </w:r>
    <w:r w:rsidRPr="00B50026">
      <w:rPr>
        <w:rFonts w:asciiTheme="minorHAnsi" w:hAnsiTheme="minorHAnsi" w:cs="Arial"/>
        <w:b/>
        <w:bCs/>
        <w:sz w:val="20"/>
        <w:szCs w:val="20"/>
      </w:rPr>
      <w:t xml:space="preserve"> </w:t>
    </w:r>
    <w:r>
      <w:rPr>
        <w:rFonts w:asciiTheme="minorHAnsi" w:hAnsiTheme="minorHAnsi" w:cs="Arial"/>
        <w:b/>
        <w:bCs/>
        <w:sz w:val="20"/>
        <w:szCs w:val="20"/>
      </w:rPr>
      <w:t xml:space="preserve">                                                            </w:t>
    </w:r>
  </w:p>
  <w:p w14:paraId="7EA5E762" w14:textId="77777777" w:rsidR="001408C9" w:rsidRPr="002B6926" w:rsidRDefault="001408C9" w:rsidP="002B6926">
    <w:pPr>
      <w:pStyle w:val="Pidipagina"/>
      <w:tabs>
        <w:tab w:val="clear" w:pos="4819"/>
        <w:tab w:val="clear" w:pos="9638"/>
      </w:tabs>
      <w:ind w:hanging="108"/>
      <w:rPr>
        <w:rFonts w:asciiTheme="minorHAnsi" w:hAnsiTheme="minorHAnsi" w:cs="Arial"/>
        <w:b/>
        <w:bCs/>
        <w:sz w:val="20"/>
        <w:szCs w:val="20"/>
      </w:rPr>
    </w:pPr>
    <w:r w:rsidRPr="00603DF9">
      <w:rPr>
        <w:rFonts w:asciiTheme="minorHAnsi" w:hAnsiTheme="minorHAnsi" w:cs="Arial"/>
        <w:b/>
        <w:bCs/>
        <w:sz w:val="20"/>
        <w:szCs w:val="20"/>
        <w:highlight w:val="yellow"/>
      </w:rPr>
      <w:t>Site number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E5FC3A3" w14:textId="77777777" w:rsidR="001408C9" w:rsidRDefault="001408C9" w:rsidP="002B6926">
      <w:r>
        <w:separator/>
      </w:r>
    </w:p>
  </w:footnote>
  <w:footnote w:type="continuationSeparator" w:id="0">
    <w:p w14:paraId="74E6E352" w14:textId="77777777" w:rsidR="001408C9" w:rsidRDefault="001408C9" w:rsidP="002B69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inorHAnsi" w:hAnsiTheme="minorHAnsi"/>
        <w:sz w:val="20"/>
        <w:szCs w:val="20"/>
      </w:rPr>
      <w:id w:val="990606866"/>
      <w:docPartObj>
        <w:docPartGallery w:val="Page Numbers (Top of Page)"/>
        <w:docPartUnique/>
      </w:docPartObj>
    </w:sdtPr>
    <w:sdtEndPr/>
    <w:sdtContent>
      <w:p w14:paraId="370BB43B" w14:textId="7D4A6E1E" w:rsidR="001408C9" w:rsidRPr="00E63E18" w:rsidRDefault="001408C9">
        <w:pPr>
          <w:pStyle w:val="Intestazione"/>
          <w:jc w:val="right"/>
          <w:rPr>
            <w:rFonts w:asciiTheme="minorHAnsi" w:hAnsiTheme="minorHAnsi"/>
            <w:sz w:val="20"/>
            <w:szCs w:val="20"/>
          </w:rPr>
        </w:pPr>
        <w:r w:rsidRPr="00E63E18">
          <w:rPr>
            <w:rFonts w:asciiTheme="minorHAnsi" w:hAnsiTheme="minorHAnsi"/>
            <w:sz w:val="20"/>
            <w:szCs w:val="20"/>
          </w:rPr>
          <w:t xml:space="preserve">page </w:t>
        </w:r>
        <w:r w:rsidRPr="00E63E18">
          <w:rPr>
            <w:rFonts w:asciiTheme="minorHAnsi" w:hAnsiTheme="minorHAnsi"/>
            <w:sz w:val="20"/>
            <w:szCs w:val="20"/>
          </w:rPr>
          <w:fldChar w:fldCharType="begin"/>
        </w:r>
        <w:r w:rsidRPr="00E63E18">
          <w:rPr>
            <w:rFonts w:asciiTheme="minorHAnsi" w:hAnsiTheme="minorHAnsi"/>
            <w:sz w:val="20"/>
            <w:szCs w:val="20"/>
          </w:rPr>
          <w:instrText>PAGE   \* MERGEFORMAT</w:instrText>
        </w:r>
        <w:r w:rsidRPr="00E63E18">
          <w:rPr>
            <w:rFonts w:asciiTheme="minorHAnsi" w:hAnsiTheme="minorHAnsi"/>
            <w:sz w:val="20"/>
            <w:szCs w:val="20"/>
          </w:rPr>
          <w:fldChar w:fldCharType="separate"/>
        </w:r>
        <w:r w:rsidRPr="00E63E18">
          <w:rPr>
            <w:rFonts w:asciiTheme="minorHAnsi" w:hAnsiTheme="minorHAnsi"/>
            <w:sz w:val="20"/>
            <w:szCs w:val="20"/>
            <w:lang w:val="it-IT"/>
          </w:rPr>
          <w:t>2</w:t>
        </w:r>
        <w:r w:rsidRPr="00E63E18">
          <w:rPr>
            <w:rFonts w:asciiTheme="minorHAnsi" w:hAnsiTheme="minorHAnsi"/>
            <w:sz w:val="20"/>
            <w:szCs w:val="20"/>
          </w:rPr>
          <w:fldChar w:fldCharType="end"/>
        </w:r>
        <w:r w:rsidRPr="00E63E18">
          <w:rPr>
            <w:rFonts w:asciiTheme="minorHAnsi" w:hAnsiTheme="minorHAnsi"/>
            <w:sz w:val="20"/>
            <w:szCs w:val="20"/>
          </w:rPr>
          <w:t xml:space="preserve"> of</w:t>
        </w:r>
        <w:r w:rsidR="00603DF9">
          <w:rPr>
            <w:rFonts w:asciiTheme="minorHAnsi" w:hAnsiTheme="minorHAnsi"/>
            <w:sz w:val="20"/>
            <w:szCs w:val="20"/>
          </w:rPr>
          <w:t xml:space="preserve"> 13</w:t>
        </w:r>
      </w:p>
    </w:sdtContent>
  </w:sdt>
  <w:p w14:paraId="4C7363CE" w14:textId="7670EFD0" w:rsidR="001408C9" w:rsidRDefault="001408C9">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F36F0"/>
    <w:multiLevelType w:val="hybridMultilevel"/>
    <w:tmpl w:val="9E28CBF0"/>
    <w:lvl w:ilvl="0" w:tplc="3AFAF49C">
      <w:start w:val="16"/>
      <w:numFmt w:val="bullet"/>
      <w:lvlText w:val="-"/>
      <w:lvlJc w:val="left"/>
      <w:pPr>
        <w:ind w:left="777" w:hanging="360"/>
      </w:pPr>
      <w:rPr>
        <w:rFonts w:ascii="Calibri" w:eastAsia="Times New Roman" w:hAnsi="Calibri" w:cs="Calibri" w:hint="default"/>
      </w:rPr>
    </w:lvl>
    <w:lvl w:ilvl="1" w:tplc="04100003" w:tentative="1">
      <w:start w:val="1"/>
      <w:numFmt w:val="bullet"/>
      <w:lvlText w:val="o"/>
      <w:lvlJc w:val="left"/>
      <w:pPr>
        <w:ind w:left="1497" w:hanging="360"/>
      </w:pPr>
      <w:rPr>
        <w:rFonts w:ascii="Courier New" w:hAnsi="Courier New" w:cs="Courier New" w:hint="default"/>
      </w:rPr>
    </w:lvl>
    <w:lvl w:ilvl="2" w:tplc="04100005" w:tentative="1">
      <w:start w:val="1"/>
      <w:numFmt w:val="bullet"/>
      <w:lvlText w:val=""/>
      <w:lvlJc w:val="left"/>
      <w:pPr>
        <w:ind w:left="2217" w:hanging="360"/>
      </w:pPr>
      <w:rPr>
        <w:rFonts w:ascii="Wingdings" w:hAnsi="Wingdings" w:hint="default"/>
      </w:rPr>
    </w:lvl>
    <w:lvl w:ilvl="3" w:tplc="04100001" w:tentative="1">
      <w:start w:val="1"/>
      <w:numFmt w:val="bullet"/>
      <w:lvlText w:val=""/>
      <w:lvlJc w:val="left"/>
      <w:pPr>
        <w:ind w:left="2937" w:hanging="360"/>
      </w:pPr>
      <w:rPr>
        <w:rFonts w:ascii="Symbol" w:hAnsi="Symbol" w:hint="default"/>
      </w:rPr>
    </w:lvl>
    <w:lvl w:ilvl="4" w:tplc="04100003" w:tentative="1">
      <w:start w:val="1"/>
      <w:numFmt w:val="bullet"/>
      <w:lvlText w:val="o"/>
      <w:lvlJc w:val="left"/>
      <w:pPr>
        <w:ind w:left="3657" w:hanging="360"/>
      </w:pPr>
      <w:rPr>
        <w:rFonts w:ascii="Courier New" w:hAnsi="Courier New" w:cs="Courier New" w:hint="default"/>
      </w:rPr>
    </w:lvl>
    <w:lvl w:ilvl="5" w:tplc="04100005" w:tentative="1">
      <w:start w:val="1"/>
      <w:numFmt w:val="bullet"/>
      <w:lvlText w:val=""/>
      <w:lvlJc w:val="left"/>
      <w:pPr>
        <w:ind w:left="4377" w:hanging="360"/>
      </w:pPr>
      <w:rPr>
        <w:rFonts w:ascii="Wingdings" w:hAnsi="Wingdings" w:hint="default"/>
      </w:rPr>
    </w:lvl>
    <w:lvl w:ilvl="6" w:tplc="04100001" w:tentative="1">
      <w:start w:val="1"/>
      <w:numFmt w:val="bullet"/>
      <w:lvlText w:val=""/>
      <w:lvlJc w:val="left"/>
      <w:pPr>
        <w:ind w:left="5097" w:hanging="360"/>
      </w:pPr>
      <w:rPr>
        <w:rFonts w:ascii="Symbol" w:hAnsi="Symbol" w:hint="default"/>
      </w:rPr>
    </w:lvl>
    <w:lvl w:ilvl="7" w:tplc="04100003" w:tentative="1">
      <w:start w:val="1"/>
      <w:numFmt w:val="bullet"/>
      <w:lvlText w:val="o"/>
      <w:lvlJc w:val="left"/>
      <w:pPr>
        <w:ind w:left="5817" w:hanging="360"/>
      </w:pPr>
      <w:rPr>
        <w:rFonts w:ascii="Courier New" w:hAnsi="Courier New" w:cs="Courier New" w:hint="default"/>
      </w:rPr>
    </w:lvl>
    <w:lvl w:ilvl="8" w:tplc="04100005" w:tentative="1">
      <w:start w:val="1"/>
      <w:numFmt w:val="bullet"/>
      <w:lvlText w:val=""/>
      <w:lvlJc w:val="left"/>
      <w:pPr>
        <w:ind w:left="6537" w:hanging="360"/>
      </w:pPr>
      <w:rPr>
        <w:rFonts w:ascii="Wingdings" w:hAnsi="Wingdings" w:hint="default"/>
      </w:rPr>
    </w:lvl>
  </w:abstractNum>
  <w:abstractNum w:abstractNumId="1" w15:restartNumberingAfterBreak="0">
    <w:nsid w:val="084F7003"/>
    <w:multiLevelType w:val="hybridMultilevel"/>
    <w:tmpl w:val="F01C065A"/>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35BB7801"/>
    <w:multiLevelType w:val="hybridMultilevel"/>
    <w:tmpl w:val="FC3E64E6"/>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5624639C"/>
    <w:multiLevelType w:val="hybridMultilevel"/>
    <w:tmpl w:val="59BABCE6"/>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64C93999"/>
    <w:multiLevelType w:val="hybridMultilevel"/>
    <w:tmpl w:val="B13E2E1E"/>
    <w:lvl w:ilvl="0" w:tplc="3AFAF49C">
      <w:start w:val="16"/>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4"/>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lena Bianchi">
    <w15:presenceInfo w15:providerId="AD" w15:userId="S::elena.bianchi@limacorporate.com::537603d2-6d1c-4aa4-b336-80c0cfd91b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08"/>
  <w:hyphenationZone w:val="283"/>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926"/>
    <w:rsid w:val="00007590"/>
    <w:rsid w:val="00010B7D"/>
    <w:rsid w:val="00040628"/>
    <w:rsid w:val="00080B99"/>
    <w:rsid w:val="00086281"/>
    <w:rsid w:val="00095A2D"/>
    <w:rsid w:val="000A297D"/>
    <w:rsid w:val="000B6C8C"/>
    <w:rsid w:val="000C6E05"/>
    <w:rsid w:val="000E2A50"/>
    <w:rsid w:val="000E6A7C"/>
    <w:rsid w:val="001008C7"/>
    <w:rsid w:val="00137C7E"/>
    <w:rsid w:val="001408C9"/>
    <w:rsid w:val="00161AB4"/>
    <w:rsid w:val="0019181F"/>
    <w:rsid w:val="00194B04"/>
    <w:rsid w:val="001C3CDD"/>
    <w:rsid w:val="001D2724"/>
    <w:rsid w:val="001D78DE"/>
    <w:rsid w:val="00230D2D"/>
    <w:rsid w:val="00234307"/>
    <w:rsid w:val="002376CC"/>
    <w:rsid w:val="00242DF7"/>
    <w:rsid w:val="002614DC"/>
    <w:rsid w:val="00284420"/>
    <w:rsid w:val="002B6926"/>
    <w:rsid w:val="00301E7D"/>
    <w:rsid w:val="003646E5"/>
    <w:rsid w:val="0038027D"/>
    <w:rsid w:val="00397C2A"/>
    <w:rsid w:val="003B69C5"/>
    <w:rsid w:val="003F4BBC"/>
    <w:rsid w:val="003F552A"/>
    <w:rsid w:val="00427F81"/>
    <w:rsid w:val="00454A15"/>
    <w:rsid w:val="0046119F"/>
    <w:rsid w:val="00471405"/>
    <w:rsid w:val="004913CC"/>
    <w:rsid w:val="004A061F"/>
    <w:rsid w:val="004F7DBB"/>
    <w:rsid w:val="0052077A"/>
    <w:rsid w:val="005A3332"/>
    <w:rsid w:val="005A38FE"/>
    <w:rsid w:val="005D1D93"/>
    <w:rsid w:val="005E3FE6"/>
    <w:rsid w:val="006008A6"/>
    <w:rsid w:val="006026A5"/>
    <w:rsid w:val="00603DF9"/>
    <w:rsid w:val="00617A78"/>
    <w:rsid w:val="00635B8F"/>
    <w:rsid w:val="00650293"/>
    <w:rsid w:val="006A09A6"/>
    <w:rsid w:val="006D276F"/>
    <w:rsid w:val="006D3FB5"/>
    <w:rsid w:val="006E114A"/>
    <w:rsid w:val="00713080"/>
    <w:rsid w:val="00764C84"/>
    <w:rsid w:val="00775DE6"/>
    <w:rsid w:val="0078091C"/>
    <w:rsid w:val="007F17B7"/>
    <w:rsid w:val="0081050A"/>
    <w:rsid w:val="0082503F"/>
    <w:rsid w:val="0085297A"/>
    <w:rsid w:val="0086701C"/>
    <w:rsid w:val="0089325C"/>
    <w:rsid w:val="008C56EE"/>
    <w:rsid w:val="00951020"/>
    <w:rsid w:val="00962026"/>
    <w:rsid w:val="00971335"/>
    <w:rsid w:val="009A0390"/>
    <w:rsid w:val="009B49B3"/>
    <w:rsid w:val="009C4CFD"/>
    <w:rsid w:val="009D2364"/>
    <w:rsid w:val="00A1616C"/>
    <w:rsid w:val="00A17E4A"/>
    <w:rsid w:val="00A2469F"/>
    <w:rsid w:val="00A75104"/>
    <w:rsid w:val="00A76972"/>
    <w:rsid w:val="00A9307E"/>
    <w:rsid w:val="00AC56EB"/>
    <w:rsid w:val="00AD3EA1"/>
    <w:rsid w:val="00AD430C"/>
    <w:rsid w:val="00B213A8"/>
    <w:rsid w:val="00B2318A"/>
    <w:rsid w:val="00B258CC"/>
    <w:rsid w:val="00B27342"/>
    <w:rsid w:val="00B30835"/>
    <w:rsid w:val="00B37891"/>
    <w:rsid w:val="00B65390"/>
    <w:rsid w:val="00B854C8"/>
    <w:rsid w:val="00BE3161"/>
    <w:rsid w:val="00BE5435"/>
    <w:rsid w:val="00C4231E"/>
    <w:rsid w:val="00C84FE1"/>
    <w:rsid w:val="00C86151"/>
    <w:rsid w:val="00CA02C5"/>
    <w:rsid w:val="00CB3F59"/>
    <w:rsid w:val="00CE2E02"/>
    <w:rsid w:val="00D215E1"/>
    <w:rsid w:val="00D42A94"/>
    <w:rsid w:val="00D50CAC"/>
    <w:rsid w:val="00D84442"/>
    <w:rsid w:val="00D92142"/>
    <w:rsid w:val="00D96CAD"/>
    <w:rsid w:val="00D96F93"/>
    <w:rsid w:val="00E23012"/>
    <w:rsid w:val="00E34441"/>
    <w:rsid w:val="00E35911"/>
    <w:rsid w:val="00E40044"/>
    <w:rsid w:val="00E45C03"/>
    <w:rsid w:val="00E47F1F"/>
    <w:rsid w:val="00E54125"/>
    <w:rsid w:val="00E6200C"/>
    <w:rsid w:val="00E63E18"/>
    <w:rsid w:val="00EC23A6"/>
    <w:rsid w:val="00EE61A9"/>
    <w:rsid w:val="00EF171A"/>
    <w:rsid w:val="00F12154"/>
    <w:rsid w:val="00F21426"/>
    <w:rsid w:val="00FA6A6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7273890B"/>
  <w15:chartTrackingRefBased/>
  <w15:docId w15:val="{440064B7-1197-49D5-88F5-9E7BC3981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e">
    <w:name w:val="Normal"/>
    <w:qFormat/>
    <w:rsid w:val="002B6926"/>
    <w:pPr>
      <w:spacing w:after="0" w:line="240" w:lineRule="auto"/>
    </w:pPr>
    <w:rPr>
      <w:rFonts w:ascii="Times New Roman" w:eastAsia="Times New Roman" w:hAnsi="Times New Roman" w:cs="Times New Roman"/>
      <w:sz w:val="24"/>
      <w:szCs w:val="24"/>
      <w:lang w:val="en-GB"/>
    </w:rPr>
  </w:style>
  <w:style w:type="paragraph" w:styleId="Titolo1">
    <w:name w:val="heading 1"/>
    <w:basedOn w:val="Normale"/>
    <w:next w:val="Normale"/>
    <w:link w:val="Titolo1Carattere"/>
    <w:uiPriority w:val="9"/>
    <w:qFormat/>
    <w:rsid w:val="000B6C8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autoRedefine/>
    <w:qFormat/>
    <w:rsid w:val="00B30835"/>
    <w:pPr>
      <w:keepNext/>
      <w:spacing w:before="240" w:after="240" w:line="276" w:lineRule="auto"/>
      <w:ind w:left="576" w:hanging="576"/>
      <w:jc w:val="both"/>
      <w:outlineLvl w:val="1"/>
    </w:pPr>
    <w:rPr>
      <w:rFonts w:ascii="Calibri" w:eastAsiaTheme="majorEastAsia" w:hAnsi="Calibri" w:cstheme="majorBidi"/>
      <w:b/>
      <w:iCs/>
      <w:szCs w:val="2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Default">
    <w:name w:val="Default"/>
    <w:rsid w:val="002B6926"/>
    <w:pPr>
      <w:autoSpaceDE w:val="0"/>
      <w:autoSpaceDN w:val="0"/>
      <w:adjustRightInd w:val="0"/>
      <w:spacing w:after="0" w:line="240" w:lineRule="auto"/>
    </w:pPr>
    <w:rPr>
      <w:rFonts w:ascii="Arial" w:eastAsia="Times New Roman" w:hAnsi="Arial" w:cs="Arial"/>
      <w:color w:val="000000"/>
      <w:sz w:val="24"/>
      <w:szCs w:val="24"/>
      <w:lang w:val="en-GB" w:eastAsia="en-GB"/>
    </w:rPr>
  </w:style>
  <w:style w:type="paragraph" w:styleId="Paragrafoelenco">
    <w:name w:val="List Paragraph"/>
    <w:basedOn w:val="Normale"/>
    <w:uiPriority w:val="34"/>
    <w:qFormat/>
    <w:rsid w:val="002B6926"/>
    <w:pPr>
      <w:spacing w:after="200" w:line="276" w:lineRule="auto"/>
      <w:ind w:left="720"/>
    </w:pPr>
    <w:rPr>
      <w:rFonts w:ascii="Calibri" w:hAnsi="Calibri"/>
      <w:sz w:val="22"/>
      <w:szCs w:val="22"/>
      <w:lang w:eastAsia="en-GB"/>
    </w:rPr>
  </w:style>
  <w:style w:type="table" w:styleId="Grigliatabella">
    <w:name w:val="Table Grid"/>
    <w:basedOn w:val="Tabellanormale"/>
    <w:uiPriority w:val="59"/>
    <w:rsid w:val="002B6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testazione">
    <w:name w:val="header"/>
    <w:basedOn w:val="Normale"/>
    <w:link w:val="IntestazioneCarattere"/>
    <w:uiPriority w:val="99"/>
    <w:unhideWhenUsed/>
    <w:rsid w:val="002B6926"/>
    <w:pPr>
      <w:tabs>
        <w:tab w:val="center" w:pos="4819"/>
        <w:tab w:val="right" w:pos="9638"/>
      </w:tabs>
    </w:pPr>
  </w:style>
  <w:style w:type="character" w:customStyle="1" w:styleId="IntestazioneCarattere">
    <w:name w:val="Intestazione Carattere"/>
    <w:basedOn w:val="Carpredefinitoparagrafo"/>
    <w:link w:val="Intestazione"/>
    <w:uiPriority w:val="99"/>
    <w:rsid w:val="002B6926"/>
    <w:rPr>
      <w:rFonts w:ascii="Times New Roman" w:eastAsia="Times New Roman" w:hAnsi="Times New Roman" w:cs="Times New Roman"/>
      <w:sz w:val="24"/>
      <w:szCs w:val="24"/>
      <w:lang w:val="en-GB"/>
    </w:rPr>
  </w:style>
  <w:style w:type="paragraph" w:styleId="Pidipagina">
    <w:name w:val="footer"/>
    <w:basedOn w:val="Normale"/>
    <w:link w:val="PidipaginaCarattere"/>
    <w:uiPriority w:val="99"/>
    <w:unhideWhenUsed/>
    <w:rsid w:val="002B6926"/>
    <w:pPr>
      <w:tabs>
        <w:tab w:val="center" w:pos="4819"/>
        <w:tab w:val="right" w:pos="9638"/>
      </w:tabs>
    </w:pPr>
  </w:style>
  <w:style w:type="character" w:customStyle="1" w:styleId="PidipaginaCarattere">
    <w:name w:val="Piè di pagina Carattere"/>
    <w:basedOn w:val="Carpredefinitoparagrafo"/>
    <w:link w:val="Pidipagina"/>
    <w:uiPriority w:val="99"/>
    <w:rsid w:val="002B6926"/>
    <w:rPr>
      <w:rFonts w:ascii="Times New Roman" w:eastAsia="Times New Roman" w:hAnsi="Times New Roman" w:cs="Times New Roman"/>
      <w:sz w:val="24"/>
      <w:szCs w:val="24"/>
      <w:lang w:val="en-GB"/>
    </w:rPr>
  </w:style>
  <w:style w:type="paragraph" w:styleId="Corpotesto">
    <w:name w:val="Body Text"/>
    <w:basedOn w:val="Normale"/>
    <w:link w:val="CorpotestoCarattere"/>
    <w:rsid w:val="002B6926"/>
    <w:pPr>
      <w:spacing w:before="120" w:after="120" w:line="360" w:lineRule="auto"/>
    </w:pPr>
    <w:rPr>
      <w:rFonts w:ascii="Arial" w:hAnsi="Arial"/>
      <w:sz w:val="44"/>
      <w:u w:val="single"/>
      <w:lang w:val="en-US"/>
    </w:rPr>
  </w:style>
  <w:style w:type="character" w:customStyle="1" w:styleId="CorpotestoCarattere">
    <w:name w:val="Corpo testo Carattere"/>
    <w:basedOn w:val="Carpredefinitoparagrafo"/>
    <w:link w:val="Corpotesto"/>
    <w:rsid w:val="002B6926"/>
    <w:rPr>
      <w:rFonts w:ascii="Arial" w:eastAsia="Times New Roman" w:hAnsi="Arial" w:cs="Times New Roman"/>
      <w:sz w:val="44"/>
      <w:szCs w:val="24"/>
      <w:u w:val="single"/>
      <w:lang w:val="en-US"/>
    </w:rPr>
  </w:style>
  <w:style w:type="paragraph" w:styleId="Didascalia">
    <w:name w:val="caption"/>
    <w:basedOn w:val="Normale"/>
    <w:next w:val="Normale"/>
    <w:uiPriority w:val="35"/>
    <w:unhideWhenUsed/>
    <w:qFormat/>
    <w:rsid w:val="00CE2E02"/>
    <w:pPr>
      <w:spacing w:after="200"/>
    </w:pPr>
    <w:rPr>
      <w:rFonts w:asciiTheme="minorHAnsi" w:eastAsiaTheme="minorHAnsi" w:hAnsiTheme="minorHAnsi" w:cstheme="minorBidi"/>
      <w:i/>
      <w:iCs/>
      <w:color w:val="44546A" w:themeColor="text2"/>
      <w:sz w:val="18"/>
      <w:szCs w:val="18"/>
      <w:lang w:val="it-IT"/>
    </w:rPr>
  </w:style>
  <w:style w:type="character" w:customStyle="1" w:styleId="Titolo2Carattere">
    <w:name w:val="Titolo 2 Carattere"/>
    <w:basedOn w:val="Carpredefinitoparagrafo"/>
    <w:link w:val="Titolo2"/>
    <w:rsid w:val="00B30835"/>
    <w:rPr>
      <w:rFonts w:ascii="Calibri" w:eastAsiaTheme="majorEastAsia" w:hAnsi="Calibri" w:cstheme="majorBidi"/>
      <w:b/>
      <w:iCs/>
      <w:sz w:val="24"/>
      <w:szCs w:val="28"/>
      <w:lang w:val="en-GB"/>
    </w:rPr>
  </w:style>
  <w:style w:type="paragraph" w:styleId="Testofumetto">
    <w:name w:val="Balloon Text"/>
    <w:basedOn w:val="Normale"/>
    <w:link w:val="TestofumettoCarattere"/>
    <w:uiPriority w:val="99"/>
    <w:semiHidden/>
    <w:unhideWhenUsed/>
    <w:rsid w:val="00A75104"/>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A75104"/>
    <w:rPr>
      <w:rFonts w:ascii="Segoe UI" w:eastAsia="Times New Roman" w:hAnsi="Segoe UI" w:cs="Segoe UI"/>
      <w:sz w:val="18"/>
      <w:szCs w:val="18"/>
      <w:lang w:val="en-GB"/>
    </w:rPr>
  </w:style>
  <w:style w:type="paragraph" w:styleId="Corpodeltesto3">
    <w:name w:val="Body Text 3"/>
    <w:basedOn w:val="Normale"/>
    <w:link w:val="Corpodeltesto3Carattere"/>
    <w:uiPriority w:val="99"/>
    <w:semiHidden/>
    <w:unhideWhenUsed/>
    <w:rsid w:val="00BE5435"/>
    <w:pPr>
      <w:spacing w:after="120"/>
    </w:pPr>
    <w:rPr>
      <w:sz w:val="16"/>
      <w:szCs w:val="16"/>
    </w:rPr>
  </w:style>
  <w:style w:type="character" w:customStyle="1" w:styleId="Corpodeltesto3Carattere">
    <w:name w:val="Corpo del testo 3 Carattere"/>
    <w:basedOn w:val="Carpredefinitoparagrafo"/>
    <w:link w:val="Corpodeltesto3"/>
    <w:uiPriority w:val="99"/>
    <w:semiHidden/>
    <w:rsid w:val="00BE5435"/>
    <w:rPr>
      <w:rFonts w:ascii="Times New Roman" w:eastAsia="Times New Roman" w:hAnsi="Times New Roman" w:cs="Times New Roman"/>
      <w:sz w:val="16"/>
      <w:szCs w:val="16"/>
      <w:lang w:val="en-GB"/>
    </w:rPr>
  </w:style>
  <w:style w:type="character" w:styleId="Collegamentoipertestuale">
    <w:name w:val="Hyperlink"/>
    <w:basedOn w:val="Carpredefinitoparagrafo"/>
    <w:uiPriority w:val="99"/>
    <w:unhideWhenUsed/>
    <w:rsid w:val="0085297A"/>
    <w:rPr>
      <w:color w:val="0563C1" w:themeColor="hyperlink"/>
      <w:u w:val="single"/>
    </w:rPr>
  </w:style>
  <w:style w:type="character" w:styleId="Menzionenonrisolta">
    <w:name w:val="Unresolved Mention"/>
    <w:basedOn w:val="Carpredefinitoparagrafo"/>
    <w:uiPriority w:val="99"/>
    <w:semiHidden/>
    <w:unhideWhenUsed/>
    <w:rsid w:val="0085297A"/>
    <w:rPr>
      <w:color w:val="605E5C"/>
      <w:shd w:val="clear" w:color="auto" w:fill="E1DFDD"/>
    </w:rPr>
  </w:style>
  <w:style w:type="paragraph" w:styleId="Testocommento">
    <w:name w:val="annotation text"/>
    <w:basedOn w:val="Normale"/>
    <w:link w:val="TestocommentoCarattere"/>
    <w:semiHidden/>
    <w:unhideWhenUsed/>
    <w:rsid w:val="00E54125"/>
    <w:pPr>
      <w:tabs>
        <w:tab w:val="left" w:pos="284"/>
        <w:tab w:val="left" w:pos="1701"/>
      </w:tabs>
      <w:spacing w:line="320" w:lineRule="exact"/>
    </w:pPr>
    <w:rPr>
      <w:rFonts w:ascii="Haarlemmer MT Medium OsF" w:hAnsi="Haarlemmer MT Medium OsF"/>
      <w:sz w:val="20"/>
      <w:szCs w:val="20"/>
      <w:lang w:val="x-none" w:eastAsia="nl-NL"/>
    </w:rPr>
  </w:style>
  <w:style w:type="character" w:customStyle="1" w:styleId="TestocommentoCarattere">
    <w:name w:val="Testo commento Carattere"/>
    <w:basedOn w:val="Carpredefinitoparagrafo"/>
    <w:link w:val="Testocommento"/>
    <w:semiHidden/>
    <w:rsid w:val="00E54125"/>
    <w:rPr>
      <w:rFonts w:ascii="Haarlemmer MT Medium OsF" w:eastAsia="Times New Roman" w:hAnsi="Haarlemmer MT Medium OsF" w:cs="Times New Roman"/>
      <w:sz w:val="20"/>
      <w:szCs w:val="20"/>
      <w:lang w:val="x-none" w:eastAsia="nl-NL"/>
    </w:rPr>
  </w:style>
  <w:style w:type="character" w:customStyle="1" w:styleId="Titolo1Carattere">
    <w:name w:val="Titolo 1 Carattere"/>
    <w:basedOn w:val="Carpredefinitoparagrafo"/>
    <w:link w:val="Titolo1"/>
    <w:uiPriority w:val="9"/>
    <w:rsid w:val="000B6C8C"/>
    <w:rPr>
      <w:rFonts w:asciiTheme="majorHAnsi" w:eastAsiaTheme="majorEastAsia" w:hAnsiTheme="majorHAnsi" w:cstheme="majorBidi"/>
      <w:color w:val="2F5496" w:themeColor="accent1" w:themeShade="BF"/>
      <w:sz w:val="32"/>
      <w:szCs w:val="32"/>
      <w:lang w:val="en-GB"/>
    </w:rPr>
  </w:style>
  <w:style w:type="character" w:styleId="Rimandocommento">
    <w:name w:val="annotation reference"/>
    <w:basedOn w:val="Carpredefinitoparagrafo"/>
    <w:uiPriority w:val="99"/>
    <w:semiHidden/>
    <w:unhideWhenUsed/>
    <w:rsid w:val="006008A6"/>
    <w:rPr>
      <w:sz w:val="16"/>
      <w:szCs w:val="16"/>
    </w:rPr>
  </w:style>
  <w:style w:type="paragraph" w:styleId="Soggettocommento">
    <w:name w:val="annotation subject"/>
    <w:basedOn w:val="Testocommento"/>
    <w:next w:val="Testocommento"/>
    <w:link w:val="SoggettocommentoCarattere"/>
    <w:uiPriority w:val="99"/>
    <w:semiHidden/>
    <w:unhideWhenUsed/>
    <w:rsid w:val="006008A6"/>
    <w:pPr>
      <w:tabs>
        <w:tab w:val="clear" w:pos="284"/>
        <w:tab w:val="clear" w:pos="1701"/>
      </w:tabs>
      <w:spacing w:line="240" w:lineRule="auto"/>
    </w:pPr>
    <w:rPr>
      <w:rFonts w:ascii="Times New Roman" w:hAnsi="Times New Roman"/>
      <w:b/>
      <w:bCs/>
      <w:lang w:val="en-GB" w:eastAsia="en-US"/>
    </w:rPr>
  </w:style>
  <w:style w:type="character" w:customStyle="1" w:styleId="SoggettocommentoCarattere">
    <w:name w:val="Soggetto commento Carattere"/>
    <w:basedOn w:val="TestocommentoCarattere"/>
    <w:link w:val="Soggettocommento"/>
    <w:uiPriority w:val="99"/>
    <w:semiHidden/>
    <w:rsid w:val="006008A6"/>
    <w:rPr>
      <w:rFonts w:ascii="Times New Roman" w:eastAsia="Times New Roman" w:hAnsi="Times New Roman" w:cs="Times New Roman"/>
      <w:b/>
      <w:bCs/>
      <w:sz w:val="20"/>
      <w:szCs w:val="20"/>
      <w:lang w:val="en-GB"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842">
      <w:bodyDiv w:val="1"/>
      <w:marLeft w:val="0"/>
      <w:marRight w:val="0"/>
      <w:marTop w:val="0"/>
      <w:marBottom w:val="0"/>
      <w:divBdr>
        <w:top w:val="none" w:sz="0" w:space="0" w:color="auto"/>
        <w:left w:val="none" w:sz="0" w:space="0" w:color="auto"/>
        <w:bottom w:val="none" w:sz="0" w:space="0" w:color="auto"/>
        <w:right w:val="none" w:sz="0" w:space="0" w:color="auto"/>
      </w:divBdr>
    </w:div>
    <w:div w:id="13658946">
      <w:bodyDiv w:val="1"/>
      <w:marLeft w:val="0"/>
      <w:marRight w:val="0"/>
      <w:marTop w:val="0"/>
      <w:marBottom w:val="0"/>
      <w:divBdr>
        <w:top w:val="none" w:sz="0" w:space="0" w:color="auto"/>
        <w:left w:val="none" w:sz="0" w:space="0" w:color="auto"/>
        <w:bottom w:val="none" w:sz="0" w:space="0" w:color="auto"/>
        <w:right w:val="none" w:sz="0" w:space="0" w:color="auto"/>
      </w:divBdr>
    </w:div>
    <w:div w:id="80638551">
      <w:bodyDiv w:val="1"/>
      <w:marLeft w:val="0"/>
      <w:marRight w:val="0"/>
      <w:marTop w:val="0"/>
      <w:marBottom w:val="0"/>
      <w:divBdr>
        <w:top w:val="none" w:sz="0" w:space="0" w:color="auto"/>
        <w:left w:val="none" w:sz="0" w:space="0" w:color="auto"/>
        <w:bottom w:val="none" w:sz="0" w:space="0" w:color="auto"/>
        <w:right w:val="none" w:sz="0" w:space="0" w:color="auto"/>
      </w:divBdr>
    </w:div>
    <w:div w:id="146825613">
      <w:bodyDiv w:val="1"/>
      <w:marLeft w:val="0"/>
      <w:marRight w:val="0"/>
      <w:marTop w:val="0"/>
      <w:marBottom w:val="0"/>
      <w:divBdr>
        <w:top w:val="none" w:sz="0" w:space="0" w:color="auto"/>
        <w:left w:val="none" w:sz="0" w:space="0" w:color="auto"/>
        <w:bottom w:val="none" w:sz="0" w:space="0" w:color="auto"/>
        <w:right w:val="none" w:sz="0" w:space="0" w:color="auto"/>
      </w:divBdr>
    </w:div>
    <w:div w:id="160238525">
      <w:bodyDiv w:val="1"/>
      <w:marLeft w:val="0"/>
      <w:marRight w:val="0"/>
      <w:marTop w:val="0"/>
      <w:marBottom w:val="0"/>
      <w:divBdr>
        <w:top w:val="none" w:sz="0" w:space="0" w:color="auto"/>
        <w:left w:val="none" w:sz="0" w:space="0" w:color="auto"/>
        <w:bottom w:val="none" w:sz="0" w:space="0" w:color="auto"/>
        <w:right w:val="none" w:sz="0" w:space="0" w:color="auto"/>
      </w:divBdr>
    </w:div>
    <w:div w:id="161821764">
      <w:bodyDiv w:val="1"/>
      <w:marLeft w:val="0"/>
      <w:marRight w:val="0"/>
      <w:marTop w:val="0"/>
      <w:marBottom w:val="0"/>
      <w:divBdr>
        <w:top w:val="none" w:sz="0" w:space="0" w:color="auto"/>
        <w:left w:val="none" w:sz="0" w:space="0" w:color="auto"/>
        <w:bottom w:val="none" w:sz="0" w:space="0" w:color="auto"/>
        <w:right w:val="none" w:sz="0" w:space="0" w:color="auto"/>
      </w:divBdr>
    </w:div>
    <w:div w:id="209610760">
      <w:bodyDiv w:val="1"/>
      <w:marLeft w:val="0"/>
      <w:marRight w:val="0"/>
      <w:marTop w:val="0"/>
      <w:marBottom w:val="0"/>
      <w:divBdr>
        <w:top w:val="none" w:sz="0" w:space="0" w:color="auto"/>
        <w:left w:val="none" w:sz="0" w:space="0" w:color="auto"/>
        <w:bottom w:val="none" w:sz="0" w:space="0" w:color="auto"/>
        <w:right w:val="none" w:sz="0" w:space="0" w:color="auto"/>
      </w:divBdr>
    </w:div>
    <w:div w:id="245039740">
      <w:bodyDiv w:val="1"/>
      <w:marLeft w:val="0"/>
      <w:marRight w:val="0"/>
      <w:marTop w:val="0"/>
      <w:marBottom w:val="0"/>
      <w:divBdr>
        <w:top w:val="none" w:sz="0" w:space="0" w:color="auto"/>
        <w:left w:val="none" w:sz="0" w:space="0" w:color="auto"/>
        <w:bottom w:val="none" w:sz="0" w:space="0" w:color="auto"/>
        <w:right w:val="none" w:sz="0" w:space="0" w:color="auto"/>
      </w:divBdr>
    </w:div>
    <w:div w:id="327683543">
      <w:bodyDiv w:val="1"/>
      <w:marLeft w:val="0"/>
      <w:marRight w:val="0"/>
      <w:marTop w:val="0"/>
      <w:marBottom w:val="0"/>
      <w:divBdr>
        <w:top w:val="none" w:sz="0" w:space="0" w:color="auto"/>
        <w:left w:val="none" w:sz="0" w:space="0" w:color="auto"/>
        <w:bottom w:val="none" w:sz="0" w:space="0" w:color="auto"/>
        <w:right w:val="none" w:sz="0" w:space="0" w:color="auto"/>
      </w:divBdr>
    </w:div>
    <w:div w:id="335035993">
      <w:bodyDiv w:val="1"/>
      <w:marLeft w:val="0"/>
      <w:marRight w:val="0"/>
      <w:marTop w:val="0"/>
      <w:marBottom w:val="0"/>
      <w:divBdr>
        <w:top w:val="none" w:sz="0" w:space="0" w:color="auto"/>
        <w:left w:val="none" w:sz="0" w:space="0" w:color="auto"/>
        <w:bottom w:val="none" w:sz="0" w:space="0" w:color="auto"/>
        <w:right w:val="none" w:sz="0" w:space="0" w:color="auto"/>
      </w:divBdr>
    </w:div>
    <w:div w:id="437680460">
      <w:bodyDiv w:val="1"/>
      <w:marLeft w:val="0"/>
      <w:marRight w:val="0"/>
      <w:marTop w:val="0"/>
      <w:marBottom w:val="0"/>
      <w:divBdr>
        <w:top w:val="none" w:sz="0" w:space="0" w:color="auto"/>
        <w:left w:val="none" w:sz="0" w:space="0" w:color="auto"/>
        <w:bottom w:val="none" w:sz="0" w:space="0" w:color="auto"/>
        <w:right w:val="none" w:sz="0" w:space="0" w:color="auto"/>
      </w:divBdr>
    </w:div>
    <w:div w:id="446780902">
      <w:bodyDiv w:val="1"/>
      <w:marLeft w:val="0"/>
      <w:marRight w:val="0"/>
      <w:marTop w:val="0"/>
      <w:marBottom w:val="0"/>
      <w:divBdr>
        <w:top w:val="none" w:sz="0" w:space="0" w:color="auto"/>
        <w:left w:val="none" w:sz="0" w:space="0" w:color="auto"/>
        <w:bottom w:val="none" w:sz="0" w:space="0" w:color="auto"/>
        <w:right w:val="none" w:sz="0" w:space="0" w:color="auto"/>
      </w:divBdr>
    </w:div>
    <w:div w:id="649745577">
      <w:bodyDiv w:val="1"/>
      <w:marLeft w:val="0"/>
      <w:marRight w:val="0"/>
      <w:marTop w:val="0"/>
      <w:marBottom w:val="0"/>
      <w:divBdr>
        <w:top w:val="none" w:sz="0" w:space="0" w:color="auto"/>
        <w:left w:val="none" w:sz="0" w:space="0" w:color="auto"/>
        <w:bottom w:val="none" w:sz="0" w:space="0" w:color="auto"/>
        <w:right w:val="none" w:sz="0" w:space="0" w:color="auto"/>
      </w:divBdr>
    </w:div>
    <w:div w:id="795149185">
      <w:bodyDiv w:val="1"/>
      <w:marLeft w:val="0"/>
      <w:marRight w:val="0"/>
      <w:marTop w:val="0"/>
      <w:marBottom w:val="0"/>
      <w:divBdr>
        <w:top w:val="none" w:sz="0" w:space="0" w:color="auto"/>
        <w:left w:val="none" w:sz="0" w:space="0" w:color="auto"/>
        <w:bottom w:val="none" w:sz="0" w:space="0" w:color="auto"/>
        <w:right w:val="none" w:sz="0" w:space="0" w:color="auto"/>
      </w:divBdr>
    </w:div>
    <w:div w:id="880018328">
      <w:bodyDiv w:val="1"/>
      <w:marLeft w:val="0"/>
      <w:marRight w:val="0"/>
      <w:marTop w:val="0"/>
      <w:marBottom w:val="0"/>
      <w:divBdr>
        <w:top w:val="none" w:sz="0" w:space="0" w:color="auto"/>
        <w:left w:val="none" w:sz="0" w:space="0" w:color="auto"/>
        <w:bottom w:val="none" w:sz="0" w:space="0" w:color="auto"/>
        <w:right w:val="none" w:sz="0" w:space="0" w:color="auto"/>
      </w:divBdr>
    </w:div>
    <w:div w:id="918561580">
      <w:bodyDiv w:val="1"/>
      <w:marLeft w:val="0"/>
      <w:marRight w:val="0"/>
      <w:marTop w:val="0"/>
      <w:marBottom w:val="0"/>
      <w:divBdr>
        <w:top w:val="none" w:sz="0" w:space="0" w:color="auto"/>
        <w:left w:val="none" w:sz="0" w:space="0" w:color="auto"/>
        <w:bottom w:val="none" w:sz="0" w:space="0" w:color="auto"/>
        <w:right w:val="none" w:sz="0" w:space="0" w:color="auto"/>
      </w:divBdr>
    </w:div>
    <w:div w:id="1095051747">
      <w:bodyDiv w:val="1"/>
      <w:marLeft w:val="0"/>
      <w:marRight w:val="0"/>
      <w:marTop w:val="0"/>
      <w:marBottom w:val="0"/>
      <w:divBdr>
        <w:top w:val="none" w:sz="0" w:space="0" w:color="auto"/>
        <w:left w:val="none" w:sz="0" w:space="0" w:color="auto"/>
        <w:bottom w:val="none" w:sz="0" w:space="0" w:color="auto"/>
        <w:right w:val="none" w:sz="0" w:space="0" w:color="auto"/>
      </w:divBdr>
    </w:div>
    <w:div w:id="1131365744">
      <w:bodyDiv w:val="1"/>
      <w:marLeft w:val="0"/>
      <w:marRight w:val="0"/>
      <w:marTop w:val="0"/>
      <w:marBottom w:val="0"/>
      <w:divBdr>
        <w:top w:val="none" w:sz="0" w:space="0" w:color="auto"/>
        <w:left w:val="none" w:sz="0" w:space="0" w:color="auto"/>
        <w:bottom w:val="none" w:sz="0" w:space="0" w:color="auto"/>
        <w:right w:val="none" w:sz="0" w:space="0" w:color="auto"/>
      </w:divBdr>
    </w:div>
    <w:div w:id="1261454348">
      <w:bodyDiv w:val="1"/>
      <w:marLeft w:val="0"/>
      <w:marRight w:val="0"/>
      <w:marTop w:val="0"/>
      <w:marBottom w:val="0"/>
      <w:divBdr>
        <w:top w:val="none" w:sz="0" w:space="0" w:color="auto"/>
        <w:left w:val="none" w:sz="0" w:space="0" w:color="auto"/>
        <w:bottom w:val="none" w:sz="0" w:space="0" w:color="auto"/>
        <w:right w:val="none" w:sz="0" w:space="0" w:color="auto"/>
      </w:divBdr>
    </w:div>
    <w:div w:id="1360546875">
      <w:bodyDiv w:val="1"/>
      <w:marLeft w:val="0"/>
      <w:marRight w:val="0"/>
      <w:marTop w:val="0"/>
      <w:marBottom w:val="0"/>
      <w:divBdr>
        <w:top w:val="none" w:sz="0" w:space="0" w:color="auto"/>
        <w:left w:val="none" w:sz="0" w:space="0" w:color="auto"/>
        <w:bottom w:val="none" w:sz="0" w:space="0" w:color="auto"/>
        <w:right w:val="none" w:sz="0" w:space="0" w:color="auto"/>
      </w:divBdr>
    </w:div>
    <w:div w:id="1419714954">
      <w:bodyDiv w:val="1"/>
      <w:marLeft w:val="0"/>
      <w:marRight w:val="0"/>
      <w:marTop w:val="0"/>
      <w:marBottom w:val="0"/>
      <w:divBdr>
        <w:top w:val="none" w:sz="0" w:space="0" w:color="auto"/>
        <w:left w:val="none" w:sz="0" w:space="0" w:color="auto"/>
        <w:bottom w:val="none" w:sz="0" w:space="0" w:color="auto"/>
        <w:right w:val="none" w:sz="0" w:space="0" w:color="auto"/>
      </w:divBdr>
    </w:div>
    <w:div w:id="1456172255">
      <w:bodyDiv w:val="1"/>
      <w:marLeft w:val="0"/>
      <w:marRight w:val="0"/>
      <w:marTop w:val="0"/>
      <w:marBottom w:val="0"/>
      <w:divBdr>
        <w:top w:val="none" w:sz="0" w:space="0" w:color="auto"/>
        <w:left w:val="none" w:sz="0" w:space="0" w:color="auto"/>
        <w:bottom w:val="none" w:sz="0" w:space="0" w:color="auto"/>
        <w:right w:val="none" w:sz="0" w:space="0" w:color="auto"/>
      </w:divBdr>
    </w:div>
    <w:div w:id="1458836320">
      <w:bodyDiv w:val="1"/>
      <w:marLeft w:val="0"/>
      <w:marRight w:val="0"/>
      <w:marTop w:val="0"/>
      <w:marBottom w:val="0"/>
      <w:divBdr>
        <w:top w:val="none" w:sz="0" w:space="0" w:color="auto"/>
        <w:left w:val="none" w:sz="0" w:space="0" w:color="auto"/>
        <w:bottom w:val="none" w:sz="0" w:space="0" w:color="auto"/>
        <w:right w:val="none" w:sz="0" w:space="0" w:color="auto"/>
      </w:divBdr>
    </w:div>
    <w:div w:id="1467820176">
      <w:bodyDiv w:val="1"/>
      <w:marLeft w:val="0"/>
      <w:marRight w:val="0"/>
      <w:marTop w:val="0"/>
      <w:marBottom w:val="0"/>
      <w:divBdr>
        <w:top w:val="none" w:sz="0" w:space="0" w:color="auto"/>
        <w:left w:val="none" w:sz="0" w:space="0" w:color="auto"/>
        <w:bottom w:val="none" w:sz="0" w:space="0" w:color="auto"/>
        <w:right w:val="none" w:sz="0" w:space="0" w:color="auto"/>
      </w:divBdr>
    </w:div>
    <w:div w:id="1551376883">
      <w:bodyDiv w:val="1"/>
      <w:marLeft w:val="0"/>
      <w:marRight w:val="0"/>
      <w:marTop w:val="0"/>
      <w:marBottom w:val="0"/>
      <w:divBdr>
        <w:top w:val="none" w:sz="0" w:space="0" w:color="auto"/>
        <w:left w:val="none" w:sz="0" w:space="0" w:color="auto"/>
        <w:bottom w:val="none" w:sz="0" w:space="0" w:color="auto"/>
        <w:right w:val="none" w:sz="0" w:space="0" w:color="auto"/>
      </w:divBdr>
    </w:div>
    <w:div w:id="1597328448">
      <w:bodyDiv w:val="1"/>
      <w:marLeft w:val="0"/>
      <w:marRight w:val="0"/>
      <w:marTop w:val="0"/>
      <w:marBottom w:val="0"/>
      <w:divBdr>
        <w:top w:val="none" w:sz="0" w:space="0" w:color="auto"/>
        <w:left w:val="none" w:sz="0" w:space="0" w:color="auto"/>
        <w:bottom w:val="none" w:sz="0" w:space="0" w:color="auto"/>
        <w:right w:val="none" w:sz="0" w:space="0" w:color="auto"/>
      </w:divBdr>
    </w:div>
    <w:div w:id="1756780586">
      <w:bodyDiv w:val="1"/>
      <w:marLeft w:val="0"/>
      <w:marRight w:val="0"/>
      <w:marTop w:val="0"/>
      <w:marBottom w:val="0"/>
      <w:divBdr>
        <w:top w:val="none" w:sz="0" w:space="0" w:color="auto"/>
        <w:left w:val="none" w:sz="0" w:space="0" w:color="auto"/>
        <w:bottom w:val="none" w:sz="0" w:space="0" w:color="auto"/>
        <w:right w:val="none" w:sz="0" w:space="0" w:color="auto"/>
      </w:divBdr>
    </w:div>
    <w:div w:id="1858499860">
      <w:bodyDiv w:val="1"/>
      <w:marLeft w:val="0"/>
      <w:marRight w:val="0"/>
      <w:marTop w:val="0"/>
      <w:marBottom w:val="0"/>
      <w:divBdr>
        <w:top w:val="none" w:sz="0" w:space="0" w:color="auto"/>
        <w:left w:val="none" w:sz="0" w:space="0" w:color="auto"/>
        <w:bottom w:val="none" w:sz="0" w:space="0" w:color="auto"/>
        <w:right w:val="none" w:sz="0" w:space="0" w:color="auto"/>
      </w:divBdr>
    </w:div>
    <w:div w:id="1884054555">
      <w:bodyDiv w:val="1"/>
      <w:marLeft w:val="0"/>
      <w:marRight w:val="0"/>
      <w:marTop w:val="0"/>
      <w:marBottom w:val="0"/>
      <w:divBdr>
        <w:top w:val="none" w:sz="0" w:space="0" w:color="auto"/>
        <w:left w:val="none" w:sz="0" w:space="0" w:color="auto"/>
        <w:bottom w:val="none" w:sz="0" w:space="0" w:color="auto"/>
        <w:right w:val="none" w:sz="0" w:space="0" w:color="auto"/>
      </w:divBdr>
    </w:div>
    <w:div w:id="1901935420">
      <w:bodyDiv w:val="1"/>
      <w:marLeft w:val="0"/>
      <w:marRight w:val="0"/>
      <w:marTop w:val="0"/>
      <w:marBottom w:val="0"/>
      <w:divBdr>
        <w:top w:val="none" w:sz="0" w:space="0" w:color="auto"/>
        <w:left w:val="none" w:sz="0" w:space="0" w:color="auto"/>
        <w:bottom w:val="none" w:sz="0" w:space="0" w:color="auto"/>
        <w:right w:val="none" w:sz="0" w:space="0" w:color="auto"/>
      </w:divBdr>
    </w:div>
    <w:div w:id="1968273460">
      <w:bodyDiv w:val="1"/>
      <w:marLeft w:val="0"/>
      <w:marRight w:val="0"/>
      <w:marTop w:val="0"/>
      <w:marBottom w:val="0"/>
      <w:divBdr>
        <w:top w:val="none" w:sz="0" w:space="0" w:color="auto"/>
        <w:left w:val="none" w:sz="0" w:space="0" w:color="auto"/>
        <w:bottom w:val="none" w:sz="0" w:space="0" w:color="auto"/>
        <w:right w:val="none" w:sz="0" w:space="0" w:color="auto"/>
      </w:divBdr>
    </w:div>
    <w:div w:id="2017876123">
      <w:bodyDiv w:val="1"/>
      <w:marLeft w:val="0"/>
      <w:marRight w:val="0"/>
      <w:marTop w:val="0"/>
      <w:marBottom w:val="0"/>
      <w:divBdr>
        <w:top w:val="none" w:sz="0" w:space="0" w:color="auto"/>
        <w:left w:val="none" w:sz="0" w:space="0" w:color="auto"/>
        <w:bottom w:val="none" w:sz="0" w:space="0" w:color="auto"/>
        <w:right w:val="none" w:sz="0" w:space="0" w:color="auto"/>
      </w:divBdr>
    </w:div>
    <w:div w:id="2075737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hyperlink" Target="mailto:jerzybialecki@pro.onet.p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mailto:kancelaria@uodo.gov.pl" TargetMode="Externa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yperlink" Target="mailto:dpo@limacorporate.com"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mailto:dpo@limacorporate.com" TargetMode="External"/><Relationship Id="rId20" Type="http://schemas.openxmlformats.org/officeDocument/2006/relationships/hyperlink" Target="http://www.uodo.gov.p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mailto:jerzybialecki@pro.onet.pl"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mailto:dpo@limacorporate.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eader" Target="header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972466A100C89648BB041AB94D58C39B" ma:contentTypeVersion="0" ma:contentTypeDescription="Creare un nuovo documento." ma:contentTypeScope="" ma:versionID="ca2b0cfd6814a3c017fa9a43db0a7b9e">
  <xsd:schema xmlns:xsd="http://www.w3.org/2001/XMLSchema" xmlns:xs="http://www.w3.org/2001/XMLSchema" xmlns:p="http://schemas.microsoft.com/office/2006/metadata/properties" targetNamespace="http://schemas.microsoft.com/office/2006/metadata/properties" ma:root="true" ma:fieldsID="bb080ef245d5e8892c66eea03128ca96">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C9BC7C-5A43-4722-97E9-28FCD8DB8F4D}">
  <ds:schemaRefs>
    <ds:schemaRef ds:uri="http://schemas.microsoft.com/sharepoint/v3/contenttype/forms"/>
  </ds:schemaRefs>
</ds:datastoreItem>
</file>

<file path=customXml/itemProps2.xml><?xml version="1.0" encoding="utf-8"?>
<ds:datastoreItem xmlns:ds="http://schemas.openxmlformats.org/officeDocument/2006/customXml" ds:itemID="{773E4E8E-DAF0-4C68-8B43-A54810CA8917}"/>
</file>

<file path=customXml/itemProps3.xml><?xml version="1.0" encoding="utf-8"?>
<ds:datastoreItem xmlns:ds="http://schemas.openxmlformats.org/officeDocument/2006/customXml" ds:itemID="{B4281522-1BAE-441E-9D30-AE355512FA39}">
  <ds:schemaRefs>
    <ds:schemaRef ds:uri="http://schemas.microsoft.com/office/infopath/2007/PartnerControls"/>
    <ds:schemaRef ds:uri="http://schemas.microsoft.com/office/2006/documentManagement/types"/>
    <ds:schemaRef ds:uri="http://schemas.microsoft.com/office/2006/metadata/properties"/>
    <ds:schemaRef ds:uri="http://schemas.openxmlformats.org/package/2006/metadata/core-properties"/>
    <ds:schemaRef ds:uri="http://purl.org/dc/dcmitype/"/>
    <ds:schemaRef ds:uri="http://www.w3.org/XML/1998/namespace"/>
    <ds:schemaRef ds:uri="81a1ec9f-ecfe-4e99-b9e6-edf86a09df51"/>
    <ds:schemaRef ds:uri="http://purl.org/dc/terms/"/>
    <ds:schemaRef ds:uri="http://purl.org/dc/elements/1.1/"/>
  </ds:schemaRefs>
</ds:datastoreItem>
</file>

<file path=customXml/itemProps4.xml><?xml version="1.0" encoding="utf-8"?>
<ds:datastoreItem xmlns:ds="http://schemas.openxmlformats.org/officeDocument/2006/customXml" ds:itemID="{7489BCF5-5FD1-4F50-B57A-05077D7675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4609</Words>
  <Characters>26272</Characters>
  <Application>Microsoft Office Word</Application>
  <DocSecurity>4</DocSecurity>
  <Lines>218</Lines>
  <Paragraphs>61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30820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Gloria Viti</dc:creator>
  <cp:keywords/>
  <dc:description/>
  <cp:lastModifiedBy>Gloria Viti</cp:lastModifiedBy>
  <cp:revision>2</cp:revision>
  <dcterms:created xsi:type="dcterms:W3CDTF">2020-03-13T12:08:00Z</dcterms:created>
  <dcterms:modified xsi:type="dcterms:W3CDTF">2020-03-13T12:08:00Z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0x010100972466A100C89648BB041AB94D58C39B</vt:lpwstr>
  </property>
  <property fmtid="{D5CDD505-2E9C-101B-9397-08002B2CF9AE}" pid="3" name="Order">
    <vt:r8>3029100</vt:r8>
  </property>
  <property fmtid="{D5CDD505-2E9C-101B-9397-08002B2CF9AE}" pid="4" name="_ExtendedDescription">
    <vt:lpwstr/>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