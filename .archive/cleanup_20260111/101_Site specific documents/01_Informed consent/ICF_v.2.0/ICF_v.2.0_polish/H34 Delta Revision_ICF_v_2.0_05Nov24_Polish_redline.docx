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DA90C" w14:textId="77777777" w:rsidR="000A297D" w:rsidRDefault="000A297D" w:rsidP="000A297D">
      <w:pPr>
        <w:pStyle w:val="Default"/>
      </w:pPr>
    </w:p>
    <w:tbl>
      <w:tblPr>
        <w:tblW w:w="1016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440"/>
        <w:gridCol w:w="5728"/>
      </w:tblGrid>
      <w:tr w:rsidR="000A297D" w14:paraId="37E1EDA1" w14:textId="77777777" w:rsidTr="00AC56EB">
        <w:trPr>
          <w:trHeight w:val="112"/>
        </w:trPr>
        <w:tc>
          <w:tcPr>
            <w:tcW w:w="10168" w:type="dxa"/>
            <w:gridSpan w:val="2"/>
          </w:tcPr>
          <w:p w14:paraId="0FD38966" w14:textId="3E8E07CB" w:rsidR="000A297D" w:rsidRDefault="000A297D" w:rsidP="00A2469F">
            <w:pPr>
              <w:pStyle w:val="Default"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8"/>
              </w:rPr>
              <w:t>FORMULARZ ŚWIADOMEJ ZGODY ORAZ PRZEZNACZONA DLA PACJENTA INFORMACJA O POUFNOŚCI W KONTEKŚCIE PRZETWARZANIA DANYCH</w:t>
            </w:r>
          </w:p>
          <w:p w14:paraId="69CDBE73" w14:textId="77777777" w:rsidR="00E45C03" w:rsidRPr="00AC56EB" w:rsidRDefault="00E45C03" w:rsidP="00A2469F">
            <w:pPr>
              <w:pStyle w:val="Default"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</w:p>
          <w:p w14:paraId="5BBB34B5" w14:textId="31366BD5" w:rsidR="00AC56EB" w:rsidRPr="00AC56EB" w:rsidRDefault="00AC56EB" w:rsidP="00A2469F">
            <w:pPr>
              <w:pStyle w:val="Default"/>
              <w:jc w:val="center"/>
              <w:rPr>
                <w:rFonts w:asciiTheme="minorHAnsi" w:hAnsiTheme="minorHAnsi"/>
              </w:rPr>
            </w:pPr>
          </w:p>
        </w:tc>
      </w:tr>
      <w:tr w:rsidR="000A297D" w14:paraId="68C85B09" w14:textId="77777777" w:rsidTr="00AC56EB">
        <w:trPr>
          <w:trHeight w:val="753"/>
        </w:trPr>
        <w:tc>
          <w:tcPr>
            <w:tcW w:w="4440" w:type="dxa"/>
          </w:tcPr>
          <w:p w14:paraId="71660636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TYTUŁ: </w:t>
            </w:r>
          </w:p>
        </w:tc>
        <w:tc>
          <w:tcPr>
            <w:tcW w:w="5728" w:type="dxa"/>
          </w:tcPr>
          <w:p w14:paraId="33730D34" w14:textId="576EAB8E" w:rsidR="000A297D" w:rsidRPr="00AC56EB" w:rsidRDefault="000A297D" w:rsidP="00080B99">
            <w:pPr>
              <w:pStyle w:val="Default"/>
              <w:jc w:val="both"/>
              <w:rPr>
                <w:rFonts w:asciiTheme="minorHAnsi" w:hAnsiTheme="minorHAnsi" w:cs="Tahoma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Otwarte, obserwacyjne, prospektywne, longitudinalne badanie kohortowe prowadzone w celu oceny bezpieczeństwa oraz klinicznych i radiograficznych rezultatów całkowitej artroplastyki stawu biodrowego z użyciem panewki DELTA Revision.</w:t>
            </w:r>
          </w:p>
          <w:p w14:paraId="720945D1" w14:textId="76ABAF5A" w:rsidR="00AC56EB" w:rsidRPr="00AC56EB" w:rsidRDefault="00AC56EB" w:rsidP="001408C9">
            <w:pPr>
              <w:pStyle w:val="Default"/>
              <w:rPr>
                <w:rFonts w:asciiTheme="minorHAnsi" w:hAnsiTheme="minorHAnsi"/>
                <w:b/>
                <w:bCs/>
              </w:rPr>
            </w:pPr>
          </w:p>
        </w:tc>
      </w:tr>
      <w:tr w:rsidR="000A297D" w14:paraId="39D0873D" w14:textId="77777777" w:rsidTr="00AC56EB">
        <w:trPr>
          <w:trHeight w:val="272"/>
        </w:trPr>
        <w:tc>
          <w:tcPr>
            <w:tcW w:w="4440" w:type="dxa"/>
          </w:tcPr>
          <w:p w14:paraId="695948B3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PROTOKÓŁ: </w:t>
            </w:r>
          </w:p>
        </w:tc>
        <w:tc>
          <w:tcPr>
            <w:tcW w:w="5728" w:type="dxa"/>
          </w:tcPr>
          <w:p w14:paraId="494EFF79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H-34, DELTA Revision</w:t>
            </w:r>
          </w:p>
          <w:p w14:paraId="2146F277" w14:textId="4D3D7219" w:rsidR="00AC56EB" w:rsidRPr="00AC56EB" w:rsidRDefault="00AC56EB" w:rsidP="001408C9">
            <w:pPr>
              <w:pStyle w:val="Default"/>
              <w:rPr>
                <w:rFonts w:asciiTheme="minorHAnsi" w:hAnsiTheme="minorHAnsi"/>
              </w:rPr>
            </w:pPr>
          </w:p>
        </w:tc>
      </w:tr>
      <w:tr w:rsidR="000A297D" w14:paraId="5FB9B8B1" w14:textId="77777777" w:rsidTr="00AC56EB">
        <w:trPr>
          <w:trHeight w:val="112"/>
        </w:trPr>
        <w:tc>
          <w:tcPr>
            <w:tcW w:w="4440" w:type="dxa"/>
          </w:tcPr>
          <w:p w14:paraId="0FE0F7FE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SPONSOR: </w:t>
            </w:r>
          </w:p>
        </w:tc>
        <w:tc>
          <w:tcPr>
            <w:tcW w:w="5728" w:type="dxa"/>
          </w:tcPr>
          <w:p w14:paraId="5B46FBF9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LimaCorporate S.p.A.</w:t>
            </w:r>
          </w:p>
          <w:p w14:paraId="44969407" w14:textId="1D121F49" w:rsidR="00AC56EB" w:rsidRPr="00AC56EB" w:rsidRDefault="00AC56EB" w:rsidP="001408C9">
            <w:pPr>
              <w:pStyle w:val="Default"/>
              <w:rPr>
                <w:rFonts w:asciiTheme="minorHAnsi" w:hAnsiTheme="minorHAnsi"/>
              </w:rPr>
            </w:pPr>
          </w:p>
        </w:tc>
      </w:tr>
      <w:tr w:rsidR="000A297D" w14:paraId="3E9FF63E" w14:textId="77777777" w:rsidTr="00AC56EB">
        <w:trPr>
          <w:trHeight w:val="112"/>
        </w:trPr>
        <w:tc>
          <w:tcPr>
            <w:tcW w:w="4440" w:type="dxa"/>
          </w:tcPr>
          <w:p w14:paraId="72EF4A92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  <w:b/>
                <w:bCs/>
              </w:rPr>
            </w:pPr>
            <w:r>
              <w:rPr>
                <w:rFonts w:asciiTheme="minorHAnsi" w:hAnsiTheme="minorHAnsi"/>
                <w:b/>
                <w:bCs/>
              </w:rPr>
              <w:t>GŁÓWNY BADACZ</w:t>
            </w:r>
          </w:p>
        </w:tc>
        <w:tc>
          <w:tcPr>
            <w:tcW w:w="5728" w:type="dxa"/>
          </w:tcPr>
          <w:p w14:paraId="72E02C58" w14:textId="77777777" w:rsidR="000A297D" w:rsidRPr="00AC56EB" w:rsidRDefault="00AC56EB" w:rsidP="00AC56EB">
            <w:pPr>
              <w:spacing w:line="276" w:lineRule="auto"/>
              <w:jc w:val="both"/>
              <w:rPr>
                <w:rFonts w:asciiTheme="minorHAnsi" w:hAnsiTheme="minorHAnsi" w:cs="Calibri"/>
                <w:bCs/>
              </w:rPr>
            </w:pPr>
            <w:r>
              <w:rPr>
                <w:rFonts w:asciiTheme="minorHAnsi" w:hAnsiTheme="minorHAnsi"/>
                <w:bCs/>
              </w:rPr>
              <w:t>Dr Jerzy Białecki</w:t>
            </w:r>
          </w:p>
          <w:p w14:paraId="610CAEEF" w14:textId="7E67E599" w:rsidR="00AC56EB" w:rsidRPr="00AC56EB" w:rsidRDefault="00AC56EB" w:rsidP="00AC56EB">
            <w:pPr>
              <w:spacing w:line="276" w:lineRule="auto"/>
              <w:jc w:val="both"/>
              <w:rPr>
                <w:rFonts w:asciiTheme="minorHAnsi" w:hAnsiTheme="minorHAnsi" w:cs="Calibri"/>
                <w:b/>
                <w:lang w:val="en"/>
              </w:rPr>
            </w:pPr>
          </w:p>
        </w:tc>
      </w:tr>
      <w:tr w:rsidR="000A297D" w14:paraId="50C9A951" w14:textId="77777777" w:rsidTr="00AC56EB">
        <w:trPr>
          <w:trHeight w:val="112"/>
        </w:trPr>
        <w:tc>
          <w:tcPr>
            <w:tcW w:w="4440" w:type="dxa"/>
          </w:tcPr>
          <w:p w14:paraId="19B68630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NAZWA OŚRODKA: </w:t>
            </w:r>
          </w:p>
        </w:tc>
        <w:tc>
          <w:tcPr>
            <w:tcW w:w="5728" w:type="dxa"/>
          </w:tcPr>
          <w:p w14:paraId="424C676B" w14:textId="3E80D5C5" w:rsidR="00AC56EB" w:rsidRPr="00AC56EB" w:rsidRDefault="00AC56EB" w:rsidP="00AC56EB">
            <w:pPr>
              <w:spacing w:line="276" w:lineRule="auto"/>
              <w:jc w:val="both"/>
              <w:rPr>
                <w:rFonts w:asciiTheme="minorHAnsi" w:hAnsiTheme="minorHAnsi" w:cs="Calibri"/>
                <w:bCs/>
              </w:rPr>
            </w:pPr>
            <w:r>
              <w:rPr>
                <w:rFonts w:asciiTheme="minorHAnsi" w:hAnsiTheme="minorHAnsi"/>
                <w:bCs/>
              </w:rPr>
              <w:t>Szpital: Samodzielny Publiczny Szpital Kliniczny im. prof. Adama Grucy CMKP</w:t>
            </w:r>
          </w:p>
          <w:p w14:paraId="0A4694DD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</w:p>
        </w:tc>
      </w:tr>
      <w:tr w:rsidR="000A297D" w14:paraId="57A44554" w14:textId="77777777" w:rsidTr="00AC56EB">
        <w:trPr>
          <w:trHeight w:val="112"/>
        </w:trPr>
        <w:tc>
          <w:tcPr>
            <w:tcW w:w="4440" w:type="dxa"/>
          </w:tcPr>
          <w:p w14:paraId="637169C1" w14:textId="77777777" w:rsidR="000A297D" w:rsidRPr="00AC56EB" w:rsidRDefault="000A297D" w:rsidP="001408C9">
            <w:pPr>
              <w:pStyle w:val="Defaul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</w:rPr>
              <w:t xml:space="preserve">ADRES OŚRODKA: </w:t>
            </w:r>
          </w:p>
        </w:tc>
        <w:tc>
          <w:tcPr>
            <w:tcW w:w="5728" w:type="dxa"/>
          </w:tcPr>
          <w:p w14:paraId="10F30F72" w14:textId="452C12D7" w:rsidR="000A297D" w:rsidRPr="00AC56EB" w:rsidRDefault="00AC56EB" w:rsidP="00AC56EB">
            <w:pPr>
              <w:spacing w:line="276" w:lineRule="auto"/>
              <w:jc w:val="both"/>
              <w:rPr>
                <w:rFonts w:asciiTheme="minorHAnsi" w:hAnsiTheme="minorHAnsi" w:cs="Calibri"/>
                <w:bCs/>
              </w:rPr>
            </w:pPr>
            <w:r>
              <w:rPr>
                <w:rFonts w:asciiTheme="minorHAnsi" w:hAnsiTheme="minorHAnsi"/>
                <w:bCs/>
              </w:rPr>
              <w:t>Księdza Stanisława Konarskiego 13 05-400 Otwock, Polska</w:t>
            </w:r>
          </w:p>
        </w:tc>
      </w:tr>
    </w:tbl>
    <w:p w14:paraId="54049B34" w14:textId="77777777" w:rsidR="000A297D" w:rsidRDefault="000A297D" w:rsidP="000A297D"/>
    <w:p w14:paraId="4FC3051D" w14:textId="77777777" w:rsidR="000A297D" w:rsidRDefault="000A297D" w:rsidP="000A297D">
      <w:pPr>
        <w:pStyle w:val="Default"/>
      </w:pPr>
    </w:p>
    <w:p w14:paraId="2AC5F71C" w14:textId="77777777" w:rsidR="00E45C03" w:rsidRDefault="00E45C03" w:rsidP="00234307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</w:rPr>
      </w:pPr>
    </w:p>
    <w:p w14:paraId="07A8009B" w14:textId="15103B77" w:rsidR="000A297D" w:rsidRPr="001C3CDD" w:rsidRDefault="000A297D" w:rsidP="00234307">
      <w:pPr>
        <w:pStyle w:val="Default"/>
        <w:spacing w:line="276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/>
          <w:b/>
          <w:bCs/>
        </w:rPr>
        <w:t xml:space="preserve">Wprowadzenie </w:t>
      </w:r>
    </w:p>
    <w:p w14:paraId="209B8F6C" w14:textId="77777777" w:rsidR="000A297D" w:rsidRPr="00E47F1F" w:rsidRDefault="000A297D" w:rsidP="00234307">
      <w:pPr>
        <w:pStyle w:val="Default"/>
        <w:spacing w:line="276" w:lineRule="auto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Pragniemy zaprosić Pana/Panią do wzięcia udziału w badaniu naukowym (nazywanym również badaniem klinicznym) dotyczącym protezy stawu biodrowego. </w:t>
      </w:r>
    </w:p>
    <w:p w14:paraId="0AD9E958" w14:textId="5AEFCA85" w:rsidR="000A297D" w:rsidRPr="00E47F1F" w:rsidRDefault="00242DF7" w:rsidP="00234307">
      <w:pPr>
        <w:pStyle w:val="Default"/>
        <w:spacing w:line="276" w:lineRule="auto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>Aby umożliwić Panu/Pani podjęcie świadomej decyzji w sprawie wzięcia (lub nie) udziału w badaniu naukowym, w niniejszym dokumencie opisano cel badania, Pana/Pani prawa i obowiązki, niezbędne procedury wykonywane w ramach badania oraz możliwe zagrożenia i korzyści związane z udziałem w tym badaniu.</w:t>
      </w:r>
    </w:p>
    <w:p w14:paraId="64D996E7" w14:textId="2B3BB50A" w:rsidR="000A297D" w:rsidRPr="00E47F1F" w:rsidRDefault="000A297D" w:rsidP="00234307">
      <w:pPr>
        <w:pStyle w:val="Default"/>
        <w:spacing w:line="276" w:lineRule="auto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/>
          <w:sz w:val="23"/>
          <w:szCs w:val="23"/>
        </w:rPr>
        <w:t xml:space="preserve">Na dokładne przeczytanie niniejszych informacji może Pan/Pani poświęcić dowolną ilość czasu. </w:t>
      </w:r>
      <w:r>
        <w:rPr>
          <w:rFonts w:asciiTheme="minorHAnsi" w:hAnsiTheme="minorHAnsi"/>
          <w:sz w:val="23"/>
          <w:szCs w:val="23"/>
        </w:rPr>
        <w:t xml:space="preserve">Przed podjęciem decyzji </w:t>
      </w:r>
      <w:r>
        <w:rPr>
          <w:rFonts w:ascii="Calibri" w:hAnsi="Calibri"/>
          <w:sz w:val="23"/>
          <w:szCs w:val="23"/>
        </w:rPr>
        <w:t>może Pan/Pani porozmawiać z lekarzem, personelem pielęgniarskim, rodziną lub przyjaciółmi. Jeśli ma Pan/Pani pytania, może Pan/Pani skontaktować się z lekarzem prowadzącym badanie z prośbą o wyjaśnienie.</w:t>
      </w:r>
    </w:p>
    <w:p w14:paraId="60589BD8" w14:textId="737896E1" w:rsidR="002B6926" w:rsidRPr="00E47F1F" w:rsidRDefault="004A061F" w:rsidP="00234307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Prosimy nie spieszyć się z podjęciem decyzji w sprawie udziału w badaniu.</w:t>
      </w:r>
    </w:p>
    <w:p w14:paraId="7441308B" w14:textId="77777777" w:rsidR="00B2318A" w:rsidRPr="00B2318A" w:rsidRDefault="00B2318A" w:rsidP="00234307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425F994A" w14:textId="77777777" w:rsidR="002B6926" w:rsidRPr="00B2318A" w:rsidRDefault="002B6926" w:rsidP="00234307">
      <w:pPr>
        <w:spacing w:line="276" w:lineRule="auto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Jaki jest cel tego badania?</w:t>
      </w:r>
    </w:p>
    <w:p w14:paraId="4F3E34A8" w14:textId="0D6314BF" w:rsidR="004A061F" w:rsidRDefault="00230D2D" w:rsidP="00234307">
      <w:pPr>
        <w:spacing w:line="276" w:lineRule="auto"/>
        <w:contextualSpacing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trakcie tego badania klinicznego pragniemy dowiedzieć się więcej na temat całkowitej artroplastyki stawu biodrowego (THA), prowadząc obserwacje, które zazwyczaj wykonuje się w ramach zwykłych testów.  </w:t>
      </w:r>
    </w:p>
    <w:p w14:paraId="163E8852" w14:textId="2DA885DF" w:rsidR="00230D2D" w:rsidRPr="00A2469F" w:rsidRDefault="00230D2D" w:rsidP="00234307">
      <w:pPr>
        <w:spacing w:line="276" w:lineRule="auto"/>
        <w:contextualSpacing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lastRenderedPageBreak/>
        <w:t xml:space="preserve">Artroplastyka to rodzaj interwencji ortopedycznej, która wykonywana jest w obrębie różnych stawów u człowieka i polega na chirurgicznej rekonstrukcji lub wymianie uszkodzonych elementów, aby przywrócić prawidłowe funkcjonowanie samego stawu. </w:t>
      </w:r>
    </w:p>
    <w:p w14:paraId="68889455" w14:textId="36CDB61C" w:rsidR="002B6926" w:rsidRDefault="004A061F" w:rsidP="00234307">
      <w:pPr>
        <w:spacing w:line="276" w:lineRule="auto"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Głównym celem wszczepienia protezy stawu jest częściowe lub całkowite odtworzenie jego anatomii. Proteza stawu ma ograniczyć dolegliwości bólowe oraz przywrócić pacjentowi ruchomość stawu.</w:t>
      </w:r>
    </w:p>
    <w:p w14:paraId="0CD01BDA" w14:textId="2DBA7E9A" w:rsidR="00230D2D" w:rsidRDefault="00230D2D" w:rsidP="00234307">
      <w:pPr>
        <w:spacing w:line="276" w:lineRule="auto"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W trakcie tego badania klinicznego zamierzamy ustalić, czy proteza stawu biodrowego jest skuteczna i bezpieczna.</w:t>
      </w:r>
    </w:p>
    <w:p w14:paraId="67A26F1B" w14:textId="23CD967F" w:rsidR="00007590" w:rsidRDefault="00007590" w:rsidP="001D2724">
      <w:pPr>
        <w:spacing w:line="276" w:lineRule="auto"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Podczas gdy implanty ortopedyczne są skonstruowane tak, aby naśladować kształt i naturalny ruch zdrowego stawu biodrowego, żadna konstrukcja implantu nie może w pełni odtworzyć naturalnych ruchów zdrowego stawu biodrowego. Niemniej jednak producent implantu oraz chirurdzy konsekwentnie starają się poprawić konstrukcję dostępnych implantów, aby jeszcze lepiej odtwarzały one naturalny ruch stawu biodrowego.  </w:t>
      </w:r>
    </w:p>
    <w:p w14:paraId="3CED856B" w14:textId="03F0399D" w:rsidR="00C86151" w:rsidRDefault="00C86151" w:rsidP="00234307">
      <w:pPr>
        <w:spacing w:line="276" w:lineRule="auto"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Celem tego badania jest ocena korzyści, zagrożeń i efektów panewki DELTA Revision u pacjentów wymagających całkowitej artroplastyki stawu biodrowego.</w:t>
      </w:r>
    </w:p>
    <w:p w14:paraId="5AAF62A9" w14:textId="77777777" w:rsidR="002B6926" w:rsidRPr="00A2469F" w:rsidRDefault="002B6926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1568C8CF" w14:textId="77777777" w:rsidR="002B6926" w:rsidRPr="00B2318A" w:rsidRDefault="002B6926" w:rsidP="00234307">
      <w:pPr>
        <w:spacing w:line="276" w:lineRule="auto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Jaki wyrób medyczny jest badany?</w:t>
      </w:r>
    </w:p>
    <w:p w14:paraId="6C9AC5B6" w14:textId="35E4271A" w:rsidR="00E35911" w:rsidRDefault="00007590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Całkowita artroplastyka stawu biodrowego (THA) polega na wszczepieniu sztucznego stawu, który zastępuje zmieniony chorobowo staw, skutecznie i trwale eliminując źródło dolegliwości bólowych. </w:t>
      </w:r>
    </w:p>
    <w:p w14:paraId="6FEC77C0" w14:textId="391877B1" w:rsidR="002B6926" w:rsidRDefault="00E35911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Proteza stawu biodrowego jest regulowana za pomocą panewki i trzpienia, które są zamocowane w panewce stawu i kości udowej. Głowa protezy jest zamontowana na trzpieniu, który ulega artykulacji na wewnętrznej powierzchni panewki.</w:t>
      </w:r>
    </w:p>
    <w:p w14:paraId="69463FE1" w14:textId="4B27E4A0" w:rsidR="00E35911" w:rsidRDefault="00E35911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Fiksacja elementów ma charakter biologiczny, tj. polega na penetracji porowatej powierzchni elementów przez kość: jest to tzw. proteza bezcementowa.</w:t>
      </w:r>
    </w:p>
    <w:p w14:paraId="547AADBC" w14:textId="10BB636E" w:rsidR="00E35911" w:rsidRDefault="00E35911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Element protezy, który będzie przedmiotem badania to panewka o nazwie DELTA Revision.</w:t>
      </w:r>
    </w:p>
    <w:p w14:paraId="254201D2" w14:textId="60E5C50E" w:rsidR="00230D2D" w:rsidRPr="00A2469F" w:rsidRDefault="00230D2D" w:rsidP="00234307">
      <w:pPr>
        <w:spacing w:line="276" w:lineRule="auto"/>
        <w:contextualSpacing/>
        <w:jc w:val="both"/>
        <w:rPr>
          <w:rFonts w:asciiTheme="minorHAnsi" w:hAnsi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Panewka DELTA Revision (rysunek 1) jest przeznaczona do zastąpienia naturalnej panewki w przypadku całkowitej artroplastyki stawu biodrowego (THA). Panewka DELTA Revision</w:t>
      </w:r>
      <w:r>
        <w:rPr>
          <w:rFonts w:ascii="Calibri" w:hAnsi="Calibri"/>
        </w:rPr>
        <w:t xml:space="preserve"> jest produktem, któremu nadano oznaczenie CE, co oznacza, że jest on uznawany za bezpieczny i skuteczny system protezy stawu biodrowego pod warunkiem stosowania zgodnie z przeznaczeniem.</w:t>
      </w:r>
    </w:p>
    <w:p w14:paraId="704CAE3A" w14:textId="15B68D3E" w:rsidR="00230D2D" w:rsidRDefault="00CE2E02" w:rsidP="00CE2E02">
      <w:pPr>
        <w:spacing w:line="276" w:lineRule="auto"/>
        <w:jc w:val="center"/>
        <w:rPr>
          <w:rFonts w:asciiTheme="minorHAnsi" w:hAnsiTheme="minorHAnsi"/>
          <w:sz w:val="23"/>
          <w:szCs w:val="23"/>
        </w:rPr>
      </w:pPr>
      <w:r>
        <w:rPr>
          <w:noProof/>
          <w:lang w:val="en-US"/>
        </w:rPr>
        <w:drawing>
          <wp:inline distT="0" distB="0" distL="0" distR="0" wp14:anchorId="17553701" wp14:editId="3B2BCCAC">
            <wp:extent cx="1530350" cy="1521943"/>
            <wp:effectExtent l="0" t="0" r="0" b="2540"/>
            <wp:docPr id="130" name="Picture 130" descr="DELTA-REVISION_1103-01-R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LTA-REVISION_1103-01-RSC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560363" cy="155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AF6B0" w14:textId="0038381A" w:rsidR="002B6926" w:rsidRPr="00E45C03" w:rsidRDefault="00CE2E02" w:rsidP="00E45C03">
      <w:pPr>
        <w:pStyle w:val="Didascalia"/>
        <w:contextualSpacing/>
        <w:jc w:val="center"/>
        <w:rPr>
          <w:i w:val="0"/>
          <w:color w:val="auto"/>
        </w:rPr>
      </w:pPr>
      <w:r>
        <w:rPr>
          <w:b/>
          <w:i w:val="0"/>
          <w:color w:val="auto"/>
        </w:rPr>
        <w:t xml:space="preserve">Rysunek </w:t>
      </w:r>
      <w:r w:rsidRPr="00F20D02">
        <w:rPr>
          <w:b/>
          <w:i w:val="0"/>
          <w:color w:val="auto"/>
        </w:rPr>
        <w:fldChar w:fldCharType="begin"/>
      </w:r>
      <w:r w:rsidRPr="00F20D02">
        <w:rPr>
          <w:b/>
          <w:i w:val="0"/>
          <w:color w:val="auto"/>
        </w:rPr>
        <w:instrText xml:space="preserve"> SEQ Figure \* ARABIC </w:instrText>
      </w:r>
      <w:r w:rsidRPr="00F20D02">
        <w:rPr>
          <w:b/>
          <w:i w:val="0"/>
          <w:color w:val="auto"/>
        </w:rPr>
        <w:fldChar w:fldCharType="separate"/>
      </w:r>
      <w:r w:rsidR="00AB0539">
        <w:rPr>
          <w:b/>
          <w:i w:val="0"/>
          <w:noProof/>
          <w:color w:val="auto"/>
        </w:rPr>
        <w:t>1</w:t>
      </w:r>
      <w:r w:rsidRPr="00F20D02">
        <w:rPr>
          <w:b/>
          <w:i w:val="0"/>
          <w:color w:val="auto"/>
        </w:rPr>
        <w:fldChar w:fldCharType="end"/>
      </w:r>
      <w:r>
        <w:rPr>
          <w:b/>
          <w:i w:val="0"/>
          <w:color w:val="auto"/>
        </w:rPr>
        <w:t>.</w:t>
      </w:r>
      <w:r w:rsidR="00C261BD">
        <w:rPr>
          <w:b/>
          <w:i w:val="0"/>
          <w:color w:val="auto"/>
        </w:rPr>
        <w:t xml:space="preserve"> </w:t>
      </w:r>
      <w:r>
        <w:rPr>
          <w:i w:val="0"/>
          <w:color w:val="auto"/>
        </w:rPr>
        <w:t>Panewka DELTA Revision</w:t>
      </w:r>
    </w:p>
    <w:p w14:paraId="6896942E" w14:textId="77777777" w:rsidR="002B6926" w:rsidRPr="00971335" w:rsidRDefault="002B6926" w:rsidP="00234307">
      <w:pPr>
        <w:spacing w:line="276" w:lineRule="auto"/>
        <w:jc w:val="both"/>
        <w:rPr>
          <w:rFonts w:asciiTheme="minorHAnsi" w:hAnsiTheme="minorHAnsi" w:cs="Calibri"/>
          <w:b/>
          <w:bCs/>
        </w:rPr>
      </w:pPr>
      <w:r>
        <w:rPr>
          <w:rFonts w:asciiTheme="minorHAnsi" w:hAnsiTheme="minorHAnsi"/>
          <w:b/>
          <w:bCs/>
        </w:rPr>
        <w:t>Kto jest sponsorem tego badania?</w:t>
      </w:r>
    </w:p>
    <w:p w14:paraId="48E8627C" w14:textId="23658C02" w:rsidR="00D96F93" w:rsidRDefault="00D96F93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Badanie to jest finansowane przez firmę LimaCorporate S.p.A. i jest nadzorowane przez lekarza prowadzącego badanie oraz personel ośrodka. Firma LimaCorporate S.p.A zapewnia wsparcie finansowe w celu pokrycia kosztów procedur wykonywanych w ramach badania.</w:t>
      </w:r>
    </w:p>
    <w:p w14:paraId="26F0D423" w14:textId="77777777" w:rsidR="00E47F1F" w:rsidRPr="00D96F93" w:rsidRDefault="00E47F1F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1564C85F" w14:textId="77777777" w:rsidR="002B6926" w:rsidRPr="00971335" w:rsidRDefault="002B6926" w:rsidP="00234307">
      <w:pPr>
        <w:spacing w:line="276" w:lineRule="auto"/>
        <w:jc w:val="both"/>
        <w:rPr>
          <w:rFonts w:asciiTheme="minorHAnsi" w:hAnsiTheme="minorHAnsi" w:cs="Calibri"/>
          <w:b/>
          <w:bCs/>
        </w:rPr>
      </w:pPr>
      <w:r>
        <w:rPr>
          <w:rFonts w:asciiTheme="minorHAnsi" w:hAnsiTheme="minorHAnsi"/>
          <w:b/>
          <w:bCs/>
        </w:rPr>
        <w:lastRenderedPageBreak/>
        <w:t>Kto ocenił i zatwierdził to badanie?</w:t>
      </w:r>
    </w:p>
    <w:p w14:paraId="5667A0D4" w14:textId="77777777" w:rsidR="002B6926" w:rsidRPr="00AC16C8" w:rsidRDefault="002B6926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Badanie to zostało zatwierdzone przez komisję bioetyczną właściwą dla tego ośrodka badawczego, organizację odpowiedzialną za ochronę praw i bezpieczeństwa uczestników badań naukowych.</w:t>
      </w:r>
    </w:p>
    <w:p w14:paraId="28F3E6E2" w14:textId="77777777" w:rsidR="00E47F1F" w:rsidRDefault="00E47F1F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53987A9E" w14:textId="77777777" w:rsidR="002B6926" w:rsidRPr="00971335" w:rsidRDefault="002B6926" w:rsidP="00234307">
      <w:pPr>
        <w:spacing w:line="276" w:lineRule="auto"/>
        <w:jc w:val="both"/>
        <w:rPr>
          <w:rFonts w:asciiTheme="minorHAnsi" w:hAnsiTheme="minorHAnsi" w:cs="Calibri"/>
          <w:b/>
          <w:bCs/>
        </w:rPr>
      </w:pPr>
      <w:r>
        <w:rPr>
          <w:rFonts w:asciiTheme="minorHAnsi" w:hAnsiTheme="minorHAnsi"/>
          <w:b/>
          <w:bCs/>
        </w:rPr>
        <w:t>Ile osób weźmie udział w badaniu?</w:t>
      </w:r>
    </w:p>
    <w:p w14:paraId="1BA4D378" w14:textId="5BB4C730" w:rsidR="002B6926" w:rsidRPr="006008A6" w:rsidRDefault="002B6926" w:rsidP="00234307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Udział w badaniu weźmie około 49 uczestników, jednakże planowana liczba pacjentów może z czasem ulec zwiększeniu lub zmniejszeniu.</w:t>
      </w:r>
    </w:p>
    <w:p w14:paraId="64168BC7" w14:textId="1C339D2E" w:rsidR="00D42A94" w:rsidRDefault="00D42A94" w:rsidP="002B6926">
      <w:pPr>
        <w:jc w:val="both"/>
        <w:rPr>
          <w:rFonts w:asciiTheme="minorHAnsi" w:hAnsiTheme="minorHAnsi" w:cs="Calibri"/>
          <w:b/>
          <w:sz w:val="23"/>
          <w:szCs w:val="23"/>
        </w:rPr>
      </w:pPr>
    </w:p>
    <w:p w14:paraId="0321AE9A" w14:textId="77777777" w:rsidR="00A9307E" w:rsidRDefault="00A9307E" w:rsidP="002B6926">
      <w:pPr>
        <w:jc w:val="both"/>
        <w:rPr>
          <w:rFonts w:asciiTheme="minorHAnsi" w:hAnsiTheme="minorHAnsi" w:cs="Calibri"/>
          <w:b/>
          <w:sz w:val="23"/>
          <w:szCs w:val="23"/>
        </w:rPr>
      </w:pPr>
    </w:p>
    <w:p w14:paraId="6235BEAE" w14:textId="14AF0CD7" w:rsidR="002B6926" w:rsidRPr="00971335" w:rsidRDefault="002B6926" w:rsidP="002B6926">
      <w:pPr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Czego oczekuje się od uczestników badania? /Jakie są moje obowiązki, jeśli wezmę udział w tym badaniu?</w:t>
      </w:r>
    </w:p>
    <w:p w14:paraId="6A6FC786" w14:textId="77777777" w:rsidR="0089325C" w:rsidRDefault="0089325C" w:rsidP="0046119F">
      <w:pPr>
        <w:spacing w:line="276" w:lineRule="auto"/>
        <w:ind w:left="57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Został Pan/Pani wybrany(-a), ponieważ lekarz prowadzący zdecydował o wszczepieniu Panu/Pani panewki DELTA Revision. Udział w tym badaniu w żaden sposób nie zmieni leczenia, na które się Pan/Pani zdecydował(a) i nadal otrzyma je Pan/Pani zgodnie z praktyką kliniczną w ośrodku niezależnie od tego, czy weźmie Pan/Pani udział w badaniu czy też nie. </w:t>
      </w:r>
    </w:p>
    <w:p w14:paraId="4D48CF55" w14:textId="74AB4B2C" w:rsidR="002B6926" w:rsidRPr="00B44865" w:rsidRDefault="002B6926" w:rsidP="0089325C">
      <w:pPr>
        <w:spacing w:line="276" w:lineRule="auto"/>
        <w:ind w:left="57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Jeśli podejmie Pan/Pani decyzję o wzięciu udziału w tym badaniu, będzie Pan/Pani musiał(a):</w:t>
      </w:r>
    </w:p>
    <w:p w14:paraId="7D46BD5A" w14:textId="77777777" w:rsidR="002B6926" w:rsidRPr="002F333D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Przychodzić na wizyty w ramach badania w wyznaczonych terminach i poddać się wszystkim ocenom w ramach badania</w:t>
      </w:r>
    </w:p>
    <w:p w14:paraId="1DDB1EDB" w14:textId="64AB044F" w:rsidR="002B6926" w:rsidRPr="002F333D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Jak najszybciej skontaktować się z personelem badawczym jeśli nie może Pan/Pani przyjść na wizytę (tj. lekarzem prowadzącym badanie lub pielęgniarką) i ustalić nowy termin.</w:t>
      </w:r>
    </w:p>
    <w:p w14:paraId="7A3B8674" w14:textId="2A03E33E" w:rsidR="002B6926" w:rsidRPr="002F333D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Zgłaszać personelowi badawczemu wszystkie objawy, zmiany dotyczące przyjmowanych leków, wizyty lekarskie lub przyjęcia do szpitala</w:t>
      </w:r>
    </w:p>
    <w:p w14:paraId="58A21A9B" w14:textId="77777777" w:rsidR="002B6926" w:rsidRPr="002F333D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Poinformować personel badawczy o podejrzeniu ciąży (dotyczy kobiet). </w:t>
      </w:r>
    </w:p>
    <w:p w14:paraId="5DE39FEC" w14:textId="3E6E63D1" w:rsidR="002B6926" w:rsidRDefault="002B6926" w:rsidP="00B30835">
      <w:pPr>
        <w:pStyle w:val="Paragrafoelenco"/>
        <w:numPr>
          <w:ilvl w:val="0"/>
          <w:numId w:val="3"/>
        </w:numPr>
        <w:spacing w:after="0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Poinformować personel badawczy, jeśli zmieni Pan/Pani zdanie na temat dalszego udziału w tym badaniu.</w:t>
      </w:r>
    </w:p>
    <w:p w14:paraId="2BF815E1" w14:textId="77777777" w:rsidR="00971335" w:rsidRPr="00C261BD" w:rsidRDefault="00971335" w:rsidP="00971335">
      <w:pPr>
        <w:pStyle w:val="Paragrafoelenco"/>
        <w:spacing w:after="0"/>
        <w:ind w:left="777"/>
        <w:jc w:val="both"/>
        <w:rPr>
          <w:rFonts w:asciiTheme="minorHAnsi" w:hAnsiTheme="minorHAnsi" w:cs="Calibri"/>
          <w:bCs/>
          <w:sz w:val="23"/>
          <w:szCs w:val="23"/>
        </w:rPr>
      </w:pPr>
    </w:p>
    <w:p w14:paraId="3993B3D0" w14:textId="0AC49045" w:rsidR="001008C7" w:rsidRPr="00971335" w:rsidRDefault="001008C7" w:rsidP="0046119F">
      <w:pPr>
        <w:spacing w:line="276" w:lineRule="auto"/>
        <w:jc w:val="both"/>
        <w:rPr>
          <w:rFonts w:asciiTheme="minorHAnsi" w:hAnsiTheme="minorHAnsi" w:cs="Calibri"/>
          <w:bCs/>
        </w:rPr>
      </w:pPr>
      <w:r>
        <w:rPr>
          <w:rFonts w:asciiTheme="minorHAnsi" w:hAnsiTheme="minorHAnsi"/>
          <w:b/>
        </w:rPr>
        <w:t>W jaki sposób prowadzone jest badanie? Co się stanie, jeśli wezmę udział w tym badaniu naukowym?</w:t>
      </w:r>
    </w:p>
    <w:p w14:paraId="5BFF4605" w14:textId="2E74D18A" w:rsidR="001008C7" w:rsidRPr="00D42A94" w:rsidRDefault="00D42A94" w:rsidP="0046119F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Został(a) Pan/Pani zaproszony(-a) do udziału w tym badaniu naukowym, ponieważ przejdzie Pan/Pani całkowitą artroplastykę stawu biodrowego z wszczepieniem panewki DELTA Revision. </w:t>
      </w:r>
    </w:p>
    <w:p w14:paraId="61F971E8" w14:textId="5ECE2ADB" w:rsidR="001008C7" w:rsidRDefault="00D42A94" w:rsidP="0046119F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Jeśli wyrazi Pan/Pani zgodę na udział w tym badaniu klinicznym, musi Pan/Pani zrozumieć, że wizyty te są niezbędne dla zapewnienia jego jakości. Udział w badaniu potrwa </w:t>
      </w:r>
      <w:ins w:id="0" w:author="Domizia Baldassi" w:date="2024-11-15T12:54:00Z" w16du:dateUtc="2024-11-15T11:54:00Z">
        <w:r w:rsidR="00322831">
          <w:rPr>
            <w:rFonts w:asciiTheme="minorHAnsi" w:hAnsiTheme="minorHAnsi"/>
            <w:bCs/>
            <w:sz w:val="23"/>
            <w:szCs w:val="23"/>
          </w:rPr>
          <w:t>2</w:t>
        </w:r>
      </w:ins>
      <w:del w:id="1" w:author="Domizia Baldassi" w:date="2024-11-15T12:54:00Z" w16du:dateUtc="2024-11-15T11:54:00Z">
        <w:r w:rsidDel="00322831">
          <w:rPr>
            <w:rFonts w:asciiTheme="minorHAnsi" w:hAnsiTheme="minorHAnsi"/>
            <w:bCs/>
            <w:sz w:val="23"/>
            <w:szCs w:val="23"/>
          </w:rPr>
          <w:delText>5</w:delText>
        </w:r>
      </w:del>
      <w:r>
        <w:rPr>
          <w:rFonts w:asciiTheme="minorHAnsi" w:hAnsiTheme="minorHAnsi"/>
          <w:bCs/>
          <w:sz w:val="23"/>
          <w:szCs w:val="23"/>
        </w:rPr>
        <w:t> lat.</w:t>
      </w:r>
    </w:p>
    <w:p w14:paraId="1E1BEFCC" w14:textId="0BDEEA3C" w:rsidR="00B30835" w:rsidRDefault="009D2364" w:rsidP="0046119F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Odbędzie się maksymalnie </w:t>
      </w:r>
      <w:ins w:id="2" w:author="Domizia Baldassi" w:date="2024-11-15T12:54:00Z" w16du:dateUtc="2024-11-15T11:54:00Z">
        <w:r w:rsidR="00322831">
          <w:rPr>
            <w:rFonts w:asciiTheme="minorHAnsi" w:hAnsiTheme="minorHAnsi"/>
            <w:bCs/>
            <w:sz w:val="23"/>
            <w:szCs w:val="23"/>
          </w:rPr>
          <w:t>7</w:t>
        </w:r>
      </w:ins>
      <w:del w:id="3" w:author="Domizia Baldassi" w:date="2024-11-15T12:54:00Z" w16du:dateUtc="2024-11-15T11:54:00Z">
        <w:r w:rsidDel="00322831">
          <w:rPr>
            <w:rFonts w:asciiTheme="minorHAnsi" w:hAnsiTheme="minorHAnsi"/>
            <w:bCs/>
            <w:sz w:val="23"/>
            <w:szCs w:val="23"/>
          </w:rPr>
          <w:delText>10 </w:delText>
        </w:r>
      </w:del>
      <w:r>
        <w:rPr>
          <w:rFonts w:asciiTheme="minorHAnsi" w:hAnsiTheme="minorHAnsi"/>
          <w:bCs/>
          <w:sz w:val="23"/>
          <w:szCs w:val="23"/>
        </w:rPr>
        <w:t xml:space="preserve">wizyt. Liczba ta obejmuje jedną wizytę przed zabiegiem chirurgicznym (przed wszczepieniem </w:t>
      </w:r>
      <w:r>
        <w:rPr>
          <w:rFonts w:asciiTheme="minorHAnsi" w:hAnsiTheme="minorHAnsi"/>
          <w:sz w:val="23"/>
          <w:szCs w:val="23"/>
        </w:rPr>
        <w:t>protezy stawu biodrowego</w:t>
      </w:r>
      <w:r>
        <w:rPr>
          <w:rFonts w:asciiTheme="minorHAnsi" w:hAnsiTheme="minorHAnsi"/>
          <w:bCs/>
          <w:sz w:val="23"/>
          <w:szCs w:val="23"/>
        </w:rPr>
        <w:t xml:space="preserve">), wizytę śródoperacyjną (w dniu wszczepienia </w:t>
      </w:r>
      <w:r>
        <w:rPr>
          <w:rFonts w:asciiTheme="minorHAnsi" w:hAnsiTheme="minorHAnsi"/>
          <w:sz w:val="23"/>
          <w:szCs w:val="23"/>
        </w:rPr>
        <w:t>protezy stawu biodrowego</w:t>
      </w:r>
      <w:r>
        <w:rPr>
          <w:rFonts w:asciiTheme="minorHAnsi" w:hAnsiTheme="minorHAnsi"/>
          <w:bCs/>
          <w:sz w:val="23"/>
          <w:szCs w:val="23"/>
        </w:rPr>
        <w:t xml:space="preserve">), wizytę w momencie wypisu (po wszczepieniu </w:t>
      </w:r>
      <w:r>
        <w:rPr>
          <w:rFonts w:asciiTheme="minorHAnsi" w:hAnsiTheme="minorHAnsi"/>
          <w:sz w:val="23"/>
          <w:szCs w:val="23"/>
        </w:rPr>
        <w:t>protezy stawu biodrowego</w:t>
      </w:r>
      <w:r>
        <w:rPr>
          <w:rFonts w:asciiTheme="minorHAnsi" w:hAnsiTheme="minorHAnsi"/>
          <w:bCs/>
          <w:sz w:val="23"/>
          <w:szCs w:val="23"/>
        </w:rPr>
        <w:t>), wizyty kontrolne po 2 miesiącach, 6 miesiącach, 1 roku i 2 latach po implantacji</w:t>
      </w:r>
      <w:ins w:id="4" w:author="Domizia Baldassi [2]" w:date="2024-09-09T12:20:00Z" w16du:dateUtc="2024-09-09T10:20:00Z">
        <w:r w:rsidR="00C24D33">
          <w:rPr>
            <w:rFonts w:asciiTheme="minorHAnsi" w:hAnsiTheme="minorHAnsi"/>
            <w:bCs/>
            <w:sz w:val="23"/>
            <w:szCs w:val="23"/>
          </w:rPr>
          <w:t>.</w:t>
        </w:r>
      </w:ins>
      <w:del w:id="5" w:author="Domizia Baldassi [2]" w:date="2024-09-09T12:20:00Z" w16du:dateUtc="2024-09-09T10:20:00Z">
        <w:r w:rsidDel="00C24D33">
          <w:rPr>
            <w:rFonts w:asciiTheme="minorHAnsi" w:hAnsiTheme="minorHAnsi"/>
            <w:bCs/>
            <w:sz w:val="23"/>
            <w:szCs w:val="23"/>
          </w:rPr>
          <w:delText>, wizyty kontrolne dotyczące trwałości po 3 latach, 4 latach i 5 latach po wszczepieniu.</w:delText>
        </w:r>
      </w:del>
      <w:bookmarkStart w:id="6" w:name="_Toc34397109"/>
    </w:p>
    <w:bookmarkEnd w:id="6"/>
    <w:p w14:paraId="4B8B65AA" w14:textId="750B865E" w:rsidR="00B30835" w:rsidRPr="00B30835" w:rsidRDefault="00B30835" w:rsidP="0046119F">
      <w:pPr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Przed wszczepieniem protezy stawu biodrowego</w:t>
      </w:r>
      <w:r>
        <w:rPr>
          <w:rFonts w:asciiTheme="minorHAnsi" w:hAnsiTheme="minorHAnsi"/>
          <w:bCs/>
          <w:sz w:val="23"/>
          <w:szCs w:val="23"/>
        </w:rPr>
        <w:t xml:space="preserve"> powinny zostać przeprowadzone następujące testy lub procedury w celu ustalenia, czy kwalifikuje się Pan/Pani do udziału w badaniu. Te badania diagnostyczne lub procedury są częścią zwykłego leczenia i zostaną przeprowadzone nawet, jeśli nie weźmie Pan/Pani udziału w badaniu.Jeśli niektóre z nich zostały przeprowadzone niedawno, ich powtarzanie może nie być konieczne.</w:t>
      </w:r>
    </w:p>
    <w:p w14:paraId="3DC81216" w14:textId="07CCECF4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Wyjaśnienie badania, przeczytanie i podpisanie tego formularza świadomej zgody</w:t>
      </w:r>
      <w:r w:rsidR="00C261BD">
        <w:rPr>
          <w:rFonts w:asciiTheme="minorHAnsi" w:hAnsiTheme="minorHAnsi"/>
          <w:bCs/>
          <w:sz w:val="23"/>
          <w:szCs w:val="23"/>
        </w:rPr>
        <w:t>;</w:t>
      </w:r>
    </w:p>
    <w:p w14:paraId="77EE9252" w14:textId="3B3500AA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lastRenderedPageBreak/>
        <w:t>Rejestracja Pana/Pani danych osobowych, w tym wieku, płci, pochodzenia etnicznego, informacji nt. palenia tytoniu i picia alkoholu, poziomu aktywności (np. siedzący, normalny, intensywny) oraz statusu pracy zawodowej (czynny pracownik lub emeryt);</w:t>
      </w:r>
    </w:p>
    <w:p w14:paraId="6B310D06" w14:textId="7B0436F0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Weryfikacja wywiadu chorobowego i leków (w tym preparatów ziołowych lub suplementów diety) przyjmowanych obecnie lub w przeszłości;</w:t>
      </w:r>
    </w:p>
    <w:p w14:paraId="53CD9DCF" w14:textId="506C8DCF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Wykonanie badania lekarskiego, obejmującego pomiar masy ciała i wzrostu;</w:t>
      </w:r>
    </w:p>
    <w:p w14:paraId="5D9DCF57" w14:textId="420B8EA8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Pomiar parametrów życiowych (temperatura ciała, tętno i ciśnienie krwi);</w:t>
      </w:r>
    </w:p>
    <w:p w14:paraId="50B69C89" w14:textId="3F79E323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Ocena radiograficzna prześwietleń (RTG) zajętego stawu biodrowego;</w:t>
      </w:r>
    </w:p>
    <w:p w14:paraId="264F2385" w14:textId="2010CC4A" w:rsidR="00B30835" w:rsidRPr="00764C84" w:rsidRDefault="00B30835" w:rsidP="00764C84">
      <w:pPr>
        <w:pStyle w:val="Paragrafoelenco"/>
        <w:numPr>
          <w:ilvl w:val="0"/>
          <w:numId w:val="4"/>
        </w:numPr>
        <w:jc w:val="both"/>
        <w:rPr>
          <w:rFonts w:cs="Calibri"/>
          <w:sz w:val="23"/>
          <w:szCs w:val="23"/>
        </w:rPr>
      </w:pPr>
      <w:r>
        <w:rPr>
          <w:sz w:val="23"/>
          <w:szCs w:val="23"/>
        </w:rPr>
        <w:t xml:space="preserve">Podczas wizyty ortopedycznej lekarz prowadzący badanie poprosi Pana/Panią </w:t>
      </w:r>
      <w:bookmarkStart w:id="7" w:name="OLE_LINK424"/>
      <w:bookmarkStart w:id="8" w:name="OLE_LINK425"/>
      <w:r>
        <w:rPr>
          <w:sz w:val="23"/>
          <w:szCs w:val="23"/>
        </w:rPr>
        <w:t>o wykonanie prostego testu funkcjonalnego, aby ocenić Pana/Pani ruchomość</w:t>
      </w:r>
      <w:bookmarkEnd w:id="7"/>
      <w:bookmarkEnd w:id="8"/>
      <w:r>
        <w:rPr>
          <w:sz w:val="23"/>
          <w:szCs w:val="23"/>
        </w:rPr>
        <w:t xml:space="preserve"> oraz o wypełnienie dwóch kwestionariuszy, </w:t>
      </w:r>
      <w:bookmarkStart w:id="9" w:name="OLE_LINK216"/>
      <w:bookmarkStart w:id="10" w:name="OLE_LINK217"/>
      <w:r>
        <w:rPr>
          <w:sz w:val="23"/>
          <w:szCs w:val="23"/>
        </w:rPr>
        <w:t xml:space="preserve">aby ocenić </w:t>
      </w:r>
      <w:r>
        <w:rPr>
          <w:bCs/>
          <w:sz w:val="23"/>
          <w:szCs w:val="23"/>
        </w:rPr>
        <w:t>stan stawu biodrowego;</w:t>
      </w:r>
      <w:bookmarkEnd w:id="9"/>
      <w:bookmarkEnd w:id="10"/>
    </w:p>
    <w:p w14:paraId="039C76CA" w14:textId="3F0DADB2" w:rsidR="00EE61A9" w:rsidRDefault="003646E5" w:rsidP="005E3FE6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Rutynowe badania laboratoryjne (np. hematologia i biochemia w surowicy).</w:t>
      </w:r>
    </w:p>
    <w:p w14:paraId="6E3D5F47" w14:textId="038FE7E6" w:rsidR="005E3FE6" w:rsidRPr="00EE61A9" w:rsidRDefault="005E3FE6" w:rsidP="0046119F">
      <w:pPr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Jeśli oceny przed zabiegiem chirurgicznym potwierdzą, że kwalifikuje się Pan/Pani do udziału w badaniu i podejmie Pan/Pani decyzję o uczestnictwie, panewka DELTA Revision zostanie wszczepiona zgodnie z praktyką kliniczną: procedury chirurgiczne, takie jak metoda implantacji, dostęp chirurgiczny i technika, szczegóły dotyczące znieczulenia, czas operacji oraz pomiary hematokrytu podczas zabiegu i bezpośrednio po jego zakończeniu, stanowią część leczenia standardowego, a powiązane dane zostaną zgromadzone na potrzeby tego badania.</w:t>
      </w:r>
    </w:p>
    <w:p w14:paraId="6AAEF4AF" w14:textId="5A67C567" w:rsidR="00B37891" w:rsidRDefault="00B37891" w:rsidP="0046119F">
      <w:pPr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bookmarkStart w:id="11" w:name="OLE_LINK218"/>
      <w:bookmarkStart w:id="12" w:name="OLE_LINK219"/>
      <w:r>
        <w:rPr>
          <w:rFonts w:ascii="Calibri" w:hAnsi="Calibri"/>
          <w:b/>
        </w:rPr>
        <w:t>Przed wypisem ze szpitala</w:t>
      </w:r>
      <w:r>
        <w:rPr>
          <w:rFonts w:ascii="Calibri" w:hAnsi="Calibri"/>
          <w:bCs/>
        </w:rPr>
        <w:t xml:space="preserve"> w ramach </w:t>
      </w:r>
      <w:r>
        <w:rPr>
          <w:rFonts w:asciiTheme="minorHAnsi" w:hAnsiTheme="minorHAnsi"/>
          <w:bCs/>
          <w:sz w:val="23"/>
          <w:szCs w:val="23"/>
        </w:rPr>
        <w:t>leczenia standardowego przeprowadzone zostaną następujące testy lub procedury:</w:t>
      </w:r>
    </w:p>
    <w:p w14:paraId="3DD55CD8" w14:textId="5A50785F" w:rsidR="00B37891" w:rsidRPr="00764C84" w:rsidRDefault="00B37891" w:rsidP="00B37891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Wykonanie badania lekarskiego;</w:t>
      </w:r>
    </w:p>
    <w:p w14:paraId="3D578E81" w14:textId="0F069FC9" w:rsidR="00B37891" w:rsidRPr="00764C84" w:rsidRDefault="00B37891" w:rsidP="00B37891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Pomiar parametrów życiowych (temperatura ciała, tętno i ciśnienie krwi);</w:t>
      </w:r>
    </w:p>
    <w:p w14:paraId="6302C201" w14:textId="167B30AA" w:rsidR="00B37891" w:rsidRPr="00764C84" w:rsidRDefault="00B37891" w:rsidP="00B37891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Ocena radiograficzna prześwietleń (RTG) implantu;</w:t>
      </w:r>
    </w:p>
    <w:p w14:paraId="7BD983B7" w14:textId="1A085871" w:rsidR="00B37891" w:rsidRPr="00764C84" w:rsidRDefault="00B37891" w:rsidP="00B37891">
      <w:pPr>
        <w:pStyle w:val="Paragrafoelenco"/>
        <w:numPr>
          <w:ilvl w:val="0"/>
          <w:numId w:val="4"/>
        </w:numPr>
        <w:jc w:val="both"/>
        <w:rPr>
          <w:rFonts w:cs="Calibri"/>
          <w:sz w:val="23"/>
          <w:szCs w:val="23"/>
        </w:rPr>
      </w:pPr>
      <w:r>
        <w:rPr>
          <w:sz w:val="23"/>
          <w:szCs w:val="23"/>
        </w:rPr>
        <w:t xml:space="preserve">Lekarz prowadzący badanie poprosi Pana/Panią o wykonanie prostego testu funkcjonalnego, aby ocenić Pana/Pani ruchomość, oraz o wypełnienie dwóch kwestionariuszy, aby ocenić </w:t>
      </w:r>
      <w:r>
        <w:rPr>
          <w:bCs/>
          <w:sz w:val="23"/>
          <w:szCs w:val="23"/>
        </w:rPr>
        <w:t>stan stawu biodrowego;</w:t>
      </w:r>
    </w:p>
    <w:p w14:paraId="4B0F7C80" w14:textId="61E24CC8" w:rsidR="00B37891" w:rsidRPr="00B37891" w:rsidRDefault="00B37891" w:rsidP="005E3FE6">
      <w:pPr>
        <w:pStyle w:val="Paragrafoelenco"/>
        <w:numPr>
          <w:ilvl w:val="0"/>
          <w:numId w:val="4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Rutynowe badania laboratoryjne (np. hematologia i biochemia w surowicy)</w:t>
      </w:r>
      <w:bookmarkEnd w:id="11"/>
      <w:bookmarkEnd w:id="12"/>
      <w:r>
        <w:rPr>
          <w:rFonts w:asciiTheme="minorHAnsi" w:hAnsiTheme="minorHAnsi"/>
          <w:bCs/>
          <w:sz w:val="23"/>
          <w:szCs w:val="23"/>
        </w:rPr>
        <w:t>.</w:t>
      </w:r>
    </w:p>
    <w:p w14:paraId="68EA2DFF" w14:textId="6D868F92" w:rsidR="0019181F" w:rsidRPr="005E3FE6" w:rsidRDefault="00B37891" w:rsidP="0046119F">
      <w:pPr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Po wypisie</w:t>
      </w:r>
      <w:r>
        <w:rPr>
          <w:rFonts w:asciiTheme="minorHAnsi" w:hAnsiTheme="minorHAnsi"/>
          <w:bCs/>
          <w:sz w:val="23"/>
          <w:szCs w:val="23"/>
        </w:rPr>
        <w:t xml:space="preserve"> zaplanowane zostaną 4 wizyty w szpitalu: po 2 i 6 miesiącach oraz po 1 roku i 2 latach od zabiegu chirurgicznego.</w:t>
      </w:r>
      <w:r w:rsidR="00EF7007">
        <w:rPr>
          <w:rFonts w:asciiTheme="minorHAnsi" w:hAnsiTheme="minorHAnsi"/>
          <w:bCs/>
          <w:sz w:val="23"/>
          <w:szCs w:val="23"/>
        </w:rPr>
        <w:t xml:space="preserve"> </w:t>
      </w:r>
      <w:r>
        <w:rPr>
          <w:rFonts w:asciiTheme="minorHAnsi" w:hAnsiTheme="minorHAnsi"/>
          <w:bCs/>
          <w:sz w:val="23"/>
          <w:szCs w:val="23"/>
        </w:rPr>
        <w:t>Na każdej z tych wizyt w ramach leczenia standardowego przeprowadzone zostaną następujące procedury:</w:t>
      </w:r>
    </w:p>
    <w:p w14:paraId="5FC4908B" w14:textId="08109C71" w:rsidR="0019181F" w:rsidRPr="00AD430C" w:rsidRDefault="0019181F" w:rsidP="00AD430C">
      <w:pPr>
        <w:pStyle w:val="Paragrafoelenco"/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Badanie i ocena ortopedyczna; </w:t>
      </w:r>
    </w:p>
    <w:p w14:paraId="2681BF7F" w14:textId="3B811FA1" w:rsidR="0019181F" w:rsidRPr="00AD430C" w:rsidRDefault="0019181F" w:rsidP="00AD430C">
      <w:pPr>
        <w:pStyle w:val="Paragrafoelenco"/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Ocena radiograficzna implantu na prześwietleniu (RTG); </w:t>
      </w:r>
    </w:p>
    <w:p w14:paraId="561765B1" w14:textId="1FD06A9F" w:rsidR="0019181F" w:rsidRPr="00AD430C" w:rsidRDefault="0019181F" w:rsidP="0019181F">
      <w:pPr>
        <w:pStyle w:val="Paragrafoelenco"/>
        <w:numPr>
          <w:ilvl w:val="0"/>
          <w:numId w:val="5"/>
        </w:numPr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Wypełnienie 2 prostych kwestionariuszy dotyczących stanu stawu biodrowego i poziomu zadowolenia z implantu. </w:t>
      </w:r>
    </w:p>
    <w:p w14:paraId="1AF1ABEE" w14:textId="68D8BA01" w:rsidR="005E3FE6" w:rsidDel="001A3333" w:rsidRDefault="00AD430C" w:rsidP="0046119F">
      <w:pPr>
        <w:spacing w:line="276" w:lineRule="auto"/>
        <w:jc w:val="both"/>
        <w:rPr>
          <w:del w:id="13" w:author="Domizia Baldassi [2]" w:date="2024-09-09T12:20:00Z" w16du:dateUtc="2024-09-09T10:20:00Z"/>
          <w:rFonts w:asciiTheme="minorHAnsi" w:hAnsiTheme="minorHAnsi" w:cstheme="minorHAnsi"/>
          <w:bCs/>
          <w:sz w:val="23"/>
          <w:szCs w:val="23"/>
        </w:rPr>
      </w:pPr>
      <w:del w:id="14" w:author="Domizia Baldassi [2]" w:date="2024-09-09T12:20:00Z" w16du:dateUtc="2024-09-09T10:20:00Z">
        <w:r w:rsidDel="001A3333">
          <w:rPr>
            <w:rFonts w:asciiTheme="minorHAnsi" w:hAnsiTheme="minorHAnsi"/>
            <w:bCs/>
            <w:sz w:val="23"/>
            <w:szCs w:val="23"/>
          </w:rPr>
          <w:lastRenderedPageBreak/>
          <w:delText>Po 3, 4 i 5 latach od zabiegu chirurgicznego telefonicznie skontaktuje się z Panem/Panią członek zespołu badawczego, aby ocenić stan stawu biodrowego i poziom zadowolenia z implantu.</w:delText>
        </w:r>
      </w:del>
    </w:p>
    <w:p w14:paraId="7FD88001" w14:textId="065583D5" w:rsidR="00D42A94" w:rsidDel="001A3333" w:rsidRDefault="00AD430C" w:rsidP="0046119F">
      <w:pPr>
        <w:spacing w:line="276" w:lineRule="auto"/>
        <w:jc w:val="both"/>
        <w:rPr>
          <w:del w:id="15" w:author="Domizia Baldassi [2]" w:date="2024-09-09T12:20:00Z" w16du:dateUtc="2024-09-09T10:20:00Z"/>
          <w:rFonts w:asciiTheme="minorHAnsi" w:hAnsiTheme="minorHAnsi" w:cs="Calibri"/>
          <w:b/>
          <w:sz w:val="23"/>
          <w:szCs w:val="23"/>
        </w:rPr>
      </w:pPr>
      <w:del w:id="16" w:author="Domizia Baldassi [2]" w:date="2024-09-09T12:20:00Z" w16du:dateUtc="2024-09-09T10:20:00Z">
        <w:r w:rsidDel="001A3333">
          <w:rPr>
            <w:rFonts w:asciiTheme="minorHAnsi" w:hAnsiTheme="minorHAnsi"/>
            <w:bCs/>
            <w:sz w:val="23"/>
            <w:szCs w:val="23"/>
          </w:rPr>
          <w:delText>W trakcie rozmowy telefonicznej członek zespołu badawczego poprosi Pana/Panią o wypełnienie jednego kwestionariusza dotyczącego stanu zdrowia. W zależności od decyzji lekarza tego rodzaju wizyty mogą odbyć się twarzą w twarz.</w:delText>
        </w:r>
      </w:del>
    </w:p>
    <w:p w14:paraId="344A5019" w14:textId="14089BD2" w:rsidR="002B6926" w:rsidRDefault="002B6926" w:rsidP="0046119F">
      <w:pPr>
        <w:spacing w:line="276" w:lineRule="auto"/>
        <w:jc w:val="both"/>
        <w:rPr>
          <w:rFonts w:asciiTheme="minorHAnsi" w:hAnsiTheme="minorHAnsi" w:cs="Calibri"/>
          <w:b/>
          <w:sz w:val="23"/>
          <w:szCs w:val="23"/>
        </w:rPr>
      </w:pPr>
    </w:p>
    <w:p w14:paraId="294E9238" w14:textId="247F443A" w:rsidR="00D92142" w:rsidRDefault="00D92142" w:rsidP="0046119F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Po wszczepieniu protezy będzie Pan/Pani musiał(a) informować lekarza prowadzącego badanie o ewentualnych nieoczekiwanych lub niechcianych zmianach stanu zdrowia czy incydentach (zdarzeniach niepożądanych). Lekarz lub inny wykwalifikowany członek personelu klinicznego będzie w sposób ciągły monitorował możliwe zdarzenia niepożądane. Lekarz będzie monitorował zdarzenia niepożądane, do momentu ich złagodzenia lub stabilizacji.</w:t>
      </w:r>
    </w:p>
    <w:p w14:paraId="6999B8C9" w14:textId="16C9B1C3" w:rsidR="00971335" w:rsidRDefault="00D92142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Firma LimaCorporate S.p.A. lub jej przedstawiciel może skontaktować się z lekarzem w celu zebrania dalszych informacji na temat przypadku i rezultatu (np. z wypisów, sprawozdań z badań specjalistycznych) w celu przeprowadzenia niezależnej medycznej oceny zdarzenia. Zewnętrzny ekspert powołany przez firmę LimaCorporate S.p.A. może zażądać dalszych informacji na temat przypadku i rezultatu (np. z wypisów, sprawozdań z badań specjalistycznych), jeśli dane te zostały już zgromadzone przez lekarza w celu przeprowadzenia oceny zdarzenia.</w:t>
      </w:r>
    </w:p>
    <w:p w14:paraId="52B54754" w14:textId="07A5AD77" w:rsidR="001C3CDD" w:rsidRDefault="001C3CDD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</w:p>
    <w:p w14:paraId="79FC5BDC" w14:textId="77777777" w:rsidR="00E45C03" w:rsidRPr="001C3CDD" w:rsidRDefault="00E45C03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</w:p>
    <w:p w14:paraId="119551EF" w14:textId="2D11FDBF" w:rsidR="00C4231E" w:rsidRPr="00971335" w:rsidRDefault="00C4231E" w:rsidP="00971335">
      <w:pPr>
        <w:spacing w:line="276" w:lineRule="auto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Jakie są możliwe korzyści i zagrożenia związane z udziałem?</w:t>
      </w:r>
    </w:p>
    <w:p w14:paraId="245860BD" w14:textId="04FB8964" w:rsidR="00C4231E" w:rsidRPr="00C4231E" w:rsidRDefault="000E6A7C" w:rsidP="00971335">
      <w:pPr>
        <w:spacing w:line="276" w:lineRule="auto"/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Naszym priorytetem w przypadku każdego uczestnika jest jego dobre samopoczucie. Nie ma indywidualnych korzyści związanych z tym badaniem, a lekarz prowadzący badanie będzie ściśle monitorował stan Pana/Pani zdrowia. </w:t>
      </w:r>
    </w:p>
    <w:p w14:paraId="147DB60A" w14:textId="24E3EE6B" w:rsidR="00C4231E" w:rsidRDefault="00C4231E" w:rsidP="0097133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Niemniej jednak informacje zebrane w trakcie tego badania mogą pomóc lekarzom dowiedzieć się więcej o panewce DELTA Revision oraz całkowitej artroplastyce stawu biodrowego w ogóle. Może to nam w przyszłości pomóc poprawić opiekę nad pacjentami z chorobą, którą rozpoznano również u Pana/Pani.</w:t>
      </w:r>
    </w:p>
    <w:p w14:paraId="573E43FE" w14:textId="7D6323B1" w:rsidR="00BE3161" w:rsidRPr="00C4231E" w:rsidRDefault="00BE3161" w:rsidP="0097133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Na każdej wizycie przejdzie Pan/Pani prześwietlenie (RTG) stawu biodrowego. Ryzyko związane z promieniowaniem (w kontekście całego życia) w związku z przyjęciem dodatkowych dawek jest uznawane za pomijalne.</w:t>
      </w:r>
    </w:p>
    <w:p w14:paraId="1E04F6DB" w14:textId="0D53996E" w:rsidR="00C4231E" w:rsidRDefault="00C4231E" w:rsidP="00971335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Ze względów bezpieczeństwa w badaniu nie wezmą udziału kobiety w ciąży, karmiące piersią ani planujące ciążę. Jeśli w trakcie badania potwierdzona zostanie ciąża, badacze są prawnie zobowiązani do monitorowania postępów ciąży, a także stanu matki i dziecka po urodzeniu. Zapewniamy, że nie przejdzie Pani prześwietleń (RTG) w okresie ciąży.</w:t>
      </w:r>
    </w:p>
    <w:p w14:paraId="4FB360CC" w14:textId="0A20D275" w:rsidR="00BE5435" w:rsidRPr="00EC23A6" w:rsidRDefault="00C4231E" w:rsidP="00EC23A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Możliwe zagrożenia i/lub niedogodności związane z </w:t>
      </w:r>
      <w:r>
        <w:rPr>
          <w:rFonts w:asciiTheme="minorHAnsi" w:hAnsiTheme="minorHAnsi"/>
          <w:bCs/>
          <w:sz w:val="23"/>
          <w:szCs w:val="23"/>
        </w:rPr>
        <w:t>panewką DELTA Revision są identyczne w przypadku wszystkich standardowych operacji całkowitej artroplastyki stawu biodrowego. Wykwalifikowany i doświadczony personel kliniczny będzie ściśle monitorował wszelkie objawy dyskomfortu lub bólu po operacji, zgodnie z wymaganiami dotyczącymi postępowania w przypadku każdej artroplastyki stawu biodrowego.</w:t>
      </w:r>
    </w:p>
    <w:p w14:paraId="4BE5A5BC" w14:textId="67B96DBA" w:rsidR="002B6926" w:rsidRPr="00EC23A6" w:rsidRDefault="002B6926" w:rsidP="002B6926">
      <w:pPr>
        <w:spacing w:before="240"/>
        <w:jc w:val="both"/>
        <w:rPr>
          <w:rFonts w:asciiTheme="minorHAnsi" w:hAnsiTheme="minorHAnsi" w:cs="Calibri"/>
        </w:rPr>
      </w:pPr>
      <w:r>
        <w:rPr>
          <w:rFonts w:asciiTheme="minorHAnsi" w:hAnsiTheme="minorHAnsi"/>
          <w:b/>
        </w:rPr>
        <w:t>Co się stanie, jeśli nie zechcę wziąć udziału w tym badaniu?</w:t>
      </w:r>
    </w:p>
    <w:p w14:paraId="18583DC5" w14:textId="498382AD" w:rsidR="00BE5435" w:rsidRDefault="00BE5435" w:rsidP="002B6926">
      <w:pPr>
        <w:spacing w:line="276" w:lineRule="auto"/>
        <w:jc w:val="both"/>
        <w:rPr>
          <w:rFonts w:asciiTheme="minorHAnsi" w:hAnsiTheme="minorHAnsi" w:cs="Calibri"/>
          <w:iCs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Udział w badaniu jest dobrowolny. Może Pan/Pani zdecydować, że nie chce uczestniczyć w badaniu.  Niezależnie od tego, czy weźmie Pan/Pani udział w badaniu czy nie, otrzyma Pan/Pani taki sam poziom opieki.  Nie będzie to miało wpływu na opiekę otrzymywaną przez Pana/Panią obecnie ani w przyszłości. </w:t>
      </w:r>
      <w:r>
        <w:rPr>
          <w:rFonts w:asciiTheme="minorHAnsi" w:hAnsiTheme="minorHAnsi"/>
          <w:iCs/>
          <w:sz w:val="23"/>
          <w:szCs w:val="23"/>
        </w:rPr>
        <w:lastRenderedPageBreak/>
        <w:t xml:space="preserve">Decyzja te nie będzie miała żadnego wpływu na relację z chirurgiem i nie wpłynie na Pana/Pani rutynową opiekę. O wszczepieniu panewki DELTA Revision może Pan/Pani porozmawiać z chirurgiem nawet, jeśli nie chce Pan/Pani uczestniczyć w tym badaniu. </w:t>
      </w:r>
      <w:bookmarkStart w:id="17" w:name="_Hlk34924025"/>
    </w:p>
    <w:p w14:paraId="553913B8" w14:textId="77777777" w:rsidR="00EC23A6" w:rsidRDefault="00EC23A6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01E294B7" w14:textId="77777777" w:rsidR="00BE5435" w:rsidRPr="00EC23A6" w:rsidRDefault="00BE5435" w:rsidP="00EC23A6">
      <w:pPr>
        <w:spacing w:line="276" w:lineRule="auto"/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Czy mogę przerwać udział w badaniu?</w:t>
      </w:r>
    </w:p>
    <w:p w14:paraId="4F8BFE4E" w14:textId="35DF4253" w:rsidR="00BE5435" w:rsidRPr="00EC23A6" w:rsidRDefault="00BE5435" w:rsidP="00EC23A6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Tak, udział w badaniu może Pan/Pani przerwać w dowolnym momencie. </w:t>
      </w:r>
      <w:r>
        <w:rPr>
          <w:rFonts w:asciiTheme="minorHAnsi" w:hAnsiTheme="minorHAnsi"/>
          <w:sz w:val="23"/>
          <w:szCs w:val="23"/>
        </w:rPr>
        <w:t xml:space="preserve">Udział w badaniu jest dobrowolny. </w:t>
      </w:r>
      <w:r>
        <w:rPr>
          <w:rFonts w:asciiTheme="minorHAnsi" w:hAnsiTheme="minorHAnsi"/>
          <w:iCs/>
          <w:sz w:val="23"/>
          <w:szCs w:val="23"/>
        </w:rPr>
        <w:t xml:space="preserve">Z badania można wycofać się w dowolnym momencie i bez podawania przyczyny.Decyzja te nie będzie miała żadnego wpływu na relację z chirurgiem i nie wpłynie na Pana/Pani rutynową opiekę. </w:t>
      </w:r>
      <w:r>
        <w:rPr>
          <w:rFonts w:asciiTheme="minorHAnsi" w:hAnsiTheme="minorHAnsi"/>
          <w:bCs/>
          <w:sz w:val="23"/>
          <w:szCs w:val="23"/>
        </w:rPr>
        <w:t>Jeśli myśli Pan/Pani o wycofaniu się z badania lub podjął Pan/podjęła Pani taką decyzję, należy porozmawiać z lekarzem prowadzącym badanie, który wyjaśni Panu/Pani, jak należy postąpić.</w:t>
      </w:r>
      <w:r>
        <w:rPr>
          <w:rFonts w:asciiTheme="minorHAnsi" w:hAnsiTheme="minorHAnsi"/>
          <w:iCs/>
          <w:sz w:val="23"/>
          <w:szCs w:val="23"/>
        </w:rPr>
        <w:t xml:space="preserve"> Dzięki temu Pana/Pani udział w badaniu będzie mógł zostać zakończony w sposób uporządkowany</w:t>
      </w:r>
      <w:r>
        <w:rPr>
          <w:rFonts w:asciiTheme="minorHAnsi" w:hAnsiTheme="minorHAnsi"/>
          <w:bCs/>
          <w:sz w:val="23"/>
          <w:szCs w:val="23"/>
        </w:rPr>
        <w:t>. W każdej sytuacji będzie Pan/Pani nadal otrzymywał(a) odpowiednie leczenie Pana/Pani choroby.</w:t>
      </w:r>
    </w:p>
    <w:p w14:paraId="67C6ECEC" w14:textId="2A69E589" w:rsidR="00EC23A6" w:rsidRDefault="00EC23A6" w:rsidP="00EC23A6">
      <w:pPr>
        <w:spacing w:line="276" w:lineRule="auto"/>
        <w:jc w:val="both"/>
        <w:rPr>
          <w:rFonts w:asciiTheme="minorHAnsi" w:hAnsiTheme="minorHAnsi" w:cs="Calibri"/>
          <w:iCs/>
          <w:sz w:val="23"/>
          <w:szCs w:val="23"/>
        </w:rPr>
      </w:pPr>
      <w:r>
        <w:rPr>
          <w:rFonts w:asciiTheme="minorHAnsi" w:hAnsiTheme="minorHAnsi"/>
          <w:iCs/>
          <w:sz w:val="23"/>
          <w:szCs w:val="23"/>
        </w:rPr>
        <w:t xml:space="preserve">Wszelkie informacje zebrane do momentu wycofania się przez Pana/Panią z badania będą mogły być wykorzystywane przez sponsora, firmę LimaCorporate </w:t>
      </w:r>
      <w:r>
        <w:rPr>
          <w:rFonts w:asciiTheme="minorHAnsi" w:hAnsiTheme="minorHAnsi"/>
          <w:bCs/>
          <w:sz w:val="23"/>
          <w:szCs w:val="23"/>
        </w:rPr>
        <w:t>S.p.A</w:t>
      </w:r>
      <w:r>
        <w:rPr>
          <w:rFonts w:asciiTheme="minorHAnsi" w:hAnsiTheme="minorHAnsi"/>
          <w:iCs/>
          <w:sz w:val="23"/>
          <w:szCs w:val="23"/>
        </w:rPr>
        <w:t>. Jeśli podpisał(a) Pan/Pani formularz zgody upoważniający nas do dalszego wglądu w Pana/Pani dokumentację medyczną po wycofaniu się przez Pana/Panią z badania, zgromadzone informacje mogą być nadal wykorzystywane. Jeśli podejmie Pan/Pani decyzję o wycofaniu zgody na dalsze gromadzenie przez nas informacji, należy poinformować o tym członka zespołu badawczego.</w:t>
      </w:r>
    </w:p>
    <w:bookmarkEnd w:id="17"/>
    <w:p w14:paraId="6930AFDC" w14:textId="77777777" w:rsidR="00EC23A6" w:rsidRDefault="00EC23A6" w:rsidP="00EC23A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038C101F" w14:textId="68DC5EE0" w:rsidR="002B6926" w:rsidRPr="00EC23A6" w:rsidRDefault="002B6926" w:rsidP="00EC23A6">
      <w:pPr>
        <w:spacing w:line="276" w:lineRule="auto"/>
        <w:jc w:val="both"/>
        <w:rPr>
          <w:rFonts w:asciiTheme="minorHAnsi" w:hAnsiTheme="minorHAnsi" w:cs="Calibri"/>
        </w:rPr>
      </w:pPr>
      <w:r>
        <w:rPr>
          <w:rFonts w:asciiTheme="minorHAnsi" w:hAnsiTheme="minorHAnsi"/>
          <w:b/>
        </w:rPr>
        <w:t>Co się stanie, kiedy badanie zostanie zakończone?</w:t>
      </w:r>
    </w:p>
    <w:p w14:paraId="2F5328E3" w14:textId="3446DFFF" w:rsidR="002B6926" w:rsidRDefault="002B6926" w:rsidP="00EC23A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Po zakończeniu badania chirurg będzie nadal Pana/Panią obserwował, zgodnie ze standardem leczenia.</w:t>
      </w:r>
    </w:p>
    <w:p w14:paraId="24546C13" w14:textId="3F3AC1AF" w:rsidR="002B6926" w:rsidRDefault="00EC23A6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Sponsor lub organy rejestrujące mogą również podjąć decyzję o zawieszeniu lub przerwaniu badania przed terminem. Pana/Pani udział może również zostać zakończony, jeśli chirurg uzna, że leży to w Pana/Pani najlepszym interesie lub jeśli nie będzie Pan/Pani przychodzić na wizyty kontrolne. Niezależnie od przyczyny zakończenia badania chirurg będzie nadal Pana/Panią obserwował, zgodnie ze standardowym protokołem szpitalnym.  </w:t>
      </w:r>
    </w:p>
    <w:p w14:paraId="136E4724" w14:textId="77777777" w:rsidR="00040628" w:rsidRPr="00C261BD" w:rsidRDefault="00040628" w:rsidP="002B6926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42C673CD" w14:textId="77777777" w:rsidR="002B6926" w:rsidRPr="00F21426" w:rsidRDefault="002B6926" w:rsidP="002B6926">
      <w:pPr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>Co się stanie, jeśli pojawią się nowe informacje?</w:t>
      </w:r>
    </w:p>
    <w:p w14:paraId="31BFE7AC" w14:textId="54B397A2" w:rsidR="002B6926" w:rsidRPr="004F7DBB" w:rsidRDefault="002B6926" w:rsidP="00F214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W trakcie badania zostanie Pan/Pani niezwłocznie poinformowany(-a), jeśli pojawią się nowe informacje lub zmiany w badaniu, mogące wpłynąć na Pana/Pani zdrowie lub chęć kontynuacji udziału w badaniu. </w:t>
      </w:r>
      <w:r>
        <w:rPr>
          <w:rFonts w:asciiTheme="minorHAnsi" w:hAnsiTheme="minorHAnsi"/>
          <w:sz w:val="23"/>
          <w:szCs w:val="23"/>
        </w:rPr>
        <w:t>W takiej sytuacji zostanie Pan/Pani poinformowany(-a) przez chirurga, z którym może Pan/Pani ustalić, czy powinien Pan/powinna Pani kontynuować udział w badaniu. Po przekazaniu Panu/Pani takich informacji, jeśli wyrazi Pan/Pani zgodę na kontynuację udziału w badaniu, Pan/Pani lub Pana/Pani przedstawiciel prawny zostanie poproszony o przeczytanie kolejnego formularza informacyjnego oraz o podpisanie zaktualizowanego formularza zgody Jeśli zdecyduje Pan/Pani o rezygnacji z udziału w badaniu, chirurg zorganizuje Panu/Pani opiekę zgodnie ze standardową praktyką.</w:t>
      </w:r>
    </w:p>
    <w:p w14:paraId="2A277EF6" w14:textId="7F2E473A" w:rsidR="002B6926" w:rsidRDefault="002B6926" w:rsidP="00F214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Jeśli badanie zostanie przerwane z innej przyczyny, lekarz prowadzący poinformuje Pana/Panią o tym fakcie i zorganizuje Panu/Pani dalszą opiekę.</w:t>
      </w:r>
    </w:p>
    <w:p w14:paraId="483E762A" w14:textId="56F2C934" w:rsidR="002B6926" w:rsidRDefault="002B6926" w:rsidP="001C3CDD">
      <w:pPr>
        <w:jc w:val="both"/>
        <w:rPr>
          <w:rFonts w:asciiTheme="minorHAnsi" w:hAnsiTheme="minorHAnsi" w:cs="Calibri"/>
          <w:sz w:val="23"/>
          <w:szCs w:val="23"/>
        </w:rPr>
      </w:pPr>
    </w:p>
    <w:p w14:paraId="7C7277B0" w14:textId="77777777" w:rsidR="008C56EE" w:rsidRPr="00EC23A6" w:rsidRDefault="008C56EE" w:rsidP="008C56EE">
      <w:pPr>
        <w:spacing w:line="276" w:lineRule="auto"/>
        <w:jc w:val="both"/>
        <w:rPr>
          <w:rFonts w:asciiTheme="minorHAnsi" w:hAnsiTheme="minorHAnsi" w:cs="Calibri"/>
          <w:b/>
          <w:bCs/>
        </w:rPr>
      </w:pPr>
      <w:r>
        <w:rPr>
          <w:rFonts w:asciiTheme="minorHAnsi" w:hAnsiTheme="minorHAnsi"/>
          <w:b/>
          <w:bCs/>
        </w:rPr>
        <w:t>Jakie są moje prawa, jeśli wezmę udział w tym badaniu?</w:t>
      </w:r>
    </w:p>
    <w:p w14:paraId="4E66978B" w14:textId="77777777" w:rsidR="008C56EE" w:rsidRPr="006008A6" w:rsidRDefault="008C56EE" w:rsidP="00040628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Udział w badaniu to Pana/Pani wybór. Może Pan/Pani zdecydować, czy wziąć udział w badaniu czy nie. Jeśli zdecyduje się Pan/Pani na udział w badaniu, może Pan/Pani zrezygnować z niego w dowolnym </w:t>
      </w:r>
      <w:r>
        <w:rPr>
          <w:rFonts w:asciiTheme="minorHAnsi" w:hAnsiTheme="minorHAnsi"/>
          <w:sz w:val="23"/>
          <w:szCs w:val="23"/>
        </w:rPr>
        <w:lastRenderedPageBreak/>
        <w:t>momencie. Niezależnie od podjętej decyzji, nie poniesie Pan/Pani żadnych kar ani nie utraci należnych świadczeń. Przerwanie udziału w badaniu nie wpłynie na leczenie.</w:t>
      </w:r>
    </w:p>
    <w:p w14:paraId="3B1DAC94" w14:textId="6DD337AA" w:rsidR="008C56EE" w:rsidRDefault="008C56EE" w:rsidP="002B6926">
      <w:pPr>
        <w:jc w:val="both"/>
        <w:rPr>
          <w:rFonts w:asciiTheme="minorHAnsi" w:hAnsiTheme="minorHAnsi" w:cs="Calibri"/>
          <w:sz w:val="23"/>
          <w:szCs w:val="23"/>
        </w:rPr>
      </w:pPr>
    </w:p>
    <w:p w14:paraId="5EB2F438" w14:textId="77777777" w:rsidR="006D3FB5" w:rsidRPr="00040628" w:rsidRDefault="006D3FB5" w:rsidP="006D3FB5">
      <w:pPr>
        <w:jc w:val="both"/>
        <w:rPr>
          <w:rFonts w:asciiTheme="minorHAnsi" w:hAnsiTheme="minorHAnsi" w:cs="Calibri"/>
          <w:b/>
        </w:rPr>
      </w:pPr>
      <w:r>
        <w:rPr>
          <w:rFonts w:asciiTheme="minorHAnsi" w:hAnsiTheme="minorHAnsi"/>
          <w:b/>
        </w:rPr>
        <w:t xml:space="preserve">Co zrobić w przypadku wystąpienia problemu?  </w:t>
      </w:r>
    </w:p>
    <w:p w14:paraId="124FFBE3" w14:textId="77777777" w:rsidR="006D3FB5" w:rsidRPr="00040628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Za udział w tym badaniu nie otrzyma Pan/Pani wynagrodzenia.</w:t>
      </w:r>
    </w:p>
    <w:p w14:paraId="217EEA64" w14:textId="5A992240" w:rsidR="006D3FB5" w:rsidRPr="006008A6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Jeśli dozna Pan/Pani uszczerbku na zdrowiu w związku z udziałem w tym badaniu, należy jak najszybciej skontaktować się z chirurgiem, który pomoże Panu/Pani zorganizować odpowiednie leczenie.  </w:t>
      </w:r>
    </w:p>
    <w:p w14:paraId="1CF2B747" w14:textId="6A032B27" w:rsidR="006D3FB5" w:rsidRPr="006008A6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Jeśli ma Pan/Pani wątpliwości dotyczące któregokolwiek aspektu badania, należy porozmawiać z członkiem zespołu badawczego, który dołoży wszelkich starań, aby udzielić Panu/Pani odpowiedzi.  </w:t>
      </w:r>
    </w:p>
    <w:p w14:paraId="266DD412" w14:textId="77777777" w:rsidR="006D3FB5" w:rsidRPr="006008A6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Jeśli będzie Pan/Pani niezadowolony(-a) i będzie Pan/Pani chciał(a) złożyć formalną skargę, może Pan/Pani to zrobić zgodnie ze szpitalną procedurą składania zażaleń. </w:t>
      </w:r>
      <w:r>
        <w:rPr>
          <w:rFonts w:ascii="Calibri" w:hAnsi="Calibri"/>
          <w:sz w:val="23"/>
          <w:szCs w:val="23"/>
        </w:rPr>
        <w:t>Szczegółowe informacje można uzyskać w szpitalu.</w:t>
      </w:r>
    </w:p>
    <w:p w14:paraId="5E6D6FA2" w14:textId="4A74E915" w:rsidR="006D3FB5" w:rsidRPr="006008A6" w:rsidRDefault="006D3FB5" w:rsidP="006D3FB5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Firma LimaCorporate S.p.A. wykupiła polisę odpowiedzialności cywilnej w CHUBB Insurance Company</w:t>
      </w:r>
      <w:del w:id="18" w:author="Domizia Baldassi" w:date="2024-11-15T12:55:00Z" w16du:dateUtc="2024-11-15T11:55:00Z">
        <w:r w:rsidDel="00201F9F">
          <w:rPr>
            <w:rFonts w:asciiTheme="minorHAnsi" w:hAnsiTheme="minorHAnsi"/>
            <w:bCs/>
            <w:sz w:val="23"/>
            <w:szCs w:val="23"/>
          </w:rPr>
          <w:delText xml:space="preserve"> of Europe</w:delText>
        </w:r>
      </w:del>
      <w:r>
        <w:rPr>
          <w:rFonts w:asciiTheme="minorHAnsi" w:hAnsiTheme="minorHAnsi"/>
          <w:bCs/>
          <w:sz w:val="23"/>
          <w:szCs w:val="23"/>
        </w:rPr>
        <w:t>. Firma LimaCorporate S.p.A. będzie okresowo odnawiać tę polisę, aby zapewnić ochronę ubezpieczeniową przez cały czas trwania badania.</w:t>
      </w:r>
    </w:p>
    <w:p w14:paraId="5B0B61C7" w14:textId="774DB406" w:rsidR="006D3FB5" w:rsidRPr="006008A6" w:rsidRDefault="006D3FB5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Pana/Pani zgoda na udział w badaniu nie oznacza, że zrzeka się Pan/Pani przysługujących Panu/Pani praw pacjenta ani że zwalnia lekarza prowadzącego badanie z odpowiedzialności.</w:t>
      </w:r>
    </w:p>
    <w:p w14:paraId="7B003819" w14:textId="77777777" w:rsidR="001C3CDD" w:rsidRPr="00C261BD" w:rsidRDefault="001C3CDD" w:rsidP="001C3CDD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1F47F816" w14:textId="77777777" w:rsidR="002B6926" w:rsidRPr="00EB56D0" w:rsidRDefault="002B6926" w:rsidP="001C3CDD">
      <w:pPr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Co się stanie z moimi danymi?</w:t>
      </w:r>
    </w:p>
    <w:p w14:paraId="2A3EE31F" w14:textId="6D238DEC" w:rsidR="005A38FE" w:rsidRDefault="005A38FE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dane osobowe będą przetwarzane zgodnie z europejskim rozporządzeniem o ochronie danych osobowych 2016/679 z 27 kwietnia 2016 r. (RODO) oraz zgodnie z zasadami dotyczącymi danych, określonymi w międzynarodowych przepisach o ochronie danych osobowych, a także zgodnie z ogólnymi przepisami dotyczącymi ochrony danych.</w:t>
      </w:r>
    </w:p>
    <w:p w14:paraId="0C413437" w14:textId="356672A4" w:rsidR="006D276F" w:rsidRPr="006D276F" w:rsidRDefault="006D276F" w:rsidP="006D276F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Kontrolerem danych jest szpital, w którym prowadzone jest to badanie kliniczne oraz firma LimaCorporate — każdy z tych podmiotów w zakresie swoich kompetencji.</w:t>
      </w:r>
    </w:p>
    <w:p w14:paraId="4121459F" w14:textId="47EF2521" w:rsidR="006D276F" w:rsidRDefault="006D276F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Informacje dotyczące sposobu przetwarzania Pana/Pani danych można znaleźć w punkcie „Informacje o poufności dotyczące przetwarzania danych osobowych”.</w:t>
      </w:r>
    </w:p>
    <w:p w14:paraId="27051AC4" w14:textId="109735ED" w:rsidR="002B6926" w:rsidRPr="00605AA4" w:rsidRDefault="0052077A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dokumentacja medyczna i dane zebrane w związku z badaniem będą analizowane przez osoby upoważnione z firmy organizującej i sponsorującej badanie. Mogą one być również przeglądane przez osoby upoważnione, takie jak organy rejestrujące, w celu sprawdzenia, czy badanie jest właściwie prowadzone. Wszystkie te osoby będą zobowiązane do zachowania poufności względem Pana/Pani jako uczestnika badania i podejmą niezbędne działania w celu wypełnienia tego obowiązku.</w:t>
      </w:r>
    </w:p>
    <w:p w14:paraId="09E0A294" w14:textId="77777777" w:rsidR="002B6926" w:rsidRPr="00605AA4" w:rsidRDefault="002B6926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Wszystkie informacje zebrane na Pana/Pani temat w trakcie badania i informacje, które zostaną przekazane poza szpital będą traktowane ściśle poufnie. Z wszelkich informacji na Pana/Pani temat, które zostaną przekazane poza szpital, zostanie usunięte Pana/Pani imię i nazwisko, co oznacza, że rozpoznanie Pana/Pani tożsamości na ich podstawie nie będzie możliwe.</w:t>
      </w:r>
    </w:p>
    <w:p w14:paraId="09C9C549" w14:textId="365ECCC5" w:rsidR="002B6926" w:rsidRDefault="002B6926" w:rsidP="002B6926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Na początku badania cała dokumentacja zostanie oznaczona numerem identyfikacyjnym, aby zapewnić Panu/Pani anonimowość. Informacje mogą być rejestrowane w komputerowej bazie danych przez firmę sponsorującą badanie, jednakże nie będą one zawierać Pana/Pani imienia ani nazwiska, a jedynie numer identyfikacyjny. Poufność będzie zawsze zachowana. Badacze i firma sponsorująca badanie nie ujawnią Pana/Pani tożsamości w żadnej publikacji opracowanej na podstawie tego badania.</w:t>
      </w:r>
    </w:p>
    <w:p w14:paraId="703B7F4A" w14:textId="3A541659" w:rsidR="00397C2A" w:rsidRPr="00397C2A" w:rsidRDefault="00397C2A" w:rsidP="00397C2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Dane zostaną poddane pseudonimizacji (imię i nazwisko, adres lub inne informacje umożliwiając identyfikację zostaną zastąpione kodem identyfikacyjnym), dzięki czemu rozpoznanie Pana/Pani nie </w:t>
      </w:r>
      <w:r>
        <w:rPr>
          <w:rFonts w:asciiTheme="minorHAnsi" w:hAnsiTheme="minorHAnsi"/>
          <w:sz w:val="23"/>
          <w:szCs w:val="23"/>
        </w:rPr>
        <w:lastRenderedPageBreak/>
        <w:t xml:space="preserve">będzie dłużej możliwe. Tabela, w której kod jest powiązany z Pana/Pani imieniem i nazwiskiem będzie przechowywana przez głównego badacza w ośrodku, w którym jest prowadzone badanie. Główny badacz i upoważnieni członkowie personelu badawczego będą znali Pana/Pani tożsamość. Ponadto Pana/Pani dokumentacja medyczna i dane zgromadzone w trakcie badania mogą być przeglądane przez osoby z organów rejestrujących lub pracowników sponsora w zakresie istotnym w kontekście Pana/Pani udziału w tym badaniu. </w:t>
      </w:r>
    </w:p>
    <w:p w14:paraId="358F3750" w14:textId="77777777" w:rsidR="00397C2A" w:rsidRPr="00397C2A" w:rsidRDefault="00397C2A" w:rsidP="00397C2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Zakodowane dane osobowe zgromadzone w ramach tego badania mogą być przekazywane i przetwarzane przez upoważnionych odbiorców poza Europą, gdzie nie obowiązuje europejskie rozporządzenie RODO lub standardy dotyczące ochrony prywatności są mniej ścisłe niż w UE (np. USA) w celach związanych z analizą i weryfikacją danych (np. analiza statystyczna, ocena radiograficzna itd.) lub na żądanie organów rejestrujących. W przypadku przetwarzania danych poza Europą zakodowane dane osobowe będą odpowiednio chronione.</w:t>
      </w:r>
    </w:p>
    <w:p w14:paraId="6DE2775B" w14:textId="6B6C0351" w:rsidR="00397C2A" w:rsidRDefault="00397C2A" w:rsidP="00397C2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Po zakończeniu badania dane będą przechowywane w szpitalu, w którym było prowadzone badanie oraz przez sponsora do 15 lat. Wyniki tego badania mogą zostać opublikowane w odpowiednich czasopismach naukowych oraz zostać przedstawione na konferencjach i spotkaniach. W publikacjach tych nie zostaną ujawnione żadne dane osobowe umożliwiające identyfikację.</w:t>
      </w:r>
    </w:p>
    <w:p w14:paraId="29C818B0" w14:textId="77777777" w:rsidR="001C3CDD" w:rsidRPr="00605AA4" w:rsidRDefault="001C3CDD" w:rsidP="00397C2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79A6ECF3" w14:textId="6F3AB39A" w:rsidR="002B6926" w:rsidRPr="00EC7BB8" w:rsidRDefault="002B6926" w:rsidP="001C3CDD">
      <w:pPr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Kto może udzielić odpowiedzi na moje pytania dotyczące badania?</w:t>
      </w:r>
    </w:p>
    <w:p w14:paraId="4FCE1CEE" w14:textId="1446880C" w:rsidR="00397C2A" w:rsidRDefault="00397C2A" w:rsidP="001C3CDD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dowolnym momencie może Pan/Pani zadawać wszelkie pytania dotyczące Pana/Pani praw jako uczestnika tego badania klinicznego lub dotyczące samego badania klinicznego. Główny badacz lub członek zespołu badawczego omówi z Panem/Panią te kwestie. </w:t>
      </w:r>
      <w:r>
        <w:rPr>
          <w:rFonts w:asciiTheme="minorHAnsi" w:hAnsiTheme="minorHAnsi"/>
          <w:bCs/>
          <w:sz w:val="23"/>
          <w:szCs w:val="23"/>
        </w:rPr>
        <w:t>Z lekarzem prowadzącym badanie może Pan/Pani kontaktować się w razie pytań lub wątpliwości dotyczących badania,</w:t>
      </w:r>
      <w:r>
        <w:rPr>
          <w:rFonts w:asciiTheme="minorHAnsi" w:hAnsiTheme="minorHAnsi"/>
          <w:sz w:val="23"/>
          <w:szCs w:val="23"/>
        </w:rPr>
        <w:t xml:space="preserve"> </w:t>
      </w:r>
      <w:r>
        <w:rPr>
          <w:rFonts w:asciiTheme="minorHAnsi" w:hAnsiTheme="minorHAnsi"/>
          <w:bCs/>
          <w:sz w:val="23"/>
          <w:szCs w:val="23"/>
        </w:rPr>
        <w:t>chęci wycofania zgody na udział w badaniu lub jeśli sądzi Pan/Pani, że wystąpił u Pana/Pani uszczerbek</w:t>
      </w:r>
      <w:r>
        <w:rPr>
          <w:rFonts w:asciiTheme="minorHAnsi" w:hAnsiTheme="minorHAnsi"/>
          <w:sz w:val="23"/>
          <w:szCs w:val="23"/>
        </w:rPr>
        <w:t xml:space="preserve"> </w:t>
      </w:r>
      <w:r>
        <w:rPr>
          <w:rFonts w:asciiTheme="minorHAnsi" w:hAnsiTheme="minorHAnsi"/>
          <w:bCs/>
          <w:sz w:val="23"/>
          <w:szCs w:val="23"/>
        </w:rPr>
        <w:t>na zdrowiu związany z udziałem w tym badaniu. Dane do kontaktu z lekarzem prowadzącym badanie:</w:t>
      </w:r>
    </w:p>
    <w:p w14:paraId="661E13A9" w14:textId="751D5345" w:rsidR="00397C2A" w:rsidRPr="00311F21" w:rsidRDefault="002B6926" w:rsidP="00397C2A">
      <w:pPr>
        <w:spacing w:line="276" w:lineRule="auto"/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Dr Jerzy Białecki</w:t>
      </w:r>
    </w:p>
    <w:p w14:paraId="397B4A1A" w14:textId="73635D8C" w:rsidR="002B6926" w:rsidRPr="00311F21" w:rsidRDefault="0085297A" w:rsidP="00397C2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Nr telefonu: 0048602378640</w:t>
      </w:r>
    </w:p>
    <w:p w14:paraId="71DF3131" w14:textId="670B38F3" w:rsidR="0085297A" w:rsidRPr="00C24D33" w:rsidRDefault="0085297A" w:rsidP="00397C2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 w:rsidRPr="00C24D33">
        <w:rPr>
          <w:rFonts w:asciiTheme="minorHAnsi" w:hAnsiTheme="minorHAnsi"/>
          <w:bCs/>
          <w:sz w:val="23"/>
          <w:szCs w:val="23"/>
        </w:rPr>
        <w:t>Adres e-mail:</w:t>
      </w:r>
      <w:r w:rsidRPr="00C24D33">
        <w:t xml:space="preserve"> </w:t>
      </w:r>
      <w:hyperlink r:id="rId12" w:history="1">
        <w:r w:rsidRPr="00C24D33">
          <w:rPr>
            <w:rStyle w:val="Collegamentoipertestuale"/>
            <w:rFonts w:asciiTheme="minorHAnsi" w:hAnsiTheme="minorHAnsi"/>
            <w:bCs/>
            <w:sz w:val="23"/>
            <w:szCs w:val="23"/>
          </w:rPr>
          <w:t>jerzybialecki@pro.onet.pl</w:t>
        </w:r>
      </w:hyperlink>
    </w:p>
    <w:p w14:paraId="5D996377" w14:textId="5DB82959" w:rsidR="0085297A" w:rsidRPr="00311F21" w:rsidRDefault="0085297A" w:rsidP="0085297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Szpital: Samodzielny Publiczny Szpital Kliniczny im. prof. Adama Grucy CMKP</w:t>
      </w:r>
    </w:p>
    <w:p w14:paraId="6089A5FE" w14:textId="77777777" w:rsidR="0085297A" w:rsidRPr="00311F21" w:rsidRDefault="0085297A" w:rsidP="0085297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Adres: Księdza Stanisława Konarskiego 13</w:t>
      </w:r>
    </w:p>
    <w:p w14:paraId="147DDF98" w14:textId="3CFEC1CA" w:rsidR="0085297A" w:rsidRPr="00311F21" w:rsidRDefault="0085297A" w:rsidP="0085297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Miejscowość: 05-400 Otwock</w:t>
      </w:r>
    </w:p>
    <w:p w14:paraId="18FB12AC" w14:textId="6E055ECC" w:rsidR="0085297A" w:rsidRPr="00311F21" w:rsidRDefault="0085297A" w:rsidP="0085297A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Kraj: Polska </w:t>
      </w:r>
    </w:p>
    <w:p w14:paraId="72D19415" w14:textId="5E209CDE" w:rsidR="0085297A" w:rsidRDefault="0085297A" w:rsidP="0085297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Pytania dotyczące </w:t>
      </w:r>
      <w:r>
        <w:rPr>
          <w:rFonts w:asciiTheme="minorHAnsi" w:hAnsiTheme="minorHAnsi"/>
          <w:sz w:val="23"/>
          <w:szCs w:val="23"/>
        </w:rPr>
        <w:t xml:space="preserve">przetwarzania danych osobowych można kierować do Dariusza Skowery, </w:t>
      </w:r>
      <w:hyperlink r:id="rId13" w:history="1">
        <w:r>
          <w:rPr>
            <w:rStyle w:val="Collegamentoipertestuale"/>
            <w:rFonts w:asciiTheme="minorHAnsi" w:hAnsiTheme="minorHAnsi"/>
            <w:sz w:val="23"/>
            <w:szCs w:val="23"/>
          </w:rPr>
          <w:t>iod@spskgruca.pl</w:t>
        </w:r>
      </w:hyperlink>
      <w:r>
        <w:rPr>
          <w:rFonts w:asciiTheme="minorHAnsi" w:hAnsiTheme="minorHAnsi"/>
          <w:sz w:val="23"/>
          <w:szCs w:val="23"/>
        </w:rPr>
        <w:t xml:space="preserve"> lub na adres: sekretariat@spskgruca.pl </w:t>
      </w:r>
      <w:r>
        <w:rPr>
          <w:rFonts w:asciiTheme="minorHAnsi" w:hAnsiTheme="minorHAnsi"/>
          <w:i/>
          <w:iCs/>
          <w:sz w:val="23"/>
          <w:szCs w:val="23"/>
        </w:rPr>
        <w:t>(specjalista ds. ochrony danych w szpitalu)</w:t>
      </w:r>
      <w:r>
        <w:rPr>
          <w:rFonts w:asciiTheme="minorHAnsi" w:hAnsiTheme="minorHAnsi"/>
          <w:sz w:val="23"/>
          <w:szCs w:val="23"/>
        </w:rPr>
        <w:t xml:space="preserve"> w </w:t>
      </w:r>
      <w:r>
        <w:rPr>
          <w:rFonts w:asciiTheme="minorHAnsi" w:hAnsiTheme="minorHAnsi"/>
          <w:bCs/>
          <w:sz w:val="23"/>
          <w:szCs w:val="23"/>
        </w:rPr>
        <w:t>Samodzielnym Publicznym Szpitalu Klinicznym im. prof. Adama Grucy CMKP</w:t>
      </w:r>
      <w:r>
        <w:rPr>
          <w:rFonts w:asciiTheme="minorHAnsi" w:hAnsiTheme="minorHAnsi"/>
          <w:sz w:val="23"/>
          <w:szCs w:val="23"/>
        </w:rPr>
        <w:t>, w którym prowadzone jest to badanie</w:t>
      </w:r>
    </w:p>
    <w:p w14:paraId="79BBAA25" w14:textId="77777777" w:rsidR="0085297A" w:rsidRDefault="0085297A" w:rsidP="0085297A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lub </w:t>
      </w:r>
    </w:p>
    <w:p w14:paraId="71EDCC56" w14:textId="178C8243" w:rsidR="00951020" w:rsidRPr="00933A1F" w:rsidRDefault="0085297A" w:rsidP="00933A1F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do specjalisty ds. ochrony danych w firmie sponsora na adres: </w:t>
      </w:r>
      <w:ins w:id="19" w:author="Domizia Baldassi" w:date="2024-11-15T12:59:00Z" w16du:dateUtc="2024-11-15T11:59:00Z">
        <w:r w:rsidR="0088731E">
          <w:rPr>
            <w:rFonts w:asciiTheme="minorHAnsi" w:hAnsiTheme="minorHAnsi"/>
            <w:sz w:val="23"/>
            <w:szCs w:val="23"/>
          </w:rPr>
          <w:fldChar w:fldCharType="begin"/>
        </w:r>
        <w:r w:rsidR="0088731E">
          <w:rPr>
            <w:rFonts w:asciiTheme="minorHAnsi" w:hAnsiTheme="minorHAnsi"/>
            <w:sz w:val="23"/>
            <w:szCs w:val="23"/>
          </w:rPr>
          <w:instrText>HYPERLINK "mailto:</w:instrText>
        </w:r>
      </w:ins>
      <w:r w:rsidR="0088731E" w:rsidRPr="0088731E">
        <w:rPr>
          <w:rFonts w:asciiTheme="minorHAnsi" w:hAnsiTheme="minorHAnsi"/>
          <w:sz w:val="23"/>
          <w:szCs w:val="23"/>
          <w:rPrChange w:id="20" w:author="Domizia Baldassi" w:date="2024-11-15T12:59:00Z" w16du:dateUtc="2024-11-15T11:59:00Z">
            <w:rPr>
              <w:rStyle w:val="Collegamentoipertestuale"/>
              <w:rFonts w:asciiTheme="minorHAnsi" w:hAnsiTheme="minorHAnsi"/>
              <w:sz w:val="23"/>
              <w:szCs w:val="23"/>
            </w:rPr>
          </w:rPrChange>
        </w:rPr>
        <w:instrText>dpo@</w:instrText>
      </w:r>
      <w:ins w:id="21" w:author="Domizia Baldassi" w:date="2024-11-15T12:59:00Z" w16du:dateUtc="2024-11-15T11:59:00Z">
        <w:r w:rsidR="0088731E" w:rsidRPr="0088731E">
          <w:rPr>
            <w:rFonts w:asciiTheme="minorHAnsi" w:hAnsiTheme="minorHAnsi"/>
            <w:sz w:val="23"/>
            <w:szCs w:val="23"/>
            <w:rPrChange w:id="22" w:author="Domizia Baldassi" w:date="2024-11-15T12:59:00Z" w16du:dateUtc="2024-11-15T11:59:00Z">
              <w:rPr>
                <w:rStyle w:val="Collegamentoipertestuale"/>
                <w:rFonts w:asciiTheme="minorHAnsi" w:hAnsiTheme="minorHAnsi"/>
                <w:sz w:val="23"/>
                <w:szCs w:val="23"/>
              </w:rPr>
            </w:rPrChange>
          </w:rPr>
          <w:instrText>enovis</w:instrText>
        </w:r>
      </w:ins>
      <w:r w:rsidR="0088731E" w:rsidRPr="0088731E">
        <w:rPr>
          <w:rFonts w:asciiTheme="minorHAnsi" w:hAnsiTheme="minorHAnsi"/>
          <w:sz w:val="23"/>
          <w:szCs w:val="23"/>
          <w:rPrChange w:id="23" w:author="Domizia Baldassi" w:date="2024-11-15T12:59:00Z" w16du:dateUtc="2024-11-15T11:59:00Z">
            <w:rPr>
              <w:rStyle w:val="Collegamentoipertestuale"/>
              <w:rFonts w:asciiTheme="minorHAnsi" w:hAnsiTheme="minorHAnsi"/>
              <w:sz w:val="23"/>
              <w:szCs w:val="23"/>
            </w:rPr>
          </w:rPrChange>
        </w:rPr>
        <w:instrText>.com</w:instrText>
      </w:r>
      <w:ins w:id="24" w:author="Domizia Baldassi" w:date="2024-11-15T12:59:00Z" w16du:dateUtc="2024-11-15T11:59:00Z">
        <w:r w:rsidR="0088731E">
          <w:rPr>
            <w:rFonts w:asciiTheme="minorHAnsi" w:hAnsiTheme="minorHAnsi"/>
            <w:sz w:val="23"/>
            <w:szCs w:val="23"/>
          </w:rPr>
          <w:instrText>"</w:instrText>
        </w:r>
        <w:r w:rsidR="0088731E">
          <w:rPr>
            <w:rFonts w:asciiTheme="minorHAnsi" w:hAnsiTheme="minorHAnsi"/>
            <w:sz w:val="23"/>
            <w:szCs w:val="23"/>
          </w:rPr>
          <w:fldChar w:fldCharType="separate"/>
        </w:r>
      </w:ins>
      <w:r w:rsidR="0088731E" w:rsidRPr="0088731E">
        <w:rPr>
          <w:rStyle w:val="Collegamentoipertestuale"/>
          <w:rFonts w:asciiTheme="minorHAnsi" w:hAnsiTheme="minorHAnsi"/>
          <w:sz w:val="23"/>
          <w:szCs w:val="23"/>
        </w:rPr>
        <w:t>dpo@</w:t>
      </w:r>
      <w:del w:id="25" w:author="Domizia Baldassi" w:date="2024-11-15T12:59:00Z" w16du:dateUtc="2024-11-15T11:59:00Z">
        <w:r w:rsidR="0088731E" w:rsidRPr="0088731E" w:rsidDel="0088731E">
          <w:rPr>
            <w:rStyle w:val="Collegamentoipertestuale"/>
            <w:rFonts w:asciiTheme="minorHAnsi" w:hAnsiTheme="minorHAnsi"/>
            <w:sz w:val="23"/>
            <w:szCs w:val="23"/>
          </w:rPr>
          <w:delText>limacorporate</w:delText>
        </w:r>
      </w:del>
      <w:ins w:id="26" w:author="Domizia Baldassi" w:date="2024-11-15T12:59:00Z" w16du:dateUtc="2024-11-15T11:59:00Z">
        <w:r w:rsidR="0088731E" w:rsidRPr="0088731E">
          <w:rPr>
            <w:rStyle w:val="Collegamentoipertestuale"/>
            <w:rFonts w:asciiTheme="minorHAnsi" w:hAnsiTheme="minorHAnsi"/>
            <w:sz w:val="23"/>
            <w:szCs w:val="23"/>
          </w:rPr>
          <w:t>enovis</w:t>
        </w:r>
      </w:ins>
      <w:r w:rsidR="0088731E" w:rsidRPr="0088731E">
        <w:rPr>
          <w:rStyle w:val="Collegamentoipertestuale"/>
          <w:rFonts w:asciiTheme="minorHAnsi" w:hAnsiTheme="minorHAnsi"/>
          <w:sz w:val="23"/>
          <w:szCs w:val="23"/>
        </w:rPr>
        <w:t>.com</w:t>
      </w:r>
      <w:ins w:id="27" w:author="Domizia Baldassi" w:date="2024-11-15T12:59:00Z" w16du:dateUtc="2024-11-15T11:59:00Z">
        <w:r w:rsidR="0088731E">
          <w:rPr>
            <w:rFonts w:asciiTheme="minorHAnsi" w:hAnsiTheme="minorHAnsi"/>
            <w:sz w:val="23"/>
            <w:szCs w:val="23"/>
          </w:rPr>
          <w:fldChar w:fldCharType="end"/>
        </w:r>
      </w:ins>
      <w:r>
        <w:rPr>
          <w:rFonts w:asciiTheme="minorHAnsi" w:hAnsiTheme="minorHAnsi"/>
          <w:sz w:val="23"/>
          <w:szCs w:val="23"/>
        </w:rPr>
        <w:t>.</w:t>
      </w:r>
    </w:p>
    <w:p w14:paraId="5E3EC7BA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298115CB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582DE3D0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7CD808B0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06D25508" w14:textId="77777777" w:rsidR="00EF7007" w:rsidRDefault="00EF7007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7CB18BDE" w14:textId="31A06920" w:rsidR="002B6926" w:rsidRPr="00B213A8" w:rsidRDefault="002B6926" w:rsidP="00B213A8">
      <w:pPr>
        <w:jc w:val="center"/>
        <w:rPr>
          <w:rFonts w:asciiTheme="minorHAnsi" w:hAnsiTheme="minorHAnsi" w:cs="Calibr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lastRenderedPageBreak/>
        <w:t>Podpis — zgoda na udział w badaniu</w:t>
      </w:r>
    </w:p>
    <w:p w14:paraId="16B3CAB2" w14:textId="237426AF" w:rsidR="00951020" w:rsidRDefault="00951020" w:rsidP="00951020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Ja, niżej podpisany(-a) potwierdzam, że otrzymałem(-am) egzemplarz wszystkich stron tego formularza po opatrzeniu go podpisem i datą. Przeczytałem(-am) dokument lub odczytano mi go, rozumiem jego treść i otrzymałem(-am) odpowiedzi na zadane pytania. Dobrowolnie wyrażam zgodę na udział w opisanym powyżej badaniu naukowym i upoważniam ośrodek badawczy do wykorzystywania i ujawniania (udostępniania) moich informacji zdrowotnych w sposób opisany w tym formularzu świadomej zgody.</w:t>
      </w:r>
    </w:p>
    <w:p w14:paraId="27EE5A98" w14:textId="6AF6A14E" w:rsidR="002B6926" w:rsidRDefault="002B6926" w:rsidP="002B6926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12972526" w14:textId="77777777" w:rsidR="00086281" w:rsidRDefault="00086281" w:rsidP="002B6926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7E164258" w14:textId="77777777" w:rsidR="002B6926" w:rsidRDefault="002B6926" w:rsidP="002B6926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086281" w14:paraId="0766958D" w14:textId="77777777" w:rsidTr="00086281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6FC34F6" w14:textId="77777777" w:rsidR="00086281" w:rsidRPr="00086281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A31E500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0488991D" w14:textId="5CE1B6E2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03893C1A" w14:textId="77777777" w:rsidTr="00086281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83F58D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8CBC928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09D5C9A4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B00981E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69A53FB0" w14:textId="472B163A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74F6383E" w14:textId="77777777" w:rsidTr="00086281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42D359E8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Jeśli dotyczy — imię i nazwisko przedstawiciela prawnego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301089E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12CF66B" w14:textId="40D8AA10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346FB67B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D88668" w14:textId="5CF0BF53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AE8AB0C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00282521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E049BD3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E0281C" w14:textId="69B4894F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2E39767F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CB84D59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pacjenta lub upoważnionego przedstawiciela prawnego</w:t>
            </w:r>
          </w:p>
          <w:p w14:paraId="057C1FCF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5DCFED3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2894E296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A28A817" w14:textId="7A479E68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49F165A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54C5401D" w14:textId="21DADEB9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  <w:tr w:rsidR="00086281" w14:paraId="62CD9471" w14:textId="77777777" w:rsidTr="00301E7D">
        <w:tc>
          <w:tcPr>
            <w:tcW w:w="100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D83B76E" w14:textId="4586B717" w:rsidR="00086281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  <w:r>
              <w:rPr>
                <w:rFonts w:asciiTheme="minorHAnsi" w:hAnsiTheme="minorHAnsi"/>
                <w:bCs/>
                <w:sz w:val="23"/>
                <w:szCs w:val="23"/>
              </w:rPr>
              <w:t>Ja, niżej podpisany(-a) wyjaśniłem(-am) niniejszą świadomą zgodę wspomnianemu powyżej pacjentowi lub jego upoważnionemu przedstawicielowi prawnemu.</w:t>
            </w:r>
          </w:p>
          <w:p w14:paraId="7120FA3C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92CB2A1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129CA642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C00C8B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03C4979C" w14:textId="3E7D9B6A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20E031A7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27F8E602" w14:textId="4FB9AAF4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5F8960AC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1EA2E90D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osoby, która przeprowadziła rozmowę na temat świadomej zgody (drukowanymi literami)</w:t>
            </w:r>
          </w:p>
          <w:p w14:paraId="6AD35E9A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66DD2E7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9E133B4" w14:textId="53DD936E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09AD0F9A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E8FFC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3E74532A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44F686CC" w14:textId="248286A6" w:rsidR="00301E7D" w:rsidRPr="00C261BD" w:rsidRDefault="00301E7D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77828A7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9E0831" w14:textId="6E40CFFE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086281" w14:paraId="5BD86029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4F3C4B94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osoby, która przeprowadziła rozmowę na temat świadomej zgody</w:t>
            </w:r>
          </w:p>
          <w:p w14:paraId="572C554A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</w:p>
          <w:p w14:paraId="1A467E25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D621C5F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0A364AD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57E73490" w14:textId="67BC5F5D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  <w:tr w:rsidR="00086281" w14:paraId="1478E448" w14:textId="77777777" w:rsidTr="00301E7D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16EDFBA9" w14:textId="77777777" w:rsidR="00086281" w:rsidRPr="00637B9C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37489D67" w14:textId="77777777" w:rsidR="00086281" w:rsidRPr="00BB7866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2DC320D" w14:textId="575A1E48" w:rsidR="00086281" w:rsidRPr="00BB7866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</w:tr>
      <w:tr w:rsidR="00301E7D" w14:paraId="111E1B04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DA6389" w14:textId="77777777" w:rsidR="00086281" w:rsidRPr="00637B9C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D284AC5" w14:textId="77777777" w:rsidR="00086281" w:rsidRPr="00BB7866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6129869D" w14:textId="77CB4BCF" w:rsidR="00086281" w:rsidRPr="00BB7866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  <w:lang w:val="en"/>
              </w:rPr>
            </w:pPr>
          </w:p>
        </w:tc>
      </w:tr>
      <w:tr w:rsidR="00086281" w14:paraId="1612913A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4AFF2419" w14:textId="530ACC84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świadka (drukowanymi literami)*</w:t>
            </w:r>
          </w:p>
          <w:p w14:paraId="39189D09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04D46D4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E2C7573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2FA2DD5A" w14:textId="1DC94A19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301E7D" w14:paraId="79F7F58D" w14:textId="77777777" w:rsidTr="00301E7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5EEB81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562ECB26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615A2387" w14:textId="59DB894A" w:rsidR="00301E7D" w:rsidRPr="00C261BD" w:rsidRDefault="00301E7D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D811A26" w14:textId="77777777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11DA7E" w14:textId="1AA2AAD9" w:rsidR="00086281" w:rsidRPr="00C261BD" w:rsidRDefault="00086281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086281" w:rsidRPr="00301E7D" w14:paraId="7BA7BD28" w14:textId="77777777" w:rsidTr="00301E7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8942400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świadka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7BC3381" w14:textId="77777777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  <w:lang w:val="en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2635DE8E" w14:textId="0CD52369" w:rsidR="00086281" w:rsidRPr="00301E7D" w:rsidRDefault="00086281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6D10A3FC" w14:textId="77777777" w:rsidR="002B6926" w:rsidRDefault="002B6926" w:rsidP="002B6926">
      <w:pPr>
        <w:jc w:val="both"/>
        <w:rPr>
          <w:rFonts w:asciiTheme="minorHAnsi" w:hAnsiTheme="minorHAnsi" w:cs="Calibri"/>
          <w:bCs/>
          <w:sz w:val="23"/>
          <w:szCs w:val="23"/>
          <w:lang w:val="en"/>
        </w:rPr>
      </w:pPr>
    </w:p>
    <w:p w14:paraId="34B1644D" w14:textId="72BFB9D4" w:rsidR="007F17B7" w:rsidRPr="006008A6" w:rsidRDefault="00301E7D" w:rsidP="00E54125">
      <w:pPr>
        <w:jc w:val="both"/>
        <w:rPr>
          <w:rFonts w:asciiTheme="minorHAnsi" w:hAnsiTheme="minorHAnsi" w:cs="Calibri"/>
          <w:bCs/>
          <w:sz w:val="20"/>
          <w:szCs w:val="20"/>
        </w:rPr>
      </w:pPr>
      <w:r>
        <w:rPr>
          <w:rFonts w:asciiTheme="minorHAnsi" w:hAnsiTheme="minorHAnsi"/>
          <w:bCs/>
          <w:sz w:val="20"/>
          <w:szCs w:val="20"/>
        </w:rPr>
        <w:lastRenderedPageBreak/>
        <w:t>* Jeśli główny badacz lub komisja bioetyczna sądzi, że konieczny jest podpis świadka (zgodnie z wytycznymi ICH i dobrą praktyką kliniczną [E6], 4.8.9).</w:t>
      </w:r>
    </w:p>
    <w:p w14:paraId="20A11171" w14:textId="77777777" w:rsidR="00933A1F" w:rsidRPr="00C261BD" w:rsidRDefault="00933A1F" w:rsidP="00B213A8">
      <w:pPr>
        <w:jc w:val="center"/>
        <w:rPr>
          <w:rFonts w:asciiTheme="minorHAnsi" w:hAnsiTheme="minorHAnsi"/>
          <w:b/>
          <w:sz w:val="28"/>
          <w:szCs w:val="28"/>
        </w:rPr>
      </w:pPr>
    </w:p>
    <w:p w14:paraId="427EB9DD" w14:textId="259357EE" w:rsidR="00B213A8" w:rsidRDefault="00B213A8" w:rsidP="00B213A8">
      <w:pPr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t>Podpis — dane lekarza ogólnego</w:t>
      </w:r>
    </w:p>
    <w:p w14:paraId="4B9FBD7C" w14:textId="77777777" w:rsidR="00E54125" w:rsidRPr="00C261BD" w:rsidRDefault="00E54125" w:rsidP="00B213A8">
      <w:pPr>
        <w:jc w:val="center"/>
        <w:rPr>
          <w:rFonts w:asciiTheme="minorHAnsi" w:hAnsiTheme="minorHAnsi"/>
          <w:bCs/>
          <w:sz w:val="22"/>
        </w:rPr>
      </w:pPr>
    </w:p>
    <w:p w14:paraId="51C8E973" w14:textId="3AF2586C" w:rsidR="00951020" w:rsidRDefault="00951020" w:rsidP="00951020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lekarz ogólny może zostać poinformowany o Pana/Pani udziale w tym badaniu. Jest to ogólnie przyjęte i leży w interesie Pana/Pani bezpieczeństwa. Dzięki temu Pana/Pani lekarz ogólny przekaże nam wszelkie nowe informacje medyczne dotyczące protezy stawu biodrowego (tj. dyskomfort, zdarzenia niepożądane). Możemy również poinformować go o wszelkich istotnych nierozwiązanych zdarzeniach niepożądanych w momencie zakończenia badania. Może Pan/Pani wybrać, czy Pana/Pani lekarz ogólny ma zostać poinformowany o Pana/Pani udziale w badaniu. Ta korespondencja pomoże zaproponować Panu/Pani dalsze działania. Może Pan/Pani wybrać, czy Pana/Pani lekarz ogólny ma zostać poinformowany o Pana/Pani udziale w badaniu:</w:t>
      </w:r>
    </w:p>
    <w:p w14:paraId="23B0C748" w14:textId="77777777" w:rsidR="00951020" w:rsidRDefault="00951020" w:rsidP="00951020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</w:p>
    <w:p w14:paraId="4FD9DB37" w14:textId="41C5AA52" w:rsidR="00951020" w:rsidRDefault="00951020" w:rsidP="00951020">
      <w:pPr>
        <w:spacing w:line="276" w:lineRule="auto"/>
        <w:jc w:val="center"/>
        <w:rPr>
          <w:rFonts w:asciiTheme="minorHAnsi" w:hAnsiTheme="minorHAnsi" w:cstheme="minorHAnsi"/>
          <w:sz w:val="23"/>
          <w:szCs w:val="23"/>
        </w:rPr>
      </w:pPr>
      <w:r w:rsidRPr="00586E43">
        <w:fldChar w:fldCharType="begin">
          <w:ffData>
            <w:name w:val="Controllo8"/>
            <w:enabled/>
            <w:calcOnExit w:val="0"/>
            <w:checkBox>
              <w:sizeAuto/>
              <w:default w:val="0"/>
            </w:checkBox>
          </w:ffData>
        </w:fldChar>
      </w:r>
      <w:r w:rsidRPr="00586E43">
        <w:instrText xml:space="preserve"> FORMCHECKBOX </w:instrText>
      </w:r>
      <w:r w:rsidR="00000000">
        <w:fldChar w:fldCharType="separate"/>
      </w:r>
      <w:r w:rsidRPr="00586E43">
        <w:fldChar w:fldCharType="end"/>
      </w:r>
      <w:r>
        <w:t xml:space="preserve"> </w:t>
      </w:r>
      <w:r>
        <w:rPr>
          <w:rFonts w:asciiTheme="minorHAnsi" w:hAnsiTheme="minorHAnsi"/>
          <w:sz w:val="23"/>
          <w:szCs w:val="23"/>
        </w:rPr>
        <w:t>Wyrażam zgodę na poinformowanie mojego lekarza ogólnego</w:t>
      </w:r>
      <w:r>
        <w:t xml:space="preserve">                                   </w:t>
      </w:r>
      <w:r w:rsidRPr="00586E43">
        <w:fldChar w:fldCharType="begin">
          <w:ffData>
            <w:name w:val="Controllo8"/>
            <w:enabled/>
            <w:calcOnExit w:val="0"/>
            <w:checkBox>
              <w:sizeAuto/>
              <w:default w:val="0"/>
            </w:checkBox>
          </w:ffData>
        </w:fldChar>
      </w:r>
      <w:r w:rsidRPr="00586E43">
        <w:instrText xml:space="preserve"> FORMCHECKBOX </w:instrText>
      </w:r>
      <w:r w:rsidR="00000000">
        <w:fldChar w:fldCharType="separate"/>
      </w:r>
      <w:r w:rsidRPr="00586E43">
        <w:fldChar w:fldCharType="end"/>
      </w:r>
      <w:r>
        <w:t xml:space="preserve"> </w:t>
      </w:r>
      <w:r>
        <w:rPr>
          <w:rFonts w:asciiTheme="minorHAnsi" w:hAnsiTheme="minorHAnsi"/>
          <w:sz w:val="23"/>
          <w:szCs w:val="23"/>
        </w:rPr>
        <w:t>Nie wyrażam zgody na poinformowanie mojego lekarza ogólnego</w:t>
      </w:r>
    </w:p>
    <w:p w14:paraId="5723DF42" w14:textId="1638CE28" w:rsidR="00137C7E" w:rsidRDefault="00137C7E" w:rsidP="00951020">
      <w:pPr>
        <w:spacing w:line="276" w:lineRule="auto"/>
        <w:jc w:val="center"/>
        <w:rPr>
          <w:rFonts w:asciiTheme="minorHAnsi" w:hAnsiTheme="minorHAnsi" w:cstheme="minorHAnsi"/>
          <w:sz w:val="23"/>
          <w:szCs w:val="23"/>
        </w:rPr>
      </w:pPr>
    </w:p>
    <w:p w14:paraId="1C498C95" w14:textId="77777777" w:rsidR="00137C7E" w:rsidRDefault="00137C7E" w:rsidP="00951020">
      <w:pPr>
        <w:spacing w:line="276" w:lineRule="auto"/>
        <w:jc w:val="center"/>
      </w:pPr>
    </w:p>
    <w:p w14:paraId="73BBA073" w14:textId="77777777" w:rsidR="00951020" w:rsidRPr="00C261BD" w:rsidRDefault="00951020" w:rsidP="00951020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p w14:paraId="0EB1BD8C" w14:textId="77777777" w:rsidR="00137C7E" w:rsidRDefault="00137C7E" w:rsidP="00137C7E">
      <w:pPr>
        <w:jc w:val="both"/>
        <w:rPr>
          <w:rFonts w:asciiTheme="minorHAnsi" w:hAnsiTheme="minorHAnsi" w:cs="Calibri"/>
          <w:bCs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137C7E" w14:paraId="64297624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53C15396" w14:textId="77777777" w:rsidR="00137C7E" w:rsidRPr="00086281" w:rsidRDefault="00137C7E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3AB09662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2385EEDE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7C7E" w14:paraId="33EB83CA" w14:textId="77777777" w:rsidTr="001408C9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A62576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71F7E64C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4E4AE7EC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2AB01B62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1173F7D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7C7E" w14:paraId="65B7A9A4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6D2BAD01" w14:textId="77777777" w:rsidR="00137C7E" w:rsidRPr="00301E7D" w:rsidRDefault="00137C7E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Jeśli dotyczy — imię i nazwisko przedstawiciela prawnego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3F98EA49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6860D426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7C7E" w14:paraId="314F94F5" w14:textId="77777777" w:rsidTr="001408C9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F3F1BD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68DAE7D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546BA82F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11FE472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BCD4A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7C7E" w14:paraId="03E34B20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55124542" w14:textId="77777777" w:rsidR="00137C7E" w:rsidRPr="00301E7D" w:rsidRDefault="00137C7E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pacjenta lub upoważnionego przedstawiciela prawnego</w:t>
            </w:r>
          </w:p>
          <w:p w14:paraId="38F7CF0B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15CE9936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1D879A5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58BF7E4A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55CC46F" w14:textId="77777777" w:rsidR="00137C7E" w:rsidRPr="00C261BD" w:rsidRDefault="00137C7E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12E8B137" w14:textId="77777777" w:rsidR="00137C7E" w:rsidRPr="00301E7D" w:rsidRDefault="00137C7E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65C44F1F" w14:textId="7A8FCA0F" w:rsidR="00951020" w:rsidRPr="005D1D93" w:rsidRDefault="005D1D93">
      <w:pPr>
        <w:rPr>
          <w:rFonts w:asciiTheme="minorHAnsi" w:hAnsiTheme="minorHAnsi" w:cstheme="minorHAnsi"/>
          <w:i/>
          <w:iCs/>
          <w:sz w:val="23"/>
          <w:szCs w:val="23"/>
        </w:rPr>
      </w:pPr>
      <w:r>
        <w:rPr>
          <w:rFonts w:asciiTheme="minorHAnsi" w:hAnsiTheme="minorHAnsi"/>
          <w:i/>
          <w:iCs/>
          <w:sz w:val="23"/>
          <w:szCs w:val="23"/>
        </w:rPr>
        <w:t>Część do wypełnienia w przypadku złożenia podpisu przez świadka</w:t>
      </w:r>
    </w:p>
    <w:p w14:paraId="79479057" w14:textId="49795337" w:rsidR="005D1D93" w:rsidRDefault="005D1D93">
      <w:pPr>
        <w:rPr>
          <w:rFonts w:asciiTheme="minorHAnsi" w:hAnsiTheme="minorHAnsi" w:cstheme="minorHAnsi"/>
          <w:sz w:val="23"/>
          <w:szCs w:val="23"/>
        </w:rPr>
      </w:pPr>
    </w:p>
    <w:p w14:paraId="4E7A3753" w14:textId="77777777" w:rsidR="005D1D93" w:rsidRPr="005D1D93" w:rsidRDefault="005D1D93">
      <w:pPr>
        <w:rPr>
          <w:rFonts w:asciiTheme="minorHAnsi" w:hAnsiTheme="minorHAnsi" w:cstheme="minorHAnsi"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5D1D93" w:rsidRPr="00BB7866" w14:paraId="013D488B" w14:textId="77777777" w:rsidTr="001408C9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0C3FB4D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98CA1A7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3222DA0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D1D93" w:rsidRPr="00BB7866" w14:paraId="0EF88988" w14:textId="77777777" w:rsidTr="001408C9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14A1E3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D934D71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70ED46E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D1D93" w:rsidRPr="00BB7866" w14:paraId="37CBDFCD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6FC0ECC3" w14:textId="41A95CE5" w:rsidR="005D1D93" w:rsidRPr="00301E7D" w:rsidRDefault="005D1D93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świadka (drukowanymi literami)</w:t>
            </w:r>
          </w:p>
          <w:p w14:paraId="5747E42F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7C09B5EA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1B94BFDB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3490F320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D1D93" w:rsidRPr="00BB7866" w14:paraId="3BFDF5C4" w14:textId="77777777" w:rsidTr="001408C9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598C3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25D229CA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A99DFA9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C260F7D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2D17FB" w14:textId="77777777" w:rsidR="005D1D93" w:rsidRPr="00C261BD" w:rsidRDefault="005D1D93" w:rsidP="001408C9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5D1D93" w:rsidRPr="00301E7D" w14:paraId="677E7A9B" w14:textId="77777777" w:rsidTr="001408C9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18CA242A" w14:textId="77777777" w:rsidR="005D1D93" w:rsidRPr="00301E7D" w:rsidRDefault="005D1D93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świadka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1DDA2F6F" w14:textId="77777777" w:rsidR="005D1D93" w:rsidRPr="00301E7D" w:rsidRDefault="005D1D93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  <w:lang w:val="en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565A7670" w14:textId="77777777" w:rsidR="005D1D93" w:rsidRPr="00301E7D" w:rsidRDefault="005D1D93" w:rsidP="001408C9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2F4F9A48" w14:textId="1BDE81EB" w:rsidR="00E54125" w:rsidRDefault="00E54125"/>
    <w:p w14:paraId="422ACBF8" w14:textId="7EDFBA63" w:rsidR="00E54125" w:rsidRDefault="00E54125"/>
    <w:p w14:paraId="67FE6B3D" w14:textId="2664E5FE" w:rsidR="00E54125" w:rsidRDefault="00E54125"/>
    <w:p w14:paraId="07D80B28" w14:textId="0630B4C2" w:rsidR="00E54125" w:rsidRDefault="00E54125"/>
    <w:p w14:paraId="2814C248" w14:textId="4E14C895" w:rsidR="00E54125" w:rsidRDefault="00E54125" w:rsidP="00EF7007">
      <w:pPr>
        <w:jc w:val="center"/>
        <w:rPr>
          <w:rFonts w:asciiTheme="minorHAnsi" w:hAnsiTheme="minorHAnsi"/>
          <w:bCs/>
          <w:sz w:val="22"/>
        </w:rPr>
      </w:pPr>
      <w:r>
        <w:rPr>
          <w:rFonts w:asciiTheme="minorHAnsi" w:hAnsiTheme="minorHAnsi"/>
          <w:b/>
          <w:sz w:val="28"/>
          <w:szCs w:val="28"/>
        </w:rPr>
        <w:lastRenderedPageBreak/>
        <w:t>Podpis — Informacja o poufności w kontekście przetwarzania danych</w:t>
      </w:r>
      <w:bookmarkStart w:id="28" w:name="_Hlk34945601"/>
      <w:bookmarkEnd w:id="28"/>
    </w:p>
    <w:p w14:paraId="4E97712C" w14:textId="47EE3D4B" w:rsidR="00E54125" w:rsidRDefault="00E54125"/>
    <w:p w14:paraId="19B23D8A" w14:textId="796CAD8A" w:rsidR="00B258CC" w:rsidRPr="00CB3F59" w:rsidRDefault="00B258CC" w:rsidP="00B258CC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/>
          <w:b/>
          <w:bCs/>
        </w:rPr>
        <w:t>Kontrolerzy danych i powiązane cele</w:t>
      </w:r>
    </w:p>
    <w:p w14:paraId="1B4DBEF5" w14:textId="231F7C25" w:rsidR="00B258CC" w:rsidRDefault="00B258CC" w:rsidP="00B258CC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Szpital, w którym prowadzone jest to badanie, </w:t>
      </w:r>
      <w:r>
        <w:rPr>
          <w:rFonts w:asciiTheme="minorHAnsi" w:hAnsiTheme="minorHAnsi"/>
          <w:bCs/>
          <w:sz w:val="23"/>
          <w:szCs w:val="23"/>
        </w:rPr>
        <w:t>Samodzielny Publiczny Szpital Kliniczny im. prof. Adama Grucy CMKP</w:t>
      </w:r>
      <w:r>
        <w:rPr>
          <w:rFonts w:asciiTheme="minorHAnsi" w:hAnsiTheme="minorHAnsi"/>
          <w:sz w:val="23"/>
          <w:szCs w:val="23"/>
        </w:rPr>
        <w:t xml:space="preserve"> oraz firma LimaCorporate S.p.A. (33038 Villanova di San Daniele (UD) — Via Nazionale 52, Włochy), która sponsoruje badanie, są kontrolerami danych w zakresie swoich kompetencji zgodnie z obowiązkami przewidzianymi w stosownych przepisach.</w:t>
      </w:r>
    </w:p>
    <w:p w14:paraId="3F65D058" w14:textId="77777777" w:rsidR="000C6E05" w:rsidRPr="000C6E05" w:rsidRDefault="000C6E05" w:rsidP="000C6E05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Pana/Pani dane osobowe będą przetwarzane zgodnie z rozporządzeniem o ochronie danych osobowych 2016/679 z 27 kwietnia 2016 r. (RODO) oraz zgodnie z zasadami dotyczącymi danych, określonymi w międzynarodowych przepisach o ochronie danych osobowych, a także zgodnie z ogólnymi przepisami dotyczącymi ochrony danych. </w:t>
      </w:r>
    </w:p>
    <w:p w14:paraId="0E5323F5" w14:textId="2F6EF5FA" w:rsidR="000C6E05" w:rsidRDefault="000C6E05" w:rsidP="000C6E05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razie chęci uzyskania informacji na temat przetwarzania danych osobowych należy skontaktować się z Dariuszem Skowerą, </w:t>
      </w:r>
      <w:hyperlink r:id="rId14" w:history="1">
        <w:r>
          <w:rPr>
            <w:rStyle w:val="Collegamentoipertestuale"/>
            <w:rFonts w:asciiTheme="minorHAnsi" w:hAnsiTheme="minorHAnsi"/>
            <w:sz w:val="23"/>
            <w:szCs w:val="23"/>
          </w:rPr>
          <w:t>iod@spskgruca.pl</w:t>
        </w:r>
      </w:hyperlink>
      <w:r>
        <w:rPr>
          <w:rFonts w:asciiTheme="minorHAnsi" w:hAnsiTheme="minorHAnsi"/>
          <w:sz w:val="23"/>
          <w:szCs w:val="23"/>
        </w:rPr>
        <w:t xml:space="preserve"> lub wysłać wiadomość na adres: sekretariat@spskgruca.pl (specjalista ds. ochrony danych w szpitalu) w </w:t>
      </w:r>
      <w:r>
        <w:rPr>
          <w:rFonts w:asciiTheme="minorHAnsi" w:hAnsiTheme="minorHAnsi"/>
          <w:bCs/>
          <w:sz w:val="23"/>
          <w:szCs w:val="23"/>
        </w:rPr>
        <w:t>Samodzielnym Publicznym Szpitalu Klinicznym im.prof. Adama Grucy CMKP</w:t>
      </w:r>
      <w:r>
        <w:rPr>
          <w:rFonts w:asciiTheme="minorHAnsi" w:hAnsiTheme="minorHAnsi"/>
          <w:sz w:val="23"/>
          <w:szCs w:val="23"/>
        </w:rPr>
        <w:t xml:space="preserve"> lub specjalistą ds. ochrony danych w firmie sponsora, Eleną Bianchi, pod adresem e-mail </w:t>
      </w:r>
      <w:ins w:id="29" w:author="Domizia Baldassi" w:date="2024-11-15T12:59:00Z" w16du:dateUtc="2024-11-15T11:59:00Z">
        <w:r w:rsidR="0088731E">
          <w:rPr>
            <w:rFonts w:asciiTheme="minorHAnsi" w:hAnsiTheme="minorHAnsi"/>
            <w:sz w:val="23"/>
            <w:szCs w:val="23"/>
          </w:rPr>
          <w:fldChar w:fldCharType="begin"/>
        </w:r>
        <w:r w:rsidR="0088731E">
          <w:rPr>
            <w:rFonts w:asciiTheme="minorHAnsi" w:hAnsiTheme="minorHAnsi"/>
            <w:sz w:val="23"/>
            <w:szCs w:val="23"/>
          </w:rPr>
          <w:instrText>HYPERLINK "mailto:</w:instrText>
        </w:r>
      </w:ins>
      <w:r w:rsidR="0088731E" w:rsidRPr="0088731E">
        <w:rPr>
          <w:rFonts w:asciiTheme="minorHAnsi" w:hAnsiTheme="minorHAnsi"/>
          <w:sz w:val="23"/>
          <w:szCs w:val="23"/>
          <w:rPrChange w:id="30" w:author="Domizia Baldassi" w:date="2024-11-15T12:59:00Z" w16du:dateUtc="2024-11-15T11:59:00Z">
            <w:rPr>
              <w:rStyle w:val="Collegamentoipertestuale"/>
              <w:rFonts w:asciiTheme="minorHAnsi" w:hAnsiTheme="minorHAnsi"/>
              <w:sz w:val="23"/>
              <w:szCs w:val="23"/>
            </w:rPr>
          </w:rPrChange>
        </w:rPr>
        <w:instrText>dpo@</w:instrText>
      </w:r>
      <w:ins w:id="31" w:author="Domizia Baldassi" w:date="2024-11-15T12:59:00Z" w16du:dateUtc="2024-11-15T11:59:00Z">
        <w:r w:rsidR="0088731E" w:rsidRPr="0088731E">
          <w:rPr>
            <w:rFonts w:asciiTheme="minorHAnsi" w:hAnsiTheme="minorHAnsi"/>
            <w:sz w:val="23"/>
            <w:szCs w:val="23"/>
            <w:rPrChange w:id="32" w:author="Domizia Baldassi" w:date="2024-11-15T12:59:00Z" w16du:dateUtc="2024-11-15T11:59:00Z">
              <w:rPr>
                <w:rStyle w:val="Collegamentoipertestuale"/>
                <w:rFonts w:asciiTheme="minorHAnsi" w:hAnsiTheme="minorHAnsi"/>
                <w:sz w:val="23"/>
                <w:szCs w:val="23"/>
              </w:rPr>
            </w:rPrChange>
          </w:rPr>
          <w:instrText>enovis</w:instrText>
        </w:r>
      </w:ins>
      <w:r w:rsidR="0088731E" w:rsidRPr="0088731E">
        <w:rPr>
          <w:rFonts w:asciiTheme="minorHAnsi" w:hAnsiTheme="minorHAnsi"/>
          <w:sz w:val="23"/>
          <w:szCs w:val="23"/>
          <w:rPrChange w:id="33" w:author="Domizia Baldassi" w:date="2024-11-15T12:59:00Z" w16du:dateUtc="2024-11-15T11:59:00Z">
            <w:rPr>
              <w:rStyle w:val="Collegamentoipertestuale"/>
              <w:rFonts w:asciiTheme="minorHAnsi" w:hAnsiTheme="minorHAnsi"/>
              <w:sz w:val="23"/>
              <w:szCs w:val="23"/>
            </w:rPr>
          </w:rPrChange>
        </w:rPr>
        <w:instrText>.com</w:instrText>
      </w:r>
      <w:ins w:id="34" w:author="Domizia Baldassi" w:date="2024-11-15T12:59:00Z" w16du:dateUtc="2024-11-15T11:59:00Z">
        <w:r w:rsidR="0088731E">
          <w:rPr>
            <w:rFonts w:asciiTheme="minorHAnsi" w:hAnsiTheme="minorHAnsi"/>
            <w:sz w:val="23"/>
            <w:szCs w:val="23"/>
          </w:rPr>
          <w:instrText>"</w:instrText>
        </w:r>
        <w:r w:rsidR="0088731E">
          <w:rPr>
            <w:rFonts w:asciiTheme="minorHAnsi" w:hAnsiTheme="minorHAnsi"/>
            <w:sz w:val="23"/>
            <w:szCs w:val="23"/>
          </w:rPr>
          <w:fldChar w:fldCharType="separate"/>
        </w:r>
      </w:ins>
      <w:r w:rsidR="0088731E" w:rsidRPr="0088731E">
        <w:rPr>
          <w:rStyle w:val="Collegamentoipertestuale"/>
          <w:rFonts w:asciiTheme="minorHAnsi" w:hAnsiTheme="minorHAnsi"/>
          <w:sz w:val="23"/>
          <w:szCs w:val="23"/>
        </w:rPr>
        <w:t>dpo@</w:t>
      </w:r>
      <w:del w:id="35" w:author="Domizia Baldassi" w:date="2024-11-15T12:59:00Z" w16du:dateUtc="2024-11-15T11:59:00Z">
        <w:r w:rsidR="0088731E" w:rsidRPr="0088731E" w:rsidDel="0088731E">
          <w:rPr>
            <w:rStyle w:val="Collegamentoipertestuale"/>
            <w:rFonts w:asciiTheme="minorHAnsi" w:hAnsiTheme="minorHAnsi"/>
            <w:sz w:val="23"/>
            <w:szCs w:val="23"/>
          </w:rPr>
          <w:delText>limacorporate</w:delText>
        </w:r>
      </w:del>
      <w:ins w:id="36" w:author="Domizia Baldassi" w:date="2024-11-15T12:59:00Z" w16du:dateUtc="2024-11-15T11:59:00Z">
        <w:r w:rsidR="0088731E" w:rsidRPr="0088731E">
          <w:rPr>
            <w:rStyle w:val="Collegamentoipertestuale"/>
            <w:rFonts w:asciiTheme="minorHAnsi" w:hAnsiTheme="minorHAnsi"/>
            <w:sz w:val="23"/>
            <w:szCs w:val="23"/>
          </w:rPr>
          <w:t>enovis</w:t>
        </w:r>
      </w:ins>
      <w:r w:rsidR="0088731E" w:rsidRPr="0088731E">
        <w:rPr>
          <w:rStyle w:val="Collegamentoipertestuale"/>
          <w:rFonts w:asciiTheme="minorHAnsi" w:hAnsiTheme="minorHAnsi"/>
          <w:sz w:val="23"/>
          <w:szCs w:val="23"/>
        </w:rPr>
        <w:t>.com</w:t>
      </w:r>
      <w:ins w:id="37" w:author="Domizia Baldassi" w:date="2024-11-15T12:59:00Z" w16du:dateUtc="2024-11-15T11:59:00Z">
        <w:r w:rsidR="0088731E">
          <w:rPr>
            <w:rFonts w:asciiTheme="minorHAnsi" w:hAnsiTheme="minorHAnsi"/>
            <w:sz w:val="23"/>
            <w:szCs w:val="23"/>
          </w:rPr>
          <w:fldChar w:fldCharType="end"/>
        </w:r>
      </w:ins>
      <w:r>
        <w:rPr>
          <w:rFonts w:asciiTheme="minorHAnsi" w:hAnsiTheme="minorHAnsi"/>
          <w:sz w:val="23"/>
          <w:szCs w:val="23"/>
        </w:rPr>
        <w:t>.</w:t>
      </w:r>
    </w:p>
    <w:p w14:paraId="147A1618" w14:textId="197558CA" w:rsidR="003F4BBC" w:rsidRPr="003F4BBC" w:rsidRDefault="003F4BBC" w:rsidP="003F4BBC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kontekście tego badania dane będą przechowywane i przekazywane sponsorowi. Wszystkie informacje zebrane na Pana/Pani temat w trakcie badania i informacje, które zostaną przekazane poza szpital będą traktowane ściśle poufnie. Dane zostaną poddane pseudonimizacji (imię i nazwisko, adres lub inne informacje umożliwiając identyfikację zostaną zastąpione kodem identyfikacyjnym), dzięki czemu rozpoznanie Pana/Pani nie będzie dłużej możliwe. Tabela, w której kod jest powiązany z Pana/Pani imieniem i nazwiskiem będzie przechowywana przez głównego badacza w szpitalu, w którym jest prowadzone badanie. Główny badacz i upoważnieni członkowie personelu badawczego będą znali Pana/Pani tożsamość. Ponadto Pana/Pani dokumentacja medyczna i dane zgromadzone w trakcie badania mogą być przeglądane przez osoby z organów rejestrujących lub pracowników sponsora w zakresie istotnym w kontekście Pana/Pani udziału w tym badaniu. </w:t>
      </w:r>
    </w:p>
    <w:p w14:paraId="2AAE4660" w14:textId="77777777" w:rsidR="003F4BBC" w:rsidRPr="003F4BBC" w:rsidRDefault="003F4BBC" w:rsidP="003F4BBC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Zakodowane dane osobowe zgromadzone w ramach tego badania mogą być przekazywane i przetwarzane przez upoważnionych odbiorców poza Europą, gdzie nie obowiązuje europejskie rozporządzenie RODO lub standardy dotyczące ochrony prywatności są mniej ścisłe niż w UE (np. USA) w celach związanych z analizą i weryfikacją danych (np. analiza statystyczna, ocena radiograficzna itd.) lub na żądanie organów rejestrujących. W przypadku przetwarzania danych poza Europą zakodowane dane osobowe będą odpowiednio chronione.</w:t>
      </w:r>
    </w:p>
    <w:p w14:paraId="7E69AC80" w14:textId="5CAF9850" w:rsidR="000C6E05" w:rsidRDefault="000C6E05" w:rsidP="00B258CC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57731F50" w14:textId="4C1AD0DE" w:rsidR="00E40044" w:rsidRPr="00CB3F59" w:rsidRDefault="00E40044" w:rsidP="00B258CC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/>
          <w:b/>
          <w:bCs/>
        </w:rPr>
        <w:t>Rodzaj przetwarzanych danych</w:t>
      </w:r>
    </w:p>
    <w:p w14:paraId="078AB4D7" w14:textId="2DE7F287" w:rsidR="00E40044" w:rsidRPr="00E40044" w:rsidRDefault="00E40044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Lekarz, który wprowadzi Pana/Panią do udziału w badaniu, oznaczy Pana/Panią za pomocą kodu: dane na Pana/Pani temat zgromadzone w trakcie badania, z wyjątkiem imienia i nazwiska, zostaną przesłane do firmy LimaCorporate, będą rejestrowane, przetwarzane i przechowywane razem z tym kodem, rokiem urodzenia, informacjami o płci, masie ciała i wzroście, oraz wszystkimi informacjami dotyczącymi Pana/Pani stanu zdrowia, jak określono powyżej w formularzu świadomej zgody</w:t>
      </w:r>
    </w:p>
    <w:p w14:paraId="6F4844F0" w14:textId="77777777" w:rsidR="00E40044" w:rsidRPr="00E40044" w:rsidRDefault="00E40044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na udział w badaniu, który został Panu/Pani dostarczony. Wyłącznie lekarz odpowiedzialny za prowadzenie badania</w:t>
      </w:r>
    </w:p>
    <w:p w14:paraId="4289AB2A" w14:textId="6D7C5783" w:rsidR="00E40044" w:rsidRPr="00E40044" w:rsidRDefault="00E40044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i upoważnione przez niego osoby w szpitalu, w którym prowadzone jest to badanie będą mogły powiązać ten</w:t>
      </w:r>
    </w:p>
    <w:p w14:paraId="79E12694" w14:textId="2F08CFEA" w:rsidR="00E40044" w:rsidRDefault="00E40044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lastRenderedPageBreak/>
        <w:t>kod z Pana/Pani imieniem i nazwiskiem.</w:t>
      </w:r>
    </w:p>
    <w:p w14:paraId="14364DB4" w14:textId="209BD4DC" w:rsidR="00A17E4A" w:rsidRPr="00A17E4A" w:rsidRDefault="0081050A" w:rsidP="00A17E4A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dane będą przetwarzane w następujących celach:</w:t>
      </w:r>
    </w:p>
    <w:p w14:paraId="481EBED7" w14:textId="471AF806" w:rsidR="00A17E4A" w:rsidRPr="00A17E4A" w:rsidRDefault="00A17E4A" w:rsidP="00A17E4A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– zapewnienie prawidłowego i kompletnego przeprowadzenia badania oraz powiązanych czynności naukowych i statystycznych</w:t>
      </w:r>
    </w:p>
    <w:p w14:paraId="001D0C2B" w14:textId="5B91E83F" w:rsidR="00A17E4A" w:rsidRDefault="00A17E4A" w:rsidP="00A17E4A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– zapewnienie obowiązków związanych z nadzorem, zgodnie z przepisami</w:t>
      </w:r>
    </w:p>
    <w:p w14:paraId="742DFA01" w14:textId="77777777" w:rsidR="009C4CFD" w:rsidRDefault="009C4CFD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7090A538" w14:textId="3745A44B" w:rsidR="00650293" w:rsidRPr="00F12154" w:rsidRDefault="00650293" w:rsidP="00E40044">
      <w:pPr>
        <w:spacing w:line="276" w:lineRule="auto"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>
        <w:rPr>
          <w:rFonts w:asciiTheme="minorHAnsi" w:hAnsiTheme="minorHAnsi"/>
          <w:b/>
          <w:bCs/>
          <w:sz w:val="23"/>
          <w:szCs w:val="23"/>
        </w:rPr>
        <w:t>Metoda przetwarzania</w:t>
      </w:r>
    </w:p>
    <w:p w14:paraId="33308171" w14:textId="3A651462" w:rsidR="00650293" w:rsidRDefault="00650293" w:rsidP="00E40044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Dane przetwarzane z użyciem narzędzi elektronicznych, zostaną ujawnione wyłącznie w postaci anonimowej i zbiorczej, np. w publikacjach naukowych, opracowaniach statystycznych i na konferencjach naukowych. Zgodnie z przepisami dotyczącymi badań klinicznych personel sponsora lub firmy zewnętrzne odpowiedzialne za monitorowanie i weryfikację badania w imieniu sponsora, komisja bioetyczna, krajowe i zagraniczne organy ds. ochrony zdrowia mogą poznać Pana/Pani dane, zawarte również w oryginale Pana/Pani dokumentacji klinicznej, w sposób gwarantujący poufność Pana/Pani tożsamości.</w:t>
      </w:r>
    </w:p>
    <w:p w14:paraId="52CBC712" w14:textId="3857DE59" w:rsidR="001408C9" w:rsidRDefault="001408C9" w:rsidP="001408C9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Pana/Pani pseudonimizowane dane będą przechowywane przez okres 15 lat od zakończenia badania w firmie LimaCorporate S.p.A. (33038 Villanova di San Daniele (UD) — Via Nazionale 52, Włochy).</w:t>
      </w:r>
    </w:p>
    <w:p w14:paraId="7AB9FE09" w14:textId="70A9DBB0" w:rsidR="009C4CFD" w:rsidRDefault="009C4CFD" w:rsidP="009C4CFD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Ponadto przed wyrażeniem zgody, jeśli</w:t>
      </w:r>
      <w:r>
        <w:rPr>
          <w:rFonts w:ascii="Calibri" w:hAnsi="Calibri"/>
          <w:color w:val="000000"/>
          <w:sz w:val="23"/>
          <w:szCs w:val="23"/>
        </w:rPr>
        <w:t xml:space="preserve">wyrazi Pan/Pani zgodę na wtórne wykorzystanie zgromadzonych danych do dalszych badań, jak opisano w punkcie „Wtórne wykorzystanie danych”, </w:t>
      </w:r>
      <w:r>
        <w:rPr>
          <w:rFonts w:asciiTheme="minorHAnsi" w:hAnsiTheme="minorHAnsi"/>
          <w:sz w:val="23"/>
          <w:szCs w:val="23"/>
        </w:rPr>
        <w:t xml:space="preserve">która w żadnym wypadku nie wpływa na Pana/Pani udział w tym badaniu, Pana/Pani dane będą mogły być wykorzystywane przez firmę LimaCorporate </w:t>
      </w:r>
      <w:r>
        <w:rPr>
          <w:rFonts w:ascii="Calibri" w:hAnsi="Calibri"/>
          <w:color w:val="000000"/>
          <w:sz w:val="23"/>
          <w:szCs w:val="23"/>
        </w:rPr>
        <w:t>do dalszych badań prowadzonych w przyszłości w celu udoskonalenia i lepszego poznania wyrobu medycznego lub opracowania nowych metod leczenia chorób takich jak Pana/Pani choroba, przygotowania konferencji medycznych oraz szkoleń dla lekarzy i innego personelu medycznego.</w:t>
      </w:r>
    </w:p>
    <w:p w14:paraId="3F5DE327" w14:textId="0FE01E85" w:rsidR="0082503F" w:rsidRPr="00C261BD" w:rsidRDefault="0082503F" w:rsidP="009C4CFD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  <w:lang w:eastAsia="it-IT"/>
        </w:rPr>
      </w:pPr>
    </w:p>
    <w:p w14:paraId="23FF9582" w14:textId="161246B7" w:rsidR="0082503F" w:rsidRPr="00095A2D" w:rsidRDefault="0082503F" w:rsidP="009C4CFD">
      <w:pPr>
        <w:pStyle w:val="Testocommento"/>
        <w:spacing w:line="276" w:lineRule="auto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hAnsi="Calibri"/>
          <w:b/>
          <w:bCs/>
          <w:color w:val="000000"/>
          <w:sz w:val="23"/>
          <w:szCs w:val="23"/>
        </w:rPr>
        <w:t>Prawa</w:t>
      </w:r>
    </w:p>
    <w:p w14:paraId="562FA243" w14:textId="6112ACD4" w:rsidR="0082503F" w:rsidRPr="009C4CFD" w:rsidRDefault="0082503F" w:rsidP="009C4CFD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hAnsi="Calibri"/>
          <w:color w:val="000000"/>
          <w:sz w:val="23"/>
          <w:szCs w:val="23"/>
        </w:rPr>
        <w:t>Może Pan/Pani skorzystać z przysługujących Panu/Pani praw zgodnie z art. 16, 18, 20 Europejskiego Rozporządzenia 679/2016 (</w:t>
      </w:r>
      <w:r>
        <w:rPr>
          <w:rFonts w:asciiTheme="minorHAnsi" w:hAnsiTheme="minorHAnsi"/>
          <w:sz w:val="23"/>
          <w:szCs w:val="23"/>
        </w:rPr>
        <w:t xml:space="preserve">RODO), </w:t>
      </w:r>
      <w:r>
        <w:rPr>
          <w:rFonts w:ascii="Calibri" w:hAnsi="Calibri"/>
          <w:color w:val="000000"/>
          <w:sz w:val="23"/>
          <w:szCs w:val="23"/>
        </w:rPr>
        <w:t>tj. prawa do dostępu do danych osobowych, ich poprawiania, wyrażenia sprzeciwu wobec ich wykorzystywania z przyczyn dozwolonych oraz ich przekazywania, kontaktując się bezpośrednio z lekarzem prowadzącym badanie w szpitalu</w:t>
      </w:r>
    </w:p>
    <w:p w14:paraId="6CAB4A44" w14:textId="77777777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/>
          <w:sz w:val="23"/>
          <w:szCs w:val="23"/>
        </w:rPr>
      </w:pPr>
      <w:r>
        <w:rPr>
          <w:rFonts w:asciiTheme="minorHAnsi" w:hAnsiTheme="minorHAnsi"/>
          <w:b/>
          <w:sz w:val="23"/>
          <w:szCs w:val="23"/>
        </w:rPr>
        <w:t>Dr Jerzy Białecki</w:t>
      </w:r>
    </w:p>
    <w:p w14:paraId="024CFE74" w14:textId="089FA555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Nr telefonu: 0048602378640</w:t>
      </w:r>
    </w:p>
    <w:p w14:paraId="5ECA6368" w14:textId="77777777" w:rsidR="000B6C8C" w:rsidRPr="00C24D33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 w:rsidRPr="00C24D33">
        <w:rPr>
          <w:rFonts w:asciiTheme="minorHAnsi" w:hAnsiTheme="minorHAnsi"/>
          <w:bCs/>
          <w:sz w:val="23"/>
          <w:szCs w:val="23"/>
        </w:rPr>
        <w:t>Adres e-mail:</w:t>
      </w:r>
      <w:r w:rsidRPr="00C24D33">
        <w:t xml:space="preserve"> </w:t>
      </w:r>
      <w:hyperlink r:id="rId15" w:history="1">
        <w:r w:rsidRPr="00C24D33">
          <w:rPr>
            <w:rStyle w:val="Collegamentoipertestuale"/>
            <w:rFonts w:asciiTheme="minorHAnsi" w:hAnsiTheme="minorHAnsi"/>
            <w:bCs/>
            <w:sz w:val="23"/>
            <w:szCs w:val="23"/>
          </w:rPr>
          <w:t>jerzybialecki@pro.onet.pl</w:t>
        </w:r>
      </w:hyperlink>
    </w:p>
    <w:p w14:paraId="155480A0" w14:textId="7FE2431C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Szpital: Samodzielny Publiczny Szpital Kliniczny im. prof. Adama Grucy CMKP</w:t>
      </w:r>
    </w:p>
    <w:p w14:paraId="65D73D8F" w14:textId="77777777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Adres: Księdza Stanisława Konarskiego 13</w:t>
      </w:r>
    </w:p>
    <w:p w14:paraId="0D618313" w14:textId="77777777" w:rsidR="000B6C8C" w:rsidRPr="00311F21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>Miejscowość: 05-400 Otwock</w:t>
      </w:r>
    </w:p>
    <w:p w14:paraId="70EE277F" w14:textId="77777777" w:rsidR="000B6C8C" w:rsidRDefault="000B6C8C" w:rsidP="000B6C8C">
      <w:pPr>
        <w:spacing w:line="276" w:lineRule="auto"/>
        <w:jc w:val="both"/>
        <w:rPr>
          <w:rFonts w:asciiTheme="minorHAnsi" w:hAnsiTheme="minorHAnsi" w:cs="Calibri"/>
          <w:bCs/>
          <w:sz w:val="23"/>
          <w:szCs w:val="23"/>
        </w:rPr>
      </w:pPr>
      <w:r>
        <w:rPr>
          <w:rFonts w:asciiTheme="minorHAnsi" w:hAnsiTheme="minorHAnsi"/>
          <w:bCs/>
          <w:sz w:val="23"/>
          <w:szCs w:val="23"/>
        </w:rPr>
        <w:t xml:space="preserve">Kraj: Polska </w:t>
      </w:r>
    </w:p>
    <w:p w14:paraId="20E0438B" w14:textId="7B6E2ACB" w:rsidR="00650293" w:rsidRDefault="00650293" w:rsidP="009C4CFD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503EC9B1" w14:textId="2C014CB9" w:rsidR="000B6C8C" w:rsidRDefault="000B6C8C" w:rsidP="000B6C8C">
      <w:pPr>
        <w:spacing w:line="276" w:lineRule="auto"/>
        <w:jc w:val="both"/>
        <w:rPr>
          <w:rFonts w:asciiTheme="minorHAnsi" w:hAnsiTheme="minorHAnsi" w:cs="Calibr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lub ze sponsorem badania (w tym przypadku należy podać kod pacjenta) pod adresem </w:t>
      </w:r>
      <w:ins w:id="38" w:author="Domizia Baldassi" w:date="2024-11-15T12:59:00Z" w16du:dateUtc="2024-11-15T11:59:00Z">
        <w:r w:rsidR="000232A0">
          <w:rPr>
            <w:rFonts w:asciiTheme="minorHAnsi" w:hAnsiTheme="minorHAnsi"/>
            <w:sz w:val="23"/>
            <w:szCs w:val="23"/>
          </w:rPr>
          <w:fldChar w:fldCharType="begin"/>
        </w:r>
        <w:r w:rsidR="000232A0">
          <w:rPr>
            <w:rFonts w:asciiTheme="minorHAnsi" w:hAnsiTheme="minorHAnsi"/>
            <w:sz w:val="23"/>
            <w:szCs w:val="23"/>
          </w:rPr>
          <w:instrText>HYPERLINK "mailto:</w:instrText>
        </w:r>
      </w:ins>
      <w:r w:rsidR="000232A0" w:rsidRPr="000232A0">
        <w:rPr>
          <w:rFonts w:asciiTheme="minorHAnsi" w:hAnsiTheme="minorHAnsi"/>
          <w:sz w:val="23"/>
          <w:szCs w:val="23"/>
          <w:rPrChange w:id="39" w:author="Domizia Baldassi" w:date="2024-11-15T12:59:00Z" w16du:dateUtc="2024-11-15T11:59:00Z">
            <w:rPr>
              <w:rStyle w:val="Collegamentoipertestuale"/>
              <w:rFonts w:asciiTheme="minorHAnsi" w:hAnsiTheme="minorHAnsi"/>
              <w:sz w:val="23"/>
              <w:szCs w:val="23"/>
            </w:rPr>
          </w:rPrChange>
        </w:rPr>
        <w:instrText>dpo@</w:instrText>
      </w:r>
      <w:ins w:id="40" w:author="Domizia Baldassi" w:date="2024-11-15T12:59:00Z" w16du:dateUtc="2024-11-15T11:59:00Z">
        <w:r w:rsidR="000232A0" w:rsidRPr="000232A0">
          <w:rPr>
            <w:rFonts w:asciiTheme="minorHAnsi" w:hAnsiTheme="minorHAnsi"/>
            <w:sz w:val="23"/>
            <w:szCs w:val="23"/>
            <w:rPrChange w:id="41" w:author="Domizia Baldassi" w:date="2024-11-15T12:59:00Z" w16du:dateUtc="2024-11-15T11:59:00Z">
              <w:rPr>
                <w:rStyle w:val="Collegamentoipertestuale"/>
                <w:rFonts w:asciiTheme="minorHAnsi" w:hAnsiTheme="minorHAnsi"/>
                <w:sz w:val="23"/>
                <w:szCs w:val="23"/>
              </w:rPr>
            </w:rPrChange>
          </w:rPr>
          <w:instrText>enovis</w:instrText>
        </w:r>
      </w:ins>
      <w:r w:rsidR="000232A0" w:rsidRPr="000232A0">
        <w:rPr>
          <w:rFonts w:asciiTheme="minorHAnsi" w:hAnsiTheme="minorHAnsi"/>
          <w:sz w:val="23"/>
          <w:szCs w:val="23"/>
          <w:rPrChange w:id="42" w:author="Domizia Baldassi" w:date="2024-11-15T12:59:00Z" w16du:dateUtc="2024-11-15T11:59:00Z">
            <w:rPr>
              <w:rStyle w:val="Collegamentoipertestuale"/>
              <w:rFonts w:asciiTheme="minorHAnsi" w:hAnsiTheme="minorHAnsi"/>
              <w:sz w:val="23"/>
              <w:szCs w:val="23"/>
            </w:rPr>
          </w:rPrChange>
        </w:rPr>
        <w:instrText>.com</w:instrText>
      </w:r>
      <w:ins w:id="43" w:author="Domizia Baldassi" w:date="2024-11-15T12:59:00Z" w16du:dateUtc="2024-11-15T11:59:00Z">
        <w:r w:rsidR="000232A0">
          <w:rPr>
            <w:rFonts w:asciiTheme="minorHAnsi" w:hAnsiTheme="minorHAnsi"/>
            <w:sz w:val="23"/>
            <w:szCs w:val="23"/>
          </w:rPr>
          <w:instrText>"</w:instrText>
        </w:r>
        <w:r w:rsidR="000232A0">
          <w:rPr>
            <w:rFonts w:asciiTheme="minorHAnsi" w:hAnsiTheme="minorHAnsi"/>
            <w:sz w:val="23"/>
            <w:szCs w:val="23"/>
          </w:rPr>
          <w:fldChar w:fldCharType="separate"/>
        </w:r>
      </w:ins>
      <w:r w:rsidR="000232A0" w:rsidRPr="000232A0">
        <w:rPr>
          <w:rStyle w:val="Collegamentoipertestuale"/>
          <w:rFonts w:asciiTheme="minorHAnsi" w:hAnsiTheme="minorHAnsi"/>
          <w:sz w:val="23"/>
          <w:szCs w:val="23"/>
        </w:rPr>
        <w:t>dpo@</w:t>
      </w:r>
      <w:del w:id="44" w:author="Domizia Baldassi" w:date="2024-11-15T12:59:00Z" w16du:dateUtc="2024-11-15T11:59:00Z">
        <w:r w:rsidR="000232A0" w:rsidRPr="000232A0" w:rsidDel="000232A0">
          <w:rPr>
            <w:rStyle w:val="Collegamentoipertestuale"/>
            <w:rFonts w:asciiTheme="minorHAnsi" w:hAnsiTheme="minorHAnsi"/>
            <w:sz w:val="23"/>
            <w:szCs w:val="23"/>
          </w:rPr>
          <w:delText>limacorporate</w:delText>
        </w:r>
      </w:del>
      <w:ins w:id="45" w:author="Domizia Baldassi" w:date="2024-11-15T12:59:00Z" w16du:dateUtc="2024-11-15T11:59:00Z">
        <w:r w:rsidR="000232A0" w:rsidRPr="000232A0">
          <w:rPr>
            <w:rStyle w:val="Collegamentoipertestuale"/>
            <w:rFonts w:asciiTheme="minorHAnsi" w:hAnsiTheme="minorHAnsi"/>
            <w:sz w:val="23"/>
            <w:szCs w:val="23"/>
          </w:rPr>
          <w:t>enovis</w:t>
        </w:r>
      </w:ins>
      <w:r w:rsidR="000232A0" w:rsidRPr="000232A0">
        <w:rPr>
          <w:rStyle w:val="Collegamentoipertestuale"/>
          <w:rFonts w:asciiTheme="minorHAnsi" w:hAnsiTheme="minorHAnsi"/>
          <w:sz w:val="23"/>
          <w:szCs w:val="23"/>
        </w:rPr>
        <w:t>.com</w:t>
      </w:r>
      <w:ins w:id="46" w:author="Domizia Baldassi" w:date="2024-11-15T12:59:00Z" w16du:dateUtc="2024-11-15T11:59:00Z">
        <w:r w:rsidR="000232A0">
          <w:rPr>
            <w:rFonts w:asciiTheme="minorHAnsi" w:hAnsiTheme="minorHAnsi"/>
            <w:sz w:val="23"/>
            <w:szCs w:val="23"/>
          </w:rPr>
          <w:fldChar w:fldCharType="end"/>
        </w:r>
      </w:ins>
      <w:r>
        <w:rPr>
          <w:rFonts w:asciiTheme="minorHAnsi" w:hAnsiTheme="minorHAnsi"/>
          <w:sz w:val="23"/>
          <w:szCs w:val="23"/>
        </w:rPr>
        <w:t>.</w:t>
      </w:r>
    </w:p>
    <w:p w14:paraId="4C6CB118" w14:textId="13CC7780" w:rsidR="000B6C8C" w:rsidRDefault="000B6C8C" w:rsidP="009C4CFD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26112811" w14:textId="76E771AD" w:rsidR="000B6C8C" w:rsidRDefault="000B6C8C" w:rsidP="009C4CFD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 xml:space="preserve">W przypadku skarg można skontaktować się z organem odpowiedzialnym za ochronę danych osobowych (dane do kontaktu są dostępne na stronie internetowej </w:t>
      </w:r>
      <w:hyperlink r:id="rId16" w:history="1">
        <w:r>
          <w:rPr>
            <w:rStyle w:val="Collegamentoipertestuale"/>
            <w:rFonts w:asciiTheme="minorHAnsi" w:hAnsiTheme="minorHAnsi"/>
            <w:sz w:val="23"/>
            <w:szCs w:val="23"/>
          </w:rPr>
          <w:t>www.uodo.gov.pl</w:t>
        </w:r>
      </w:hyperlink>
      <w:r>
        <w:rPr>
          <w:rFonts w:asciiTheme="minorHAnsi" w:hAnsiTheme="minorHAnsi"/>
          <w:sz w:val="23"/>
          <w:szCs w:val="23"/>
        </w:rPr>
        <w:t xml:space="preserve">): z Urzędem ds. Ochrony </w:t>
      </w:r>
      <w:r>
        <w:rPr>
          <w:rFonts w:asciiTheme="minorHAnsi" w:hAnsiTheme="minorHAnsi"/>
          <w:sz w:val="23"/>
          <w:szCs w:val="23"/>
        </w:rPr>
        <w:lastRenderedPageBreak/>
        <w:t xml:space="preserve">Danych Osobowych można skontaktować się pod numerem telefonu 606-950-000 lub adresem e-mail </w:t>
      </w:r>
      <w:hyperlink r:id="rId17" w:history="1">
        <w:r>
          <w:rPr>
            <w:rStyle w:val="Collegamentoipertestuale"/>
            <w:rFonts w:asciiTheme="minorHAnsi" w:hAnsiTheme="minorHAnsi"/>
            <w:sz w:val="23"/>
            <w:szCs w:val="23"/>
          </w:rPr>
          <w:t>kancelaria@uodo.gov.pl</w:t>
        </w:r>
      </w:hyperlink>
    </w:p>
    <w:p w14:paraId="6F1055BE" w14:textId="77777777" w:rsidR="00EF171A" w:rsidRDefault="00EF171A" w:rsidP="009C4CFD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05BC9D4D" w14:textId="27551A8D" w:rsidR="00650293" w:rsidRDefault="00B65390" w:rsidP="00B65390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Ma Pan/Pani prawo do rezygnacji z udziału w badaniu w dowolnym momencie bez podawania przyczyny oraz do wycofania zgody na przetwarzanie danych. Ponadto żadne dodatkowe dane na Pana/Pani temat nie będą gromadzone, z wyjątkiem danych już zgromadzonych, w celu ustalenia wyników badania.</w:t>
      </w:r>
    </w:p>
    <w:p w14:paraId="06E86952" w14:textId="1D1D16F4" w:rsidR="00617A78" w:rsidRDefault="00617A78" w:rsidP="00B65390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00064FE8" w14:textId="0D3432C7" w:rsidR="00617A78" w:rsidRDefault="00617A78" w:rsidP="00B65390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268CB850" w14:textId="7F87A926" w:rsidR="00617A78" w:rsidRDefault="00617A78" w:rsidP="00B65390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36609E17" w14:textId="1E91904E" w:rsidR="00617A78" w:rsidRPr="00617A78" w:rsidRDefault="00617A78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Podpisując ten formularz, jestem świadomy(-a) przetwarzania moich danych osobowych i ich przekazywania do krajów w Unii Europejskiej i poza nią, a także przesyłania ich do wspomnianych powyżej podmiotów,</w:t>
      </w:r>
    </w:p>
    <w:p w14:paraId="66BF74DD" w14:textId="37CFDBD3" w:rsidR="00617A78" w:rsidRDefault="00617A78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  <w:r>
        <w:rPr>
          <w:rFonts w:asciiTheme="minorHAnsi" w:hAnsiTheme="minorHAnsi"/>
          <w:sz w:val="23"/>
          <w:szCs w:val="23"/>
        </w:rPr>
        <w:t>do celów związanych z tym badaniem naukowym w granicach i w sposób wskazany w powyższych informacjach, które otrzymałem(-am) w tym dokumencie (Informacja o poufności w kontekście przetwarzania danych).</w:t>
      </w:r>
    </w:p>
    <w:p w14:paraId="3C310C4A" w14:textId="40B1362B" w:rsidR="00AD3EA1" w:rsidRDefault="00AD3EA1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6977EDCE" w14:textId="38EADE0A" w:rsidR="00AD3EA1" w:rsidRDefault="00AD3EA1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2554F62F" w14:textId="77777777" w:rsidR="00AD3EA1" w:rsidRDefault="00AD3EA1" w:rsidP="00617A78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AD3EA1" w14:paraId="6361C77A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72D56B0D" w14:textId="77777777" w:rsidR="00AD3EA1" w:rsidRPr="00086281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078D9C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37481531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AD3EA1" w14:paraId="1CC6DFCE" w14:textId="77777777" w:rsidTr="00DB473B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2E6DF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453E2E25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7D7D13D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26FD7A2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57B02D4E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AD3EA1" w14:paraId="2DF505D5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1484ACD8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Jeśli dotyczy — imię i nazwisko przedstawiciela prawnego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0E78720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0D37BA5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AD3EA1" w14:paraId="1D8B8A18" w14:textId="77777777" w:rsidTr="00DB473B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ED8EE0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538F00B0" w14:textId="3DAA0E9B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3FFF13D2" w14:textId="77777777" w:rsidR="00131037" w:rsidRPr="00C261BD" w:rsidRDefault="00131037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301A4D8F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C1E36D2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2A0842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AD3EA1" w14:paraId="152B43AC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0D3D8474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pacjenta lub upoważnionego przedstawiciela prawnego</w:t>
            </w:r>
          </w:p>
          <w:p w14:paraId="0C0EFF6E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669D5A9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15367ECD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66AB401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2C75081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43685901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54C5C10F" w14:textId="77777777" w:rsidR="00AD3EA1" w:rsidRPr="005D1D93" w:rsidRDefault="00AD3EA1" w:rsidP="00AD3EA1">
      <w:pPr>
        <w:rPr>
          <w:rFonts w:asciiTheme="minorHAnsi" w:hAnsiTheme="minorHAnsi" w:cstheme="minorHAnsi"/>
          <w:i/>
          <w:iCs/>
          <w:sz w:val="23"/>
          <w:szCs w:val="23"/>
        </w:rPr>
      </w:pPr>
      <w:r>
        <w:rPr>
          <w:rFonts w:asciiTheme="minorHAnsi" w:hAnsiTheme="minorHAnsi"/>
          <w:i/>
          <w:iCs/>
          <w:sz w:val="23"/>
          <w:szCs w:val="23"/>
        </w:rPr>
        <w:t>Część do wypełnienia w przypadku złożenia podpisu przez świadka</w:t>
      </w:r>
    </w:p>
    <w:p w14:paraId="418C2CFF" w14:textId="77777777" w:rsidR="00AD3EA1" w:rsidRDefault="00AD3EA1" w:rsidP="00AD3EA1">
      <w:pPr>
        <w:rPr>
          <w:rFonts w:asciiTheme="minorHAnsi" w:hAnsiTheme="minorHAnsi" w:cstheme="minorHAnsi"/>
          <w:sz w:val="23"/>
          <w:szCs w:val="23"/>
        </w:rPr>
      </w:pPr>
    </w:p>
    <w:p w14:paraId="39A71697" w14:textId="77777777" w:rsidR="00AD3EA1" w:rsidRPr="005D1D93" w:rsidRDefault="00AD3EA1" w:rsidP="00AD3EA1">
      <w:pPr>
        <w:rPr>
          <w:rFonts w:asciiTheme="minorHAnsi" w:hAnsiTheme="minorHAnsi" w:cstheme="minorHAnsi"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AD3EA1" w:rsidRPr="00BB7866" w14:paraId="22CC271E" w14:textId="77777777" w:rsidTr="00DB473B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5A1A8488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65B41E7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35FC155B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AD3EA1" w:rsidRPr="00BB7866" w14:paraId="1807BBDC" w14:textId="77777777" w:rsidTr="00DB473B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056253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2299B503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DC20A07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AD3EA1" w:rsidRPr="00BB7866" w14:paraId="7A5DCA25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7BBEB093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świadka (drukowanymi literami)</w:t>
            </w:r>
          </w:p>
          <w:p w14:paraId="5D88E672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67FD84BE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3DA6B5B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6D553EF9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AD3EA1" w:rsidRPr="00BB7866" w14:paraId="4E971C87" w14:textId="77777777" w:rsidTr="00DB473B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0D8A9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624C8E6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C3C02FC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54B58CF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9AE02F" w14:textId="77777777" w:rsidR="00AD3EA1" w:rsidRPr="00C261BD" w:rsidRDefault="00AD3EA1" w:rsidP="00DB473B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AD3EA1" w:rsidRPr="00301E7D" w14:paraId="342843D9" w14:textId="77777777" w:rsidTr="00DB473B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162E3C64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świadka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06CF7789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  <w:lang w:val="en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602986E1" w14:textId="77777777" w:rsidR="00AD3EA1" w:rsidRPr="00301E7D" w:rsidRDefault="00AD3EA1" w:rsidP="00DB473B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07BFBB12" w14:textId="77777777" w:rsidR="00AD3EA1" w:rsidRDefault="00AD3EA1" w:rsidP="00AD3EA1"/>
    <w:p w14:paraId="03AC2F26" w14:textId="7F997847" w:rsidR="00131037" w:rsidRDefault="00131037" w:rsidP="00AD3EA1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p w14:paraId="0E5FCA35" w14:textId="77777777" w:rsidR="00EF7007" w:rsidRDefault="00EF7007" w:rsidP="00131037">
      <w:pPr>
        <w:pStyle w:val="Testocommento"/>
        <w:ind w:left="708"/>
        <w:jc w:val="center"/>
        <w:rPr>
          <w:rFonts w:asciiTheme="minorHAnsi" w:hAnsiTheme="minorHAnsi"/>
          <w:b/>
          <w:sz w:val="28"/>
          <w:szCs w:val="28"/>
        </w:rPr>
      </w:pPr>
    </w:p>
    <w:p w14:paraId="0BDD1113" w14:textId="77777777" w:rsidR="00EF7007" w:rsidRDefault="00EF7007" w:rsidP="00131037">
      <w:pPr>
        <w:pStyle w:val="Testocommento"/>
        <w:ind w:left="708"/>
        <w:jc w:val="center"/>
        <w:rPr>
          <w:rFonts w:asciiTheme="minorHAnsi" w:hAnsiTheme="minorHAnsi"/>
          <w:b/>
          <w:sz w:val="28"/>
          <w:szCs w:val="28"/>
        </w:rPr>
      </w:pPr>
    </w:p>
    <w:p w14:paraId="78D9258D" w14:textId="77777777" w:rsidR="00131037" w:rsidRDefault="00131037" w:rsidP="00131037">
      <w:pPr>
        <w:pStyle w:val="Testocommento"/>
        <w:ind w:left="708"/>
        <w:jc w:val="center"/>
        <w:rPr>
          <w:rFonts w:asciiTheme="minorHAnsi" w:hAnsiTheme="minorHAnsi"/>
          <w:b/>
          <w:sz w:val="28"/>
          <w:szCs w:val="28"/>
        </w:rPr>
      </w:pPr>
      <w:r>
        <w:rPr>
          <w:rFonts w:asciiTheme="minorHAnsi" w:hAnsiTheme="minorHAnsi"/>
          <w:b/>
          <w:sz w:val="28"/>
          <w:szCs w:val="28"/>
        </w:rPr>
        <w:lastRenderedPageBreak/>
        <w:t xml:space="preserve">Podpis — Wtórne wykorzystanie danych </w:t>
      </w:r>
    </w:p>
    <w:p w14:paraId="3D8294C0" w14:textId="77777777" w:rsidR="00131037" w:rsidRDefault="00131037" w:rsidP="00131037">
      <w:pPr>
        <w:pStyle w:val="Testocommento"/>
        <w:ind w:left="708"/>
        <w:jc w:val="center"/>
        <w:rPr>
          <w:rFonts w:ascii="Calibri" w:eastAsia="Calibri" w:hAnsi="Calibri" w:cs="Calibri"/>
          <w:color w:val="000000"/>
          <w:sz w:val="22"/>
          <w:lang w:val="en-US" w:eastAsia="it-IT"/>
        </w:rPr>
      </w:pPr>
    </w:p>
    <w:p w14:paraId="55914D69" w14:textId="77777777" w:rsidR="00131037" w:rsidRDefault="00131037" w:rsidP="00131037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>
        <w:rPr>
          <w:rFonts w:ascii="Calibri" w:hAnsi="Calibri"/>
          <w:color w:val="000000"/>
          <w:sz w:val="23"/>
          <w:szCs w:val="23"/>
        </w:rPr>
        <w:t>Firma LimaCorporate prosi o wyrażenie zgody na wtórne wykorzystanie Pana/Pani informacji i wyników uzyskanych w tym badaniu do dalszych badań prowadzonych w przyszłości w celu udoskonalenia wyrobów medycznych lub opracowania nowych metod leczenia chorób takich jak Pana/Pani choroba, przygotowania konferencji medycznych oraz szkoleń dla lekarzy i innego personelu medycznego.</w:t>
      </w:r>
    </w:p>
    <w:p w14:paraId="42538FCF" w14:textId="77777777" w:rsidR="00131037" w:rsidRPr="00C261BD" w:rsidRDefault="00131037" w:rsidP="00131037">
      <w:pPr>
        <w:pStyle w:val="Testocommento"/>
        <w:spacing w:line="276" w:lineRule="auto"/>
        <w:jc w:val="both"/>
        <w:rPr>
          <w:rFonts w:ascii="Calibri" w:eastAsia="Calibri" w:hAnsi="Calibri" w:cs="Calibri"/>
          <w:color w:val="000000"/>
          <w:sz w:val="23"/>
          <w:szCs w:val="23"/>
          <w:lang w:eastAsia="it-IT"/>
        </w:rPr>
      </w:pPr>
    </w:p>
    <w:p w14:paraId="1AC0C9CC" w14:textId="77777777" w:rsidR="00131037" w:rsidRPr="00C261BD" w:rsidRDefault="00131037" w:rsidP="00131037">
      <w:pPr>
        <w:spacing w:line="276" w:lineRule="auto"/>
        <w:ind w:left="718" w:firstLine="698"/>
        <w:rPr>
          <w:sz w:val="22"/>
          <w:szCs w:val="20"/>
        </w:rPr>
      </w:pPr>
    </w:p>
    <w:p w14:paraId="710A6987" w14:textId="77777777" w:rsidR="00131037" w:rsidRDefault="00131037" w:rsidP="00131037">
      <w:pPr>
        <w:pStyle w:val="Testocommento"/>
        <w:ind w:left="708"/>
        <w:rPr>
          <w:rFonts w:ascii="Calibri" w:eastAsia="Calibri" w:hAnsi="Calibri" w:cs="Calibri"/>
          <w:color w:val="000000"/>
          <w:sz w:val="22"/>
        </w:rPr>
      </w:pPr>
      <w:r w:rsidRPr="00586E43">
        <w:fldChar w:fldCharType="begin">
          <w:ffData>
            <w:name w:val="Controllo8"/>
            <w:enabled/>
            <w:calcOnExit w:val="0"/>
            <w:checkBox>
              <w:sizeAuto/>
              <w:default w:val="0"/>
            </w:checkBox>
          </w:ffData>
        </w:fldChar>
      </w:r>
      <w:r w:rsidRPr="00D71976">
        <w:instrText xml:space="preserve"> FORMCHECKBOX </w:instrText>
      </w:r>
      <w:r w:rsidR="00000000">
        <w:fldChar w:fldCharType="separate"/>
      </w:r>
      <w:r w:rsidRPr="00586E43">
        <w:fldChar w:fldCharType="end"/>
      </w:r>
      <w:r>
        <w:t xml:space="preserve"> </w:t>
      </w:r>
      <w:r>
        <w:rPr>
          <w:rFonts w:ascii="Calibri" w:hAnsi="Calibri"/>
          <w:color w:val="000000"/>
          <w:sz w:val="22"/>
        </w:rPr>
        <w:t xml:space="preserve">Dobrowolnie wyrażam zgodę na wtórne wykorzystanie zebranych danych do badań prowadzonych w przyszłości, jak opisano powyżej                         </w:t>
      </w:r>
    </w:p>
    <w:p w14:paraId="377F58C1" w14:textId="77777777" w:rsidR="00131037" w:rsidRPr="000D7450" w:rsidRDefault="00131037" w:rsidP="00131037">
      <w:pPr>
        <w:pStyle w:val="Testocommento"/>
        <w:ind w:left="708"/>
        <w:rPr>
          <w:rFonts w:ascii="Calibri" w:eastAsia="Calibri" w:hAnsi="Calibri" w:cs="Calibri"/>
          <w:color w:val="000000"/>
          <w:sz w:val="22"/>
        </w:rPr>
      </w:pPr>
      <w:r>
        <w:rPr>
          <w:rFonts w:ascii="Calibri" w:hAnsi="Calibri"/>
          <w:color w:val="000000"/>
          <w:sz w:val="22"/>
        </w:rPr>
        <w:t xml:space="preserve">          </w:t>
      </w:r>
    </w:p>
    <w:p w14:paraId="2B7CAF91" w14:textId="77777777" w:rsidR="00131037" w:rsidRPr="00C261BD" w:rsidRDefault="00131037" w:rsidP="00131037">
      <w:pPr>
        <w:pStyle w:val="Testocommento"/>
        <w:ind w:left="708"/>
        <w:rPr>
          <w:rFonts w:ascii="Calibri" w:eastAsia="Calibri" w:hAnsi="Calibri" w:cs="Calibri"/>
          <w:color w:val="000000"/>
          <w:sz w:val="22"/>
          <w:lang w:eastAsia="it-IT"/>
        </w:rPr>
      </w:pPr>
    </w:p>
    <w:p w14:paraId="69682424" w14:textId="77777777" w:rsidR="00131037" w:rsidRPr="000D7450" w:rsidRDefault="00131037" w:rsidP="00131037">
      <w:pPr>
        <w:pStyle w:val="Testocommento"/>
        <w:ind w:left="708"/>
        <w:rPr>
          <w:rFonts w:ascii="Calibri" w:eastAsia="Calibri" w:hAnsi="Calibri" w:cs="Calibri"/>
          <w:color w:val="000000"/>
          <w:sz w:val="22"/>
        </w:rPr>
      </w:pPr>
      <w:r w:rsidRPr="000D7450">
        <w:rPr>
          <w:rFonts w:ascii="Calibri" w:eastAsia="Calibri" w:hAnsi="Calibri" w:cs="Calibri"/>
          <w:color w:val="000000"/>
          <w:sz w:val="22"/>
        </w:rPr>
        <w:fldChar w:fldCharType="begin">
          <w:ffData>
            <w:name w:val="Controllo8"/>
            <w:enabled/>
            <w:calcOnExit w:val="0"/>
            <w:checkBox>
              <w:sizeAuto/>
              <w:default w:val="0"/>
            </w:checkBox>
          </w:ffData>
        </w:fldChar>
      </w:r>
      <w:r w:rsidRPr="000D7450">
        <w:rPr>
          <w:rFonts w:ascii="Calibri" w:eastAsia="Calibri" w:hAnsi="Calibri" w:cs="Calibri"/>
          <w:color w:val="000000"/>
          <w:sz w:val="22"/>
        </w:rPr>
        <w:instrText xml:space="preserve"> FORMCHECKBOX </w:instrText>
      </w:r>
      <w:r w:rsidR="00000000">
        <w:rPr>
          <w:rFonts w:ascii="Calibri" w:eastAsia="Calibri" w:hAnsi="Calibri" w:cs="Calibri"/>
          <w:color w:val="000000"/>
          <w:sz w:val="22"/>
        </w:rPr>
      </w:r>
      <w:r w:rsidR="00000000">
        <w:rPr>
          <w:rFonts w:ascii="Calibri" w:eastAsia="Calibri" w:hAnsi="Calibri" w:cs="Calibri"/>
          <w:color w:val="000000"/>
          <w:sz w:val="22"/>
        </w:rPr>
        <w:fldChar w:fldCharType="separate"/>
      </w:r>
      <w:r w:rsidRPr="000D7450">
        <w:rPr>
          <w:rFonts w:ascii="Calibri" w:eastAsia="Calibri" w:hAnsi="Calibri" w:cs="Calibri"/>
          <w:color w:val="000000"/>
          <w:sz w:val="22"/>
        </w:rPr>
        <w:fldChar w:fldCharType="end"/>
      </w:r>
      <w:r>
        <w:rPr>
          <w:rFonts w:ascii="Calibri" w:hAnsi="Calibri"/>
          <w:color w:val="000000"/>
          <w:sz w:val="22"/>
        </w:rPr>
        <w:t xml:space="preserve"> Nie wyrażam zgody na wtórne wykorzystanie zebranych danych do badań prowadzonych w przyszłości, jak opisano powyżej                                   </w:t>
      </w:r>
    </w:p>
    <w:p w14:paraId="5B3F6A71" w14:textId="77777777" w:rsidR="00131037" w:rsidRDefault="00131037" w:rsidP="00131037"/>
    <w:p w14:paraId="2AE36A70" w14:textId="77777777" w:rsidR="00131037" w:rsidRDefault="00131037" w:rsidP="00131037"/>
    <w:p w14:paraId="7E7CD1DB" w14:textId="77777777" w:rsidR="00131037" w:rsidRDefault="00131037" w:rsidP="00131037"/>
    <w:p w14:paraId="158BB792" w14:textId="77777777" w:rsidR="00131037" w:rsidRDefault="00131037" w:rsidP="00131037"/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131037" w14:paraId="7A070DAC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2C0E1D01" w14:textId="77777777" w:rsidR="00131037" w:rsidRPr="00086281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347B7559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F51A3D5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1037" w14:paraId="6A9D9F2A" w14:textId="77777777" w:rsidTr="002E03E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A483E1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71644D70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2FFBC7E3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9300F3A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73C51403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1037" w14:paraId="63B38B63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BEFF3A3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Jeśli dotyczy — imię i nazwisko przedstawiciela prawnego pacjenta (drukowanymi literami)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F6284D6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018EF0AB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1037" w14:paraId="0AEBB11E" w14:textId="77777777" w:rsidTr="002E03E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F748CD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1EB0E519" w14:textId="51E4B05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4D4DD325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  <w:p w14:paraId="0351B70B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0E7D4FE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316BB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23"/>
                <w:szCs w:val="23"/>
              </w:rPr>
            </w:pPr>
          </w:p>
        </w:tc>
      </w:tr>
      <w:tr w:rsidR="00131037" w14:paraId="2B0F4E72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0EF693AF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pacjenta lub upoważnionego przedstawiciela prawnego</w:t>
            </w:r>
          </w:p>
          <w:p w14:paraId="248C5480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3692879F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2E699F6D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2515E913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49B3486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613AE27A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05412304" w14:textId="77777777" w:rsidR="00131037" w:rsidRDefault="00131037" w:rsidP="00131037"/>
    <w:p w14:paraId="2EE8FB63" w14:textId="77777777" w:rsidR="00131037" w:rsidRPr="005D1D93" w:rsidRDefault="00131037" w:rsidP="00131037">
      <w:pPr>
        <w:rPr>
          <w:rFonts w:asciiTheme="minorHAnsi" w:hAnsiTheme="minorHAnsi" w:cstheme="minorHAnsi"/>
          <w:i/>
          <w:iCs/>
          <w:sz w:val="23"/>
          <w:szCs w:val="23"/>
        </w:rPr>
      </w:pPr>
      <w:r>
        <w:rPr>
          <w:rFonts w:asciiTheme="minorHAnsi" w:hAnsiTheme="minorHAnsi"/>
          <w:i/>
          <w:iCs/>
          <w:sz w:val="23"/>
          <w:szCs w:val="23"/>
        </w:rPr>
        <w:t>Część do wypełnienia w przypadku złożenia podpisu przez świadka</w:t>
      </w:r>
    </w:p>
    <w:p w14:paraId="3B00E1E0" w14:textId="77777777" w:rsidR="00131037" w:rsidRDefault="00131037" w:rsidP="00131037">
      <w:pPr>
        <w:rPr>
          <w:rFonts w:asciiTheme="minorHAnsi" w:hAnsiTheme="minorHAnsi" w:cstheme="minorHAnsi"/>
          <w:sz w:val="23"/>
          <w:szCs w:val="23"/>
        </w:rPr>
      </w:pPr>
    </w:p>
    <w:p w14:paraId="2BE63135" w14:textId="77777777" w:rsidR="00131037" w:rsidRPr="005D1D93" w:rsidRDefault="00131037" w:rsidP="00131037">
      <w:pPr>
        <w:rPr>
          <w:rFonts w:asciiTheme="minorHAnsi" w:hAnsiTheme="minorHAnsi" w:cstheme="minorHAnsi"/>
          <w:sz w:val="23"/>
          <w:szCs w:val="23"/>
        </w:rPr>
      </w:pPr>
    </w:p>
    <w:tbl>
      <w:tblPr>
        <w:tblStyle w:val="Grigliatabella"/>
        <w:tblW w:w="10065" w:type="dxa"/>
        <w:tblLook w:val="04A0" w:firstRow="1" w:lastRow="0" w:firstColumn="1" w:lastColumn="0" w:noHBand="0" w:noVBand="1"/>
      </w:tblPr>
      <w:tblGrid>
        <w:gridCol w:w="5670"/>
        <w:gridCol w:w="988"/>
        <w:gridCol w:w="3407"/>
      </w:tblGrid>
      <w:tr w:rsidR="00131037" w:rsidRPr="00BB7866" w14:paraId="772E38E0" w14:textId="77777777" w:rsidTr="002E03ED"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</w:tcPr>
          <w:p w14:paraId="38FA8822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E455DEF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46319502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131037" w:rsidRPr="00BB7866" w14:paraId="27F00289" w14:textId="77777777" w:rsidTr="002E03E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48F0B2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6046B84D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1419416F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131037" w:rsidRPr="00BB7866" w14:paraId="5B9BD97C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3D9E18FD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Imię i nazwisko świadka (drukowanymi literami)</w:t>
            </w:r>
          </w:p>
          <w:p w14:paraId="753165DE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31DEC30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2DFAAEB4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nil"/>
              <w:right w:val="nil"/>
            </w:tcBorders>
          </w:tcPr>
          <w:p w14:paraId="050CEAE4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131037" w:rsidRPr="00BB7866" w14:paraId="347101CF" w14:textId="77777777" w:rsidTr="002E03ED">
        <w:tc>
          <w:tcPr>
            <w:tcW w:w="56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F34DC8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04FB9C12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  <w:p w14:paraId="439F0AAC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476941CC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  <w:tc>
          <w:tcPr>
            <w:tcW w:w="34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0E1CBB" w14:textId="77777777" w:rsidR="00131037" w:rsidRPr="00C261BD" w:rsidRDefault="00131037" w:rsidP="002E03ED">
            <w:pPr>
              <w:jc w:val="both"/>
              <w:rPr>
                <w:rFonts w:asciiTheme="minorHAnsi" w:hAnsiTheme="minorHAnsi" w:cs="Calibri"/>
                <w:bCs/>
                <w:sz w:val="18"/>
                <w:szCs w:val="18"/>
              </w:rPr>
            </w:pPr>
          </w:p>
        </w:tc>
      </w:tr>
      <w:tr w:rsidR="00131037" w:rsidRPr="00301E7D" w14:paraId="668BB145" w14:textId="77777777" w:rsidTr="002E03ED">
        <w:tc>
          <w:tcPr>
            <w:tcW w:w="5670" w:type="dxa"/>
            <w:tcBorders>
              <w:left w:val="nil"/>
              <w:bottom w:val="nil"/>
              <w:right w:val="nil"/>
            </w:tcBorders>
          </w:tcPr>
          <w:p w14:paraId="6E5F2DCD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Podpis świadka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546CF5E0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  <w:lang w:val="en"/>
              </w:rPr>
            </w:pPr>
          </w:p>
        </w:tc>
        <w:tc>
          <w:tcPr>
            <w:tcW w:w="3407" w:type="dxa"/>
            <w:tcBorders>
              <w:left w:val="nil"/>
              <w:bottom w:val="nil"/>
              <w:right w:val="nil"/>
            </w:tcBorders>
          </w:tcPr>
          <w:p w14:paraId="73217B7F" w14:textId="77777777" w:rsidR="00131037" w:rsidRPr="00301E7D" w:rsidRDefault="00131037" w:rsidP="002E03ED">
            <w:pPr>
              <w:jc w:val="both"/>
              <w:rPr>
                <w:rFonts w:asciiTheme="minorHAnsi" w:hAnsiTheme="minorHAnsi" w:cs="Calibri"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Cs/>
                <w:sz w:val="20"/>
                <w:szCs w:val="20"/>
              </w:rPr>
              <w:t>Data</w:t>
            </w:r>
          </w:p>
        </w:tc>
      </w:tr>
    </w:tbl>
    <w:p w14:paraId="181C80E8" w14:textId="77777777" w:rsidR="00131037" w:rsidRDefault="00131037" w:rsidP="00131037"/>
    <w:p w14:paraId="1889F9C8" w14:textId="77777777" w:rsidR="00131037" w:rsidRDefault="00131037" w:rsidP="00131037"/>
    <w:p w14:paraId="3DA833D4" w14:textId="77777777" w:rsidR="00131037" w:rsidRPr="00B258CC" w:rsidRDefault="00131037" w:rsidP="00AD3EA1">
      <w:pPr>
        <w:spacing w:line="276" w:lineRule="auto"/>
        <w:jc w:val="both"/>
        <w:rPr>
          <w:rFonts w:asciiTheme="minorHAnsi" w:hAnsiTheme="minorHAnsi" w:cstheme="minorHAnsi"/>
          <w:sz w:val="23"/>
          <w:szCs w:val="23"/>
        </w:rPr>
      </w:pPr>
    </w:p>
    <w:sectPr w:rsidR="00131037" w:rsidRPr="00B258CC" w:rsidSect="000A297D">
      <w:headerReference w:type="default" r:id="rId18"/>
      <w:footerReference w:type="default" r:id="rId19"/>
      <w:pgSz w:w="11906" w:h="16838"/>
      <w:pgMar w:top="1417" w:right="1134" w:bottom="1134" w:left="1134" w:header="708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740373" w14:textId="77777777" w:rsidR="001B52A7" w:rsidRDefault="001B52A7" w:rsidP="002B6926">
      <w:r>
        <w:separator/>
      </w:r>
    </w:p>
  </w:endnote>
  <w:endnote w:type="continuationSeparator" w:id="0">
    <w:p w14:paraId="2F57F13E" w14:textId="77777777" w:rsidR="001B52A7" w:rsidRDefault="001B52A7" w:rsidP="002B6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arlemmer MT Medium OsF">
    <w:altName w:val="Constantia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933125" w14:textId="60FA491B" w:rsidR="001408C9" w:rsidRPr="00C24D33" w:rsidRDefault="001408C9" w:rsidP="002B6926">
    <w:pPr>
      <w:pStyle w:val="Pidipagina"/>
      <w:tabs>
        <w:tab w:val="clear" w:pos="4819"/>
        <w:tab w:val="clear" w:pos="9638"/>
      </w:tabs>
      <w:ind w:hanging="108"/>
      <w:rPr>
        <w:rFonts w:asciiTheme="minorHAnsi" w:hAnsiTheme="minorHAnsi" w:cs="Arial"/>
        <w:b/>
        <w:bCs/>
        <w:sz w:val="20"/>
        <w:szCs w:val="20"/>
        <w:lang w:val="it-IT"/>
      </w:rPr>
    </w:pPr>
    <w:r w:rsidRPr="00C24D33">
      <w:rPr>
        <w:rFonts w:asciiTheme="minorHAnsi" w:hAnsiTheme="minorHAnsi"/>
        <w:b/>
        <w:bCs/>
        <w:sz w:val="20"/>
        <w:szCs w:val="20"/>
        <w:lang w:val="it-IT"/>
      </w:rPr>
      <w:t>LimaCorporate S.p.A.</w:t>
    </w:r>
  </w:p>
  <w:p w14:paraId="0CB77E20" w14:textId="65EB2264" w:rsidR="001408C9" w:rsidRPr="00C24D33" w:rsidRDefault="001408C9" w:rsidP="002B6926">
    <w:pPr>
      <w:pStyle w:val="Pidipagina"/>
      <w:tabs>
        <w:tab w:val="clear" w:pos="4819"/>
        <w:tab w:val="clear" w:pos="9638"/>
      </w:tabs>
      <w:ind w:hanging="108"/>
      <w:rPr>
        <w:rFonts w:asciiTheme="minorHAnsi" w:hAnsiTheme="minorHAnsi" w:cs="Arial"/>
        <w:b/>
        <w:bCs/>
        <w:sz w:val="20"/>
        <w:szCs w:val="20"/>
        <w:lang w:val="it-IT"/>
      </w:rPr>
    </w:pPr>
    <w:r w:rsidRPr="00C24D33">
      <w:rPr>
        <w:rFonts w:asciiTheme="minorHAnsi" w:hAnsiTheme="minorHAnsi"/>
        <w:b/>
        <w:bCs/>
        <w:sz w:val="20"/>
        <w:szCs w:val="20"/>
        <w:lang w:val="it-IT"/>
      </w:rPr>
      <w:t>Badanie H-34, DELTA REVISION</w:t>
    </w:r>
  </w:p>
  <w:p w14:paraId="766E404E" w14:textId="039BDAF0" w:rsidR="001408C9" w:rsidRDefault="001408C9" w:rsidP="002B6926">
    <w:pPr>
      <w:pStyle w:val="Pidipagina"/>
      <w:tabs>
        <w:tab w:val="clear" w:pos="4819"/>
        <w:tab w:val="clear" w:pos="9638"/>
      </w:tabs>
      <w:ind w:hanging="108"/>
      <w:rPr>
        <w:rFonts w:asciiTheme="minorHAnsi" w:hAnsiTheme="minorHAnsi" w:cs="Arial"/>
        <w:b/>
        <w:bCs/>
        <w:sz w:val="20"/>
        <w:szCs w:val="20"/>
      </w:rPr>
    </w:pPr>
    <w:r>
      <w:rPr>
        <w:rFonts w:asciiTheme="minorHAnsi" w:hAnsiTheme="minorHAnsi"/>
        <w:b/>
        <w:bCs/>
        <w:sz w:val="20"/>
        <w:szCs w:val="20"/>
      </w:rPr>
      <w:t xml:space="preserve">Formularz świadomej zgody </w:t>
    </w:r>
    <w:r>
      <w:rPr>
        <w:rFonts w:asciiTheme="minorHAnsi" w:hAnsiTheme="minorHAnsi"/>
        <w:b/>
        <w:bCs/>
        <w:sz w:val="20"/>
      </w:rPr>
      <w:t xml:space="preserve">oraz przeznaczona dla pacjenta informacja o poufności w kontekście przetwarzania </w:t>
    </w:r>
    <w:r>
      <w:rPr>
        <w:rFonts w:asciiTheme="minorHAnsi" w:hAnsiTheme="minorHAnsi"/>
        <w:b/>
        <w:bCs/>
        <w:sz w:val="20"/>
      </w:rPr>
      <w:t>danych</w:t>
    </w:r>
    <w:r>
      <w:rPr>
        <w:sz w:val="20"/>
      </w:rPr>
      <w:t xml:space="preserve"> </w:t>
    </w:r>
    <w:r>
      <w:rPr>
        <w:rFonts w:asciiTheme="minorHAnsi" w:hAnsiTheme="minorHAnsi"/>
        <w:b/>
        <w:bCs/>
        <w:sz w:val="20"/>
        <w:szCs w:val="20"/>
      </w:rPr>
      <w:t xml:space="preserve">wersja </w:t>
    </w:r>
    <w:ins w:id="47" w:author="Domizia Baldassi" w:date="2024-11-15T12:53:00Z" w16du:dateUtc="2024-11-15T11:53:00Z">
      <w:r w:rsidR="005C3FFC">
        <w:rPr>
          <w:rFonts w:asciiTheme="minorHAnsi" w:hAnsiTheme="minorHAnsi"/>
          <w:b/>
          <w:bCs/>
          <w:sz w:val="20"/>
          <w:szCs w:val="20"/>
        </w:rPr>
        <w:t>2.</w:t>
      </w:r>
      <w:r w:rsidR="005C3FFC" w:rsidRPr="002C4DCF">
        <w:rPr>
          <w:rFonts w:asciiTheme="minorHAnsi" w:hAnsiTheme="minorHAnsi"/>
          <w:b/>
          <w:bCs/>
          <w:sz w:val="20"/>
          <w:szCs w:val="20"/>
        </w:rPr>
        <w:t>0</w:t>
      </w:r>
    </w:ins>
    <w:del w:id="48" w:author="Domizia Baldassi" w:date="2024-11-15T12:52:00Z" w16du:dateUtc="2024-11-15T11:52:00Z">
      <w:r w:rsidRPr="002C4DCF" w:rsidDel="005C3FFC">
        <w:rPr>
          <w:rFonts w:asciiTheme="minorHAnsi" w:hAnsiTheme="minorHAnsi"/>
          <w:b/>
          <w:bCs/>
          <w:sz w:val="20"/>
          <w:szCs w:val="20"/>
          <w:rPrChange w:id="49" w:author="Domizia Baldassi" w:date="2024-11-15T12:54:00Z" w16du:dateUtc="2024-11-15T11:54:00Z">
            <w:rPr>
              <w:rFonts w:asciiTheme="minorHAnsi" w:hAnsiTheme="minorHAnsi"/>
              <w:b/>
              <w:bCs/>
              <w:sz w:val="20"/>
              <w:szCs w:val="20"/>
              <w:highlight w:val="yellow"/>
            </w:rPr>
          </w:rPrChange>
        </w:rPr>
        <w:delText>1.0</w:delText>
      </w:r>
    </w:del>
    <w:r>
      <w:rPr>
        <w:rFonts w:asciiTheme="minorHAnsi" w:hAnsiTheme="minorHAnsi"/>
        <w:b/>
        <w:bCs/>
        <w:sz w:val="20"/>
        <w:szCs w:val="20"/>
      </w:rPr>
      <w:t xml:space="preserve">, </w:t>
    </w:r>
    <w:ins w:id="50" w:author="Domizia Baldassi" w:date="2024-11-15T12:53:00Z" w16du:dateUtc="2024-11-15T11:53:00Z">
      <w:r w:rsidR="002C4DCF" w:rsidRPr="002C4DCF">
        <w:rPr>
          <w:rFonts w:asciiTheme="minorHAnsi" w:hAnsiTheme="minorHAnsi"/>
          <w:b/>
          <w:bCs/>
          <w:sz w:val="20"/>
          <w:szCs w:val="20"/>
          <w:rPrChange w:id="51" w:author="Domizia Baldassi" w:date="2024-11-15T12:54:00Z" w16du:dateUtc="2024-11-15T11:54:00Z">
            <w:rPr>
              <w:rFonts w:asciiTheme="minorHAnsi" w:hAnsiTheme="minorHAnsi"/>
              <w:b/>
              <w:bCs/>
              <w:sz w:val="20"/>
              <w:szCs w:val="20"/>
              <w:highlight w:val="yellow"/>
            </w:rPr>
          </w:rPrChange>
        </w:rPr>
        <w:t xml:space="preserve">5 </w:t>
      </w:r>
      <w:r w:rsidR="002C4DCF" w:rsidRPr="002C4DCF">
        <w:rPr>
          <w:rFonts w:asciiTheme="minorHAnsi" w:hAnsiTheme="minorHAnsi"/>
          <w:b/>
          <w:bCs/>
          <w:sz w:val="20"/>
          <w:szCs w:val="20"/>
        </w:rPr>
        <w:t>listopada</w:t>
      </w:r>
      <w:r w:rsidR="002C4DCF" w:rsidRPr="002C4DCF">
        <w:rPr>
          <w:rFonts w:asciiTheme="minorHAnsi" w:hAnsiTheme="minorHAnsi"/>
          <w:b/>
          <w:bCs/>
          <w:sz w:val="20"/>
          <w:szCs w:val="20"/>
        </w:rPr>
        <w:t xml:space="preserve"> 2024</w:t>
      </w:r>
    </w:ins>
    <w:del w:id="52" w:author="Domizia Baldassi" w:date="2024-11-15T12:53:00Z" w16du:dateUtc="2024-11-15T11:53:00Z">
      <w:r w:rsidRPr="002C4DCF" w:rsidDel="005C3FFC">
        <w:rPr>
          <w:rFonts w:asciiTheme="minorHAnsi" w:hAnsiTheme="minorHAnsi"/>
          <w:b/>
          <w:bCs/>
          <w:sz w:val="20"/>
          <w:szCs w:val="20"/>
          <w:rPrChange w:id="53" w:author="Domizia Baldassi" w:date="2024-11-15T12:54:00Z" w16du:dateUtc="2024-11-15T11:54:00Z">
            <w:rPr>
              <w:rFonts w:asciiTheme="minorHAnsi" w:hAnsiTheme="minorHAnsi"/>
              <w:b/>
              <w:bCs/>
              <w:sz w:val="20"/>
              <w:szCs w:val="20"/>
              <w:highlight w:val="yellow"/>
            </w:rPr>
          </w:rPrChange>
        </w:rPr>
        <w:delText>4</w:delText>
      </w:r>
      <w:r w:rsidRPr="002C4DCF" w:rsidDel="00497E3A">
        <w:rPr>
          <w:rFonts w:asciiTheme="minorHAnsi" w:hAnsiTheme="minorHAnsi"/>
          <w:b/>
          <w:bCs/>
          <w:sz w:val="20"/>
          <w:szCs w:val="20"/>
          <w:rPrChange w:id="54" w:author="Domizia Baldassi" w:date="2024-11-15T12:54:00Z" w16du:dateUtc="2024-11-15T11:54:00Z">
            <w:rPr>
              <w:rFonts w:asciiTheme="minorHAnsi" w:hAnsiTheme="minorHAnsi"/>
              <w:b/>
              <w:bCs/>
              <w:sz w:val="20"/>
              <w:szCs w:val="20"/>
              <w:highlight w:val="yellow"/>
            </w:rPr>
          </w:rPrChange>
        </w:rPr>
        <w:delText xml:space="preserve"> lutego 2020 </w:delText>
      </w:r>
    </w:del>
    <w:r w:rsidRPr="002C4DCF">
      <w:rPr>
        <w:rFonts w:asciiTheme="minorHAnsi" w:hAnsiTheme="minorHAnsi"/>
        <w:b/>
        <w:bCs/>
        <w:sz w:val="20"/>
        <w:szCs w:val="20"/>
        <w:rPrChange w:id="55" w:author="Domizia Baldassi" w:date="2024-11-15T12:54:00Z" w16du:dateUtc="2024-11-15T11:54:00Z">
          <w:rPr>
            <w:rFonts w:asciiTheme="minorHAnsi" w:hAnsiTheme="minorHAnsi"/>
            <w:b/>
            <w:bCs/>
            <w:sz w:val="20"/>
            <w:szCs w:val="20"/>
            <w:highlight w:val="yellow"/>
          </w:rPr>
        </w:rPrChange>
      </w:rPr>
      <w:t>r</w:t>
    </w:r>
    <w:r>
      <w:rPr>
        <w:rFonts w:asciiTheme="minorHAnsi" w:hAnsiTheme="minorHAnsi"/>
        <w:b/>
        <w:bCs/>
        <w:sz w:val="20"/>
        <w:szCs w:val="20"/>
      </w:rPr>
      <w:t xml:space="preserve">.                                                             </w:t>
    </w:r>
  </w:p>
  <w:p w14:paraId="7EA5E762" w14:textId="51E355DB" w:rsidR="001408C9" w:rsidRPr="002B6926" w:rsidRDefault="001408C9" w:rsidP="002B6926">
    <w:pPr>
      <w:pStyle w:val="Pidipagina"/>
      <w:tabs>
        <w:tab w:val="clear" w:pos="4819"/>
        <w:tab w:val="clear" w:pos="9638"/>
      </w:tabs>
      <w:ind w:hanging="108"/>
      <w:rPr>
        <w:rFonts w:asciiTheme="minorHAnsi" w:hAnsiTheme="minorHAnsi" w:cs="Arial"/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8689A4" w14:textId="77777777" w:rsidR="001B52A7" w:rsidRDefault="001B52A7" w:rsidP="002B6926">
      <w:r>
        <w:separator/>
      </w:r>
    </w:p>
  </w:footnote>
  <w:footnote w:type="continuationSeparator" w:id="0">
    <w:p w14:paraId="3C71352C" w14:textId="77777777" w:rsidR="001B52A7" w:rsidRDefault="001B52A7" w:rsidP="002B69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0BB43B" w14:textId="1A1B612F" w:rsidR="001408C9" w:rsidRPr="00E63E18" w:rsidRDefault="00000000">
    <w:pPr>
      <w:pStyle w:val="Intestazione"/>
      <w:jc w:val="right"/>
      <w:rPr>
        <w:rFonts w:asciiTheme="minorHAnsi" w:hAnsiTheme="minorHAnsi"/>
        <w:sz w:val="20"/>
        <w:szCs w:val="20"/>
      </w:rPr>
    </w:pPr>
    <w:sdt>
      <w:sdtPr>
        <w:rPr>
          <w:rFonts w:asciiTheme="minorHAnsi" w:hAnsiTheme="minorHAnsi"/>
          <w:sz w:val="20"/>
          <w:szCs w:val="20"/>
        </w:rPr>
        <w:id w:val="990606866"/>
        <w:docPartObj>
          <w:docPartGallery w:val="Page Numbers (Top of Page)"/>
          <w:docPartUnique/>
        </w:docPartObj>
      </w:sdtPr>
      <w:sdtContent>
        <w:r w:rsidR="00311F21">
          <w:rPr>
            <w:rFonts w:asciiTheme="minorHAnsi" w:hAnsiTheme="minorHAnsi"/>
            <w:sz w:val="20"/>
            <w:szCs w:val="20"/>
          </w:rPr>
          <w:t xml:space="preserve">strona </w:t>
        </w:r>
        <w:r w:rsidR="001408C9" w:rsidRPr="00E63E18">
          <w:rPr>
            <w:rFonts w:asciiTheme="minorHAnsi" w:hAnsiTheme="minorHAnsi"/>
            <w:sz w:val="20"/>
            <w:szCs w:val="20"/>
          </w:rPr>
          <w:fldChar w:fldCharType="begin"/>
        </w:r>
        <w:r w:rsidR="001408C9" w:rsidRPr="00E63E18">
          <w:rPr>
            <w:rFonts w:asciiTheme="minorHAnsi" w:hAnsiTheme="minorHAnsi"/>
            <w:sz w:val="20"/>
            <w:szCs w:val="20"/>
          </w:rPr>
          <w:instrText>PAGE   \* MERGEFORMAT</w:instrText>
        </w:r>
        <w:r w:rsidR="001408C9" w:rsidRPr="00E63E18">
          <w:rPr>
            <w:rFonts w:asciiTheme="minorHAnsi" w:hAnsiTheme="minorHAnsi"/>
            <w:sz w:val="20"/>
            <w:szCs w:val="20"/>
          </w:rPr>
          <w:fldChar w:fldCharType="separate"/>
        </w:r>
        <w:r w:rsidR="00EF7007">
          <w:rPr>
            <w:rFonts w:asciiTheme="minorHAnsi" w:hAnsiTheme="minorHAnsi"/>
            <w:noProof/>
            <w:sz w:val="20"/>
            <w:szCs w:val="20"/>
          </w:rPr>
          <w:t>14</w:t>
        </w:r>
        <w:r w:rsidR="001408C9" w:rsidRPr="00E63E18">
          <w:rPr>
            <w:rFonts w:asciiTheme="minorHAnsi" w:hAnsiTheme="minorHAnsi"/>
            <w:sz w:val="20"/>
            <w:szCs w:val="20"/>
          </w:rPr>
          <w:fldChar w:fldCharType="end"/>
        </w:r>
        <w:r w:rsidR="00311F21">
          <w:rPr>
            <w:rFonts w:asciiTheme="minorHAnsi" w:hAnsiTheme="minorHAnsi"/>
            <w:sz w:val="20"/>
            <w:szCs w:val="20"/>
          </w:rPr>
          <w:t xml:space="preserve"> z 1</w:t>
        </w:r>
        <w:r w:rsidR="005A77C6">
          <w:rPr>
            <w:rFonts w:asciiTheme="minorHAnsi" w:hAnsiTheme="minorHAnsi"/>
            <w:sz w:val="20"/>
            <w:szCs w:val="20"/>
          </w:rPr>
          <w:t>4</w:t>
        </w:r>
      </w:sdtContent>
    </w:sdt>
  </w:p>
  <w:p w14:paraId="4C7363CE" w14:textId="7670EFD0" w:rsidR="001408C9" w:rsidRDefault="001408C9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F36F0"/>
    <w:multiLevelType w:val="hybridMultilevel"/>
    <w:tmpl w:val="9E28CBF0"/>
    <w:lvl w:ilvl="0" w:tplc="3AFAF49C">
      <w:start w:val="16"/>
      <w:numFmt w:val="bullet"/>
      <w:lvlText w:val="-"/>
      <w:lvlJc w:val="left"/>
      <w:pPr>
        <w:ind w:left="777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" w15:restartNumberingAfterBreak="0">
    <w:nsid w:val="084F7003"/>
    <w:multiLevelType w:val="hybridMultilevel"/>
    <w:tmpl w:val="F01C065A"/>
    <w:lvl w:ilvl="0" w:tplc="3AFAF49C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BB7801"/>
    <w:multiLevelType w:val="hybridMultilevel"/>
    <w:tmpl w:val="FC3E64E6"/>
    <w:lvl w:ilvl="0" w:tplc="3AFAF49C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4639C"/>
    <w:multiLevelType w:val="hybridMultilevel"/>
    <w:tmpl w:val="59BABCE6"/>
    <w:lvl w:ilvl="0" w:tplc="3AFAF49C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93999"/>
    <w:multiLevelType w:val="hybridMultilevel"/>
    <w:tmpl w:val="B13E2E1E"/>
    <w:lvl w:ilvl="0" w:tplc="3AFAF49C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580462">
    <w:abstractNumId w:val="1"/>
  </w:num>
  <w:num w:numId="2" w16cid:durableId="172696333">
    <w:abstractNumId w:val="2"/>
  </w:num>
  <w:num w:numId="3" w16cid:durableId="499390210">
    <w:abstractNumId w:val="0"/>
  </w:num>
  <w:num w:numId="4" w16cid:durableId="461536151">
    <w:abstractNumId w:val="4"/>
  </w:num>
  <w:num w:numId="5" w16cid:durableId="152069897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omizia Baldassi">
    <w15:presenceInfo w15:providerId="AD" w15:userId="S::Domizia.Baldassi@enovis.com::1667734e-0298-4f5e-b1b8-f99f58a47765"/>
  </w15:person>
  <w15:person w15:author="Domizia Baldassi [2]">
    <w15:presenceInfo w15:providerId="AD" w15:userId="S::Domizia.Baldassi@limacorporate.com::f1199e2a-05be-4857-95f7-cd5c9da75a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trackRevisions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926"/>
    <w:rsid w:val="00007590"/>
    <w:rsid w:val="00010B7D"/>
    <w:rsid w:val="000232A0"/>
    <w:rsid w:val="00040628"/>
    <w:rsid w:val="00064F16"/>
    <w:rsid w:val="00080B99"/>
    <w:rsid w:val="00086281"/>
    <w:rsid w:val="00095A2D"/>
    <w:rsid w:val="000A297D"/>
    <w:rsid w:val="000B6C8C"/>
    <w:rsid w:val="000C6E05"/>
    <w:rsid w:val="000E2A50"/>
    <w:rsid w:val="000E6A7C"/>
    <w:rsid w:val="001008C7"/>
    <w:rsid w:val="001033B8"/>
    <w:rsid w:val="00131037"/>
    <w:rsid w:val="00137C7E"/>
    <w:rsid w:val="001408C9"/>
    <w:rsid w:val="00161AB4"/>
    <w:rsid w:val="0019181F"/>
    <w:rsid w:val="00194B04"/>
    <w:rsid w:val="001A3333"/>
    <w:rsid w:val="001B52A7"/>
    <w:rsid w:val="001C3CDD"/>
    <w:rsid w:val="001D2724"/>
    <w:rsid w:val="00201F9F"/>
    <w:rsid w:val="00230D2D"/>
    <w:rsid w:val="00234307"/>
    <w:rsid w:val="002376CC"/>
    <w:rsid w:val="00242DF7"/>
    <w:rsid w:val="002614DC"/>
    <w:rsid w:val="00284420"/>
    <w:rsid w:val="002B6926"/>
    <w:rsid w:val="002C4DCF"/>
    <w:rsid w:val="00301E7D"/>
    <w:rsid w:val="00311F21"/>
    <w:rsid w:val="00322831"/>
    <w:rsid w:val="003646E5"/>
    <w:rsid w:val="0038027D"/>
    <w:rsid w:val="00397C2A"/>
    <w:rsid w:val="003B69C5"/>
    <w:rsid w:val="003F4BBC"/>
    <w:rsid w:val="003F552A"/>
    <w:rsid w:val="00427F81"/>
    <w:rsid w:val="00454A15"/>
    <w:rsid w:val="0046119F"/>
    <w:rsid w:val="00471405"/>
    <w:rsid w:val="004913CC"/>
    <w:rsid w:val="00497E3A"/>
    <w:rsid w:val="00497F39"/>
    <w:rsid w:val="004A061F"/>
    <w:rsid w:val="004F7DBB"/>
    <w:rsid w:val="0052077A"/>
    <w:rsid w:val="00553C5C"/>
    <w:rsid w:val="00577885"/>
    <w:rsid w:val="005A3332"/>
    <w:rsid w:val="005A38FE"/>
    <w:rsid w:val="005A77C6"/>
    <w:rsid w:val="005B7E19"/>
    <w:rsid w:val="005C3FFC"/>
    <w:rsid w:val="005D1D93"/>
    <w:rsid w:val="005E3FE6"/>
    <w:rsid w:val="006008A6"/>
    <w:rsid w:val="006026A5"/>
    <w:rsid w:val="00603DF9"/>
    <w:rsid w:val="00617A78"/>
    <w:rsid w:val="00635B8F"/>
    <w:rsid w:val="00650293"/>
    <w:rsid w:val="006A09A6"/>
    <w:rsid w:val="006D276F"/>
    <w:rsid w:val="006D3FB5"/>
    <w:rsid w:val="006E114A"/>
    <w:rsid w:val="00713080"/>
    <w:rsid w:val="00764C84"/>
    <w:rsid w:val="00775DE6"/>
    <w:rsid w:val="0078091C"/>
    <w:rsid w:val="007E5150"/>
    <w:rsid w:val="007F17B7"/>
    <w:rsid w:val="0081050A"/>
    <w:rsid w:val="0082503F"/>
    <w:rsid w:val="0085297A"/>
    <w:rsid w:val="00866E6C"/>
    <w:rsid w:val="0086701C"/>
    <w:rsid w:val="00871875"/>
    <w:rsid w:val="0088731E"/>
    <w:rsid w:val="0089325C"/>
    <w:rsid w:val="008C56EE"/>
    <w:rsid w:val="008F1223"/>
    <w:rsid w:val="00933A1F"/>
    <w:rsid w:val="00951020"/>
    <w:rsid w:val="00962026"/>
    <w:rsid w:val="0097116D"/>
    <w:rsid w:val="00971335"/>
    <w:rsid w:val="009A0390"/>
    <w:rsid w:val="009B49B3"/>
    <w:rsid w:val="009C4CFD"/>
    <w:rsid w:val="009D2364"/>
    <w:rsid w:val="00A1616C"/>
    <w:rsid w:val="00A17E4A"/>
    <w:rsid w:val="00A2469F"/>
    <w:rsid w:val="00A75104"/>
    <w:rsid w:val="00A76972"/>
    <w:rsid w:val="00A9307E"/>
    <w:rsid w:val="00AB0539"/>
    <w:rsid w:val="00AC56EB"/>
    <w:rsid w:val="00AD3EA1"/>
    <w:rsid w:val="00AD430C"/>
    <w:rsid w:val="00B021E9"/>
    <w:rsid w:val="00B213A8"/>
    <w:rsid w:val="00B2318A"/>
    <w:rsid w:val="00B258CC"/>
    <w:rsid w:val="00B27342"/>
    <w:rsid w:val="00B30835"/>
    <w:rsid w:val="00B37891"/>
    <w:rsid w:val="00B65390"/>
    <w:rsid w:val="00B854C8"/>
    <w:rsid w:val="00B85876"/>
    <w:rsid w:val="00BE3161"/>
    <w:rsid w:val="00BE5435"/>
    <w:rsid w:val="00C24D33"/>
    <w:rsid w:val="00C261BD"/>
    <w:rsid w:val="00C4231E"/>
    <w:rsid w:val="00C620B8"/>
    <w:rsid w:val="00C84FE1"/>
    <w:rsid w:val="00C86151"/>
    <w:rsid w:val="00CA02C5"/>
    <w:rsid w:val="00CB3F59"/>
    <w:rsid w:val="00CE2E02"/>
    <w:rsid w:val="00D215E1"/>
    <w:rsid w:val="00D42A94"/>
    <w:rsid w:val="00D50CAC"/>
    <w:rsid w:val="00D84442"/>
    <w:rsid w:val="00D92142"/>
    <w:rsid w:val="00D96CAD"/>
    <w:rsid w:val="00D96F93"/>
    <w:rsid w:val="00E23012"/>
    <w:rsid w:val="00E34441"/>
    <w:rsid w:val="00E35911"/>
    <w:rsid w:val="00E40044"/>
    <w:rsid w:val="00E45C03"/>
    <w:rsid w:val="00E47F1F"/>
    <w:rsid w:val="00E54125"/>
    <w:rsid w:val="00E6200C"/>
    <w:rsid w:val="00E63E18"/>
    <w:rsid w:val="00E81A35"/>
    <w:rsid w:val="00EB7684"/>
    <w:rsid w:val="00EC23A6"/>
    <w:rsid w:val="00EE61A9"/>
    <w:rsid w:val="00EF171A"/>
    <w:rsid w:val="00EF7007"/>
    <w:rsid w:val="00F12154"/>
    <w:rsid w:val="00F21426"/>
    <w:rsid w:val="00F3690B"/>
    <w:rsid w:val="00FA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3890B"/>
  <w15:chartTrackingRefBased/>
  <w15:docId w15:val="{440064B7-1197-49D5-88F5-9E7BC398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B692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B6C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autoRedefine/>
    <w:qFormat/>
    <w:rsid w:val="00B30835"/>
    <w:pPr>
      <w:keepNext/>
      <w:spacing w:before="240" w:after="240" w:line="276" w:lineRule="auto"/>
      <w:ind w:left="576" w:hanging="576"/>
      <w:jc w:val="both"/>
      <w:outlineLvl w:val="1"/>
    </w:pPr>
    <w:rPr>
      <w:rFonts w:ascii="Calibri" w:eastAsiaTheme="majorEastAsia" w:hAnsi="Calibri" w:cstheme="majorBidi"/>
      <w:b/>
      <w:iCs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2B692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  <w:style w:type="paragraph" w:styleId="Paragrafoelenco">
    <w:name w:val="List Paragraph"/>
    <w:basedOn w:val="Normale"/>
    <w:uiPriority w:val="34"/>
    <w:qFormat/>
    <w:rsid w:val="002B6926"/>
    <w:pPr>
      <w:spacing w:after="200" w:line="276" w:lineRule="auto"/>
      <w:ind w:left="720"/>
    </w:pPr>
    <w:rPr>
      <w:rFonts w:ascii="Calibri" w:hAnsi="Calibri"/>
      <w:sz w:val="22"/>
      <w:szCs w:val="22"/>
      <w:lang w:eastAsia="en-GB"/>
    </w:rPr>
  </w:style>
  <w:style w:type="table" w:styleId="Grigliatabella">
    <w:name w:val="Table Grid"/>
    <w:basedOn w:val="Tabellanormale"/>
    <w:uiPriority w:val="59"/>
    <w:rsid w:val="002B6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2B692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B6926"/>
    <w:rPr>
      <w:rFonts w:ascii="Times New Roman" w:eastAsia="Times New Roman" w:hAnsi="Times New Roman" w:cs="Times New Roman"/>
      <w:sz w:val="24"/>
      <w:szCs w:val="24"/>
      <w:lang w:val="pl-PL"/>
    </w:rPr>
  </w:style>
  <w:style w:type="paragraph" w:styleId="Pidipagina">
    <w:name w:val="footer"/>
    <w:basedOn w:val="Normale"/>
    <w:link w:val="PidipaginaCarattere"/>
    <w:uiPriority w:val="99"/>
    <w:unhideWhenUsed/>
    <w:rsid w:val="002B692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B6926"/>
    <w:rPr>
      <w:rFonts w:ascii="Times New Roman" w:eastAsia="Times New Roman" w:hAnsi="Times New Roman" w:cs="Times New Roman"/>
      <w:sz w:val="24"/>
      <w:szCs w:val="24"/>
      <w:lang w:val="pl-PL"/>
    </w:rPr>
  </w:style>
  <w:style w:type="paragraph" w:styleId="Corpotesto">
    <w:name w:val="Body Text"/>
    <w:basedOn w:val="Normale"/>
    <w:link w:val="CorpotestoCarattere"/>
    <w:rsid w:val="002B6926"/>
    <w:pPr>
      <w:spacing w:before="120" w:after="120" w:line="360" w:lineRule="auto"/>
    </w:pPr>
    <w:rPr>
      <w:rFonts w:ascii="Arial" w:hAnsi="Arial"/>
      <w:sz w:val="44"/>
      <w:u w:val="single"/>
    </w:rPr>
  </w:style>
  <w:style w:type="character" w:customStyle="1" w:styleId="CorpotestoCarattere">
    <w:name w:val="Corpo testo Carattere"/>
    <w:basedOn w:val="Carpredefinitoparagrafo"/>
    <w:link w:val="Corpotesto"/>
    <w:rsid w:val="002B6926"/>
    <w:rPr>
      <w:rFonts w:ascii="Arial" w:eastAsia="Times New Roman" w:hAnsi="Arial" w:cs="Times New Roman"/>
      <w:sz w:val="44"/>
      <w:szCs w:val="24"/>
      <w:u w:val="single"/>
      <w:lang w:val="pl-PL"/>
    </w:rPr>
  </w:style>
  <w:style w:type="paragraph" w:styleId="Didascalia">
    <w:name w:val="caption"/>
    <w:basedOn w:val="Normale"/>
    <w:next w:val="Normale"/>
    <w:uiPriority w:val="35"/>
    <w:unhideWhenUsed/>
    <w:qFormat/>
    <w:rsid w:val="00CE2E0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character" w:customStyle="1" w:styleId="Titolo2Carattere">
    <w:name w:val="Titolo 2 Carattere"/>
    <w:basedOn w:val="Carpredefinitoparagrafo"/>
    <w:link w:val="Titolo2"/>
    <w:rsid w:val="00B30835"/>
    <w:rPr>
      <w:rFonts w:ascii="Calibri" w:eastAsiaTheme="majorEastAsia" w:hAnsi="Calibri" w:cstheme="majorBidi"/>
      <w:b/>
      <w:iCs/>
      <w:sz w:val="24"/>
      <w:szCs w:val="28"/>
      <w:lang w:val="pl-PL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75104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A75104"/>
    <w:rPr>
      <w:rFonts w:ascii="Segoe UI" w:eastAsia="Times New Roman" w:hAnsi="Segoe UI" w:cs="Segoe UI"/>
      <w:sz w:val="18"/>
      <w:szCs w:val="18"/>
      <w:lang w:val="pl-PL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BE5435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BE5435"/>
    <w:rPr>
      <w:rFonts w:ascii="Times New Roman" w:eastAsia="Times New Roman" w:hAnsi="Times New Roman" w:cs="Times New Roman"/>
      <w:sz w:val="16"/>
      <w:szCs w:val="16"/>
      <w:lang w:val="pl-PL"/>
    </w:rPr>
  </w:style>
  <w:style w:type="character" w:styleId="Collegamentoipertestuale">
    <w:name w:val="Hyperlink"/>
    <w:basedOn w:val="Carpredefinitoparagrafo"/>
    <w:uiPriority w:val="99"/>
    <w:unhideWhenUsed/>
    <w:rsid w:val="0085297A"/>
    <w:rPr>
      <w:color w:val="0563C1" w:themeColor="hyperlink"/>
      <w:u w:val="single"/>
    </w:rPr>
  </w:style>
  <w:style w:type="character" w:customStyle="1" w:styleId="Nierozpoznanawzmianka1">
    <w:name w:val="Nierozpoznana wzmianka1"/>
    <w:basedOn w:val="Carpredefinitoparagrafo"/>
    <w:uiPriority w:val="99"/>
    <w:semiHidden/>
    <w:unhideWhenUsed/>
    <w:rsid w:val="0085297A"/>
    <w:rPr>
      <w:color w:val="605E5C"/>
      <w:shd w:val="clear" w:color="auto" w:fill="E1DFDD"/>
    </w:rPr>
  </w:style>
  <w:style w:type="paragraph" w:styleId="Testocommento">
    <w:name w:val="annotation text"/>
    <w:basedOn w:val="Normale"/>
    <w:link w:val="TestocommentoCarattere"/>
    <w:semiHidden/>
    <w:unhideWhenUsed/>
    <w:rsid w:val="00E54125"/>
    <w:pPr>
      <w:tabs>
        <w:tab w:val="left" w:pos="284"/>
        <w:tab w:val="left" w:pos="1701"/>
      </w:tabs>
      <w:spacing w:line="320" w:lineRule="exact"/>
    </w:pPr>
    <w:rPr>
      <w:rFonts w:ascii="Haarlemmer MT Medium OsF" w:hAnsi="Haarlemmer MT Medium OsF"/>
      <w:sz w:val="20"/>
      <w:szCs w:val="20"/>
      <w:lang w:eastAsia="nl-NL"/>
    </w:rPr>
  </w:style>
  <w:style w:type="character" w:customStyle="1" w:styleId="TestocommentoCarattere">
    <w:name w:val="Testo commento Carattere"/>
    <w:basedOn w:val="Carpredefinitoparagrafo"/>
    <w:link w:val="Testocommento"/>
    <w:semiHidden/>
    <w:rsid w:val="00E54125"/>
    <w:rPr>
      <w:rFonts w:ascii="Haarlemmer MT Medium OsF" w:eastAsia="Times New Roman" w:hAnsi="Haarlemmer MT Medium OsF" w:cs="Times New Roman"/>
      <w:sz w:val="20"/>
      <w:szCs w:val="20"/>
      <w:lang w:val="pl-PL" w:eastAsia="nl-NL"/>
    </w:rPr>
  </w:style>
  <w:style w:type="character" w:customStyle="1" w:styleId="Titolo1Carattere">
    <w:name w:val="Titolo 1 Carattere"/>
    <w:basedOn w:val="Carpredefinitoparagrafo"/>
    <w:link w:val="Titolo1"/>
    <w:uiPriority w:val="9"/>
    <w:rsid w:val="000B6C8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l-PL"/>
    </w:rPr>
  </w:style>
  <w:style w:type="character" w:styleId="Rimandocommento">
    <w:name w:val="annotation reference"/>
    <w:basedOn w:val="Carpredefinitoparagrafo"/>
    <w:uiPriority w:val="99"/>
    <w:semiHidden/>
    <w:unhideWhenUsed/>
    <w:rsid w:val="006008A6"/>
    <w:rPr>
      <w:sz w:val="16"/>
      <w:szCs w:val="16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008A6"/>
    <w:pPr>
      <w:tabs>
        <w:tab w:val="clear" w:pos="284"/>
        <w:tab w:val="clear" w:pos="1701"/>
      </w:tabs>
      <w:spacing w:line="240" w:lineRule="auto"/>
    </w:pPr>
    <w:rPr>
      <w:rFonts w:ascii="Times New Roman" w:hAnsi="Times New Roman"/>
      <w:b/>
      <w:bCs/>
      <w:lang w:eastAsia="en-US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008A6"/>
    <w:rPr>
      <w:rFonts w:ascii="Times New Roman" w:eastAsia="Times New Roman" w:hAnsi="Times New Roman" w:cs="Times New Roman"/>
      <w:b/>
      <w:bCs/>
      <w:sz w:val="20"/>
      <w:szCs w:val="20"/>
      <w:lang w:val="pl-PL" w:eastAsia="nl-NL"/>
    </w:rPr>
  </w:style>
  <w:style w:type="paragraph" w:styleId="Revisione">
    <w:name w:val="Revision"/>
    <w:hidden/>
    <w:uiPriority w:val="99"/>
    <w:semiHidden/>
    <w:rsid w:val="00C24D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73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iod@spskgruca.pl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hyperlink" Target="mailto:jerzybialecki@pro.onet.pl" TargetMode="External"/><Relationship Id="rId17" Type="http://schemas.openxmlformats.org/officeDocument/2006/relationships/hyperlink" Target="mailto:kancelaria@uodo.gov.p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uodo.gov.pl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mailto:jerzybialecki@pro.onet.pl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iod@spskgruca.p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9BC7C-5A43-4722-97E9-28FCD8DB8F4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281522-1BAE-441E-9D30-AE355512FA39}">
  <ds:schemaRefs>
    <ds:schemaRef ds:uri="http://schemas.microsoft.com/office/2006/metadata/properties"/>
    <ds:schemaRef ds:uri="http://schemas.microsoft.com/office/infopath/2007/PartnerControls"/>
    <ds:schemaRef ds:uri="52ec6c29-17da-4dec-814c-b6ef28f53f51"/>
    <ds:schemaRef ds:uri="5e1ce0dd-4fec-4339-9e27-3efff0ff8442"/>
  </ds:schemaRefs>
</ds:datastoreItem>
</file>

<file path=customXml/itemProps3.xml><?xml version="1.0" encoding="utf-8"?>
<ds:datastoreItem xmlns:ds="http://schemas.openxmlformats.org/officeDocument/2006/customXml" ds:itemID="{E85BFF02-37DE-49EE-9816-5C460019ADF0}"/>
</file>

<file path=customXml/itemProps4.xml><?xml version="1.0" encoding="utf-8"?>
<ds:datastoreItem xmlns:ds="http://schemas.openxmlformats.org/officeDocument/2006/customXml" ds:itemID="{A70475D0-B243-4BC0-A489-7C842A224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4984</Words>
  <Characters>28411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Viti</dc:creator>
  <cp:keywords/>
  <dc:description/>
  <cp:lastModifiedBy>Domizia Baldassi</cp:lastModifiedBy>
  <cp:revision>12</cp:revision>
  <cp:lastPrinted>2020-03-31T09:02:00Z</cp:lastPrinted>
  <dcterms:created xsi:type="dcterms:W3CDTF">2020-06-23T15:30:00Z</dcterms:created>
  <dcterms:modified xsi:type="dcterms:W3CDTF">2024-11-15T11:59:00Z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MediaServiceImageTags">
    <vt:lpwstr/>
  </property>
  <property fmtid="{D5CDD505-2E9C-101B-9397-08002B2CF9AE}" pid="4" name="_ExtendedDescription">
    <vt:lpwstr/>
  </property>
  <property fmtid="{D5CDD505-2E9C-101B-9397-08002B2CF9AE}" pid="5" name="Order">
    <vt:r8>9414400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TriggerFlowInfo">
    <vt:lpwstr/>
  </property>
</Properties>
</file>