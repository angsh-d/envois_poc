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DA90C" w14:textId="77777777" w:rsidR="000A297D" w:rsidRDefault="000A297D" w:rsidP="000A297D">
      <w:pPr>
        <w:pStyle w:val="Default"/>
      </w:pPr>
    </w:p>
    <w:tbl>
      <w:tblPr>
        <w:tblW w:w="10168" w:type="dxa"/>
        <w:tblInd w:w="-108" w:type="dxa"/>
        <w:tblLayout w:type="fixed"/>
        <w:tblLook w:val="0000" w:firstRow="0" w:lastRow="0" w:firstColumn="0" w:lastColumn="0" w:noHBand="0" w:noVBand="0"/>
      </w:tblPr>
      <w:tblGrid>
        <w:gridCol w:w="4440"/>
        <w:gridCol w:w="5728"/>
      </w:tblGrid>
      <w:tr w:rsidR="000A297D" w14:paraId="37E1EDA1" w14:textId="77777777" w:rsidTr="669588AC">
        <w:trPr>
          <w:trHeight w:val="112"/>
        </w:trPr>
        <w:tc>
          <w:tcPr>
            <w:tcW w:w="10168" w:type="dxa"/>
            <w:gridSpan w:val="2"/>
          </w:tcPr>
          <w:p w14:paraId="0FD38966" w14:textId="3E8E07CB" w:rsidR="000A297D" w:rsidRDefault="000A297D" w:rsidP="00A2469F">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00AC56EB" w:rsidRPr="00AC56EB">
              <w:rPr>
                <w:rFonts w:asciiTheme="minorHAnsi" w:hAnsiTheme="minorHAnsi"/>
                <w:b/>
                <w:bCs/>
                <w:sz w:val="28"/>
                <w:szCs w:val="28"/>
              </w:rPr>
              <w:t xml:space="preserve"> AND PRIVACY NOTICE FOR DATA PROCESSING</w:t>
            </w:r>
          </w:p>
          <w:p w14:paraId="69CDBE73" w14:textId="77777777" w:rsidR="00E45C03" w:rsidRPr="00AC56EB" w:rsidRDefault="00E45C03" w:rsidP="00A2469F">
            <w:pPr>
              <w:pStyle w:val="Default"/>
              <w:jc w:val="center"/>
              <w:rPr>
                <w:rFonts w:asciiTheme="minorHAnsi" w:hAnsiTheme="minorHAnsi"/>
                <w:b/>
                <w:bCs/>
                <w:sz w:val="28"/>
                <w:szCs w:val="28"/>
              </w:rPr>
            </w:pPr>
          </w:p>
          <w:p w14:paraId="5BBB34B5" w14:textId="31366BD5" w:rsidR="00AC56EB" w:rsidRPr="00AC56EB" w:rsidRDefault="00AC56EB" w:rsidP="00A2469F">
            <w:pPr>
              <w:pStyle w:val="Default"/>
              <w:jc w:val="center"/>
              <w:rPr>
                <w:rFonts w:asciiTheme="minorHAnsi" w:hAnsiTheme="minorHAnsi"/>
              </w:rPr>
            </w:pPr>
          </w:p>
        </w:tc>
      </w:tr>
      <w:tr w:rsidR="000A297D" w14:paraId="68C85B09" w14:textId="77777777" w:rsidTr="669588AC">
        <w:trPr>
          <w:trHeight w:val="753"/>
        </w:trPr>
        <w:tc>
          <w:tcPr>
            <w:tcW w:w="4440" w:type="dxa"/>
          </w:tcPr>
          <w:p w14:paraId="71660636"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TITLE: </w:t>
            </w:r>
          </w:p>
        </w:tc>
        <w:tc>
          <w:tcPr>
            <w:tcW w:w="5728" w:type="dxa"/>
          </w:tcPr>
          <w:p w14:paraId="33730D34" w14:textId="576EAB8E" w:rsidR="000A297D" w:rsidRPr="00AC56EB" w:rsidRDefault="000A297D" w:rsidP="00080B99">
            <w:pPr>
              <w:pStyle w:val="Default"/>
              <w:jc w:val="both"/>
              <w:rPr>
                <w:rFonts w:asciiTheme="minorHAnsi" w:hAnsiTheme="minorHAnsi" w:cs="Tahoma"/>
                <w:b/>
                <w:bCs/>
              </w:rPr>
            </w:pPr>
            <w:r w:rsidRPr="00AC56EB">
              <w:rPr>
                <w:rFonts w:asciiTheme="minorHAnsi" w:hAnsiTheme="minorHAnsi" w:cs="Tahoma"/>
                <w:b/>
                <w:bCs/>
              </w:rPr>
              <w:t xml:space="preserve">An open label,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asciiTheme="minorHAnsi" w:hAnsiTheme="minorHAnsi" w:cs="Tahoma"/>
                <w:b/>
                <w:bCs/>
              </w:rPr>
              <w:t xml:space="preserve"> cup</w:t>
            </w:r>
          </w:p>
          <w:p w14:paraId="720945D1" w14:textId="76ABAF5A" w:rsidR="00AC56EB" w:rsidRPr="00AC56EB" w:rsidRDefault="00AC56EB" w:rsidP="001408C9">
            <w:pPr>
              <w:pStyle w:val="Default"/>
              <w:rPr>
                <w:rFonts w:asciiTheme="minorHAnsi" w:hAnsiTheme="minorHAnsi"/>
                <w:b/>
                <w:bCs/>
              </w:rPr>
            </w:pPr>
          </w:p>
        </w:tc>
      </w:tr>
      <w:tr w:rsidR="000A297D" w14:paraId="39D0873D" w14:textId="77777777" w:rsidTr="669588AC">
        <w:trPr>
          <w:trHeight w:val="272"/>
        </w:trPr>
        <w:tc>
          <w:tcPr>
            <w:tcW w:w="4440" w:type="dxa"/>
          </w:tcPr>
          <w:p w14:paraId="695948B3"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PROTOCOL: </w:t>
            </w:r>
          </w:p>
        </w:tc>
        <w:tc>
          <w:tcPr>
            <w:tcW w:w="5728" w:type="dxa"/>
          </w:tcPr>
          <w:p w14:paraId="494EFF79" w14:textId="77777777" w:rsidR="000A297D" w:rsidRPr="00AC56EB" w:rsidRDefault="000A297D" w:rsidP="001408C9">
            <w:pPr>
              <w:pStyle w:val="Default"/>
              <w:rPr>
                <w:rFonts w:asciiTheme="minorHAnsi" w:hAnsiTheme="minorHAnsi"/>
              </w:rPr>
            </w:pPr>
            <w:r w:rsidRPr="00AC56EB">
              <w:rPr>
                <w:rFonts w:asciiTheme="minorHAnsi" w:hAnsiTheme="minorHAnsi"/>
              </w:rPr>
              <w:t>H-34</w:t>
            </w:r>
            <w:r w:rsidR="00AC56EB" w:rsidRPr="00AC56EB">
              <w:rPr>
                <w:rFonts w:asciiTheme="minorHAnsi" w:hAnsiTheme="minorHAnsi"/>
              </w:rPr>
              <w:t xml:space="preserve">, </w:t>
            </w:r>
            <w:r w:rsidRPr="00AC56EB">
              <w:rPr>
                <w:rFonts w:asciiTheme="minorHAnsi" w:hAnsiTheme="minorHAnsi"/>
              </w:rPr>
              <w:t>D</w:t>
            </w:r>
            <w:r w:rsidR="00AC56EB" w:rsidRPr="00AC56EB">
              <w:rPr>
                <w:rFonts w:asciiTheme="minorHAnsi" w:hAnsiTheme="minorHAnsi"/>
              </w:rPr>
              <w:t>elta Revision</w:t>
            </w:r>
          </w:p>
          <w:p w14:paraId="2146F277" w14:textId="4D3D7219" w:rsidR="00AC56EB" w:rsidRPr="00AC56EB" w:rsidRDefault="00AC56EB" w:rsidP="001408C9">
            <w:pPr>
              <w:pStyle w:val="Default"/>
              <w:rPr>
                <w:rFonts w:asciiTheme="minorHAnsi" w:hAnsiTheme="minorHAnsi"/>
              </w:rPr>
            </w:pPr>
          </w:p>
        </w:tc>
      </w:tr>
      <w:tr w:rsidR="000A297D" w14:paraId="5FB9B8B1" w14:textId="77777777" w:rsidTr="669588AC">
        <w:trPr>
          <w:trHeight w:val="112"/>
        </w:trPr>
        <w:tc>
          <w:tcPr>
            <w:tcW w:w="4440" w:type="dxa"/>
          </w:tcPr>
          <w:p w14:paraId="0FE0F7FE"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SPONSOR: </w:t>
            </w:r>
          </w:p>
        </w:tc>
        <w:tc>
          <w:tcPr>
            <w:tcW w:w="5728" w:type="dxa"/>
          </w:tcPr>
          <w:p w14:paraId="5B46FBF9" w14:textId="77777777" w:rsidR="000A297D" w:rsidRPr="00AC56EB" w:rsidRDefault="000A297D" w:rsidP="001408C9">
            <w:pPr>
              <w:pStyle w:val="Default"/>
              <w:rPr>
                <w:rFonts w:asciiTheme="minorHAnsi" w:hAnsiTheme="minorHAnsi"/>
              </w:rPr>
            </w:pPr>
            <w:r w:rsidRPr="00AC56EB">
              <w:rPr>
                <w:rFonts w:asciiTheme="minorHAnsi" w:hAnsiTheme="minorHAnsi"/>
              </w:rPr>
              <w:t>LimaCorporate S.p.A.</w:t>
            </w:r>
          </w:p>
          <w:p w14:paraId="44969407" w14:textId="1D121F49" w:rsidR="00AC56EB" w:rsidRPr="00AC56EB" w:rsidRDefault="00AC56EB" w:rsidP="001408C9">
            <w:pPr>
              <w:pStyle w:val="Default"/>
              <w:rPr>
                <w:rFonts w:asciiTheme="minorHAnsi" w:hAnsiTheme="minorHAnsi"/>
              </w:rPr>
            </w:pPr>
          </w:p>
        </w:tc>
      </w:tr>
      <w:tr w:rsidR="000A297D" w14:paraId="3E9FF63E" w14:textId="77777777" w:rsidTr="669588AC">
        <w:trPr>
          <w:trHeight w:val="112"/>
        </w:trPr>
        <w:tc>
          <w:tcPr>
            <w:tcW w:w="4440" w:type="dxa"/>
          </w:tcPr>
          <w:p w14:paraId="72EF4A92" w14:textId="77777777" w:rsidR="000A297D" w:rsidRPr="00AC56EB" w:rsidRDefault="000A297D" w:rsidP="001408C9">
            <w:pPr>
              <w:pStyle w:val="Default"/>
              <w:rPr>
                <w:rFonts w:asciiTheme="minorHAnsi" w:hAnsiTheme="minorHAnsi"/>
                <w:b/>
                <w:bCs/>
              </w:rPr>
            </w:pPr>
            <w:r w:rsidRPr="00AC56EB">
              <w:rPr>
                <w:rFonts w:asciiTheme="minorHAnsi" w:hAnsiTheme="minorHAnsi"/>
                <w:b/>
                <w:bCs/>
              </w:rPr>
              <w:t>PRINCIPAL INVESTIGATOR</w:t>
            </w:r>
          </w:p>
        </w:tc>
        <w:tc>
          <w:tcPr>
            <w:tcW w:w="5728" w:type="dxa"/>
          </w:tcPr>
          <w:p w14:paraId="72E02C58" w14:textId="77777777" w:rsidR="000A297D" w:rsidRPr="00AC56EB" w:rsidRDefault="00AC56EB" w:rsidP="669588AC">
            <w:pPr>
              <w:spacing w:line="276" w:lineRule="auto"/>
              <w:jc w:val="both"/>
              <w:rPr>
                <w:rFonts w:asciiTheme="minorHAnsi" w:hAnsiTheme="minorHAnsi" w:cs="Calibri"/>
                <w:lang w:val="en-US"/>
              </w:rPr>
            </w:pPr>
            <w:r w:rsidRPr="669588AC">
              <w:rPr>
                <w:rFonts w:asciiTheme="minorHAnsi" w:hAnsiTheme="minorHAnsi" w:cs="Calibri"/>
                <w:lang w:val="en-US"/>
              </w:rPr>
              <w:t>Dr. Jerzy Białecki</w:t>
            </w:r>
          </w:p>
          <w:p w14:paraId="610CAEEF" w14:textId="7E67E599" w:rsidR="00AC56EB" w:rsidRPr="00AC56EB" w:rsidRDefault="00AC56EB" w:rsidP="00AC56EB">
            <w:pPr>
              <w:spacing w:line="276" w:lineRule="auto"/>
              <w:jc w:val="both"/>
              <w:rPr>
                <w:rFonts w:asciiTheme="minorHAnsi" w:hAnsiTheme="minorHAnsi" w:cs="Calibri"/>
                <w:b/>
                <w:lang w:val="en"/>
              </w:rPr>
            </w:pPr>
          </w:p>
        </w:tc>
      </w:tr>
      <w:tr w:rsidR="000A297D" w14:paraId="50C9A951" w14:textId="77777777" w:rsidTr="669588AC">
        <w:trPr>
          <w:trHeight w:val="112"/>
        </w:trPr>
        <w:tc>
          <w:tcPr>
            <w:tcW w:w="4440" w:type="dxa"/>
          </w:tcPr>
          <w:p w14:paraId="19B68630"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NAME: </w:t>
            </w:r>
          </w:p>
        </w:tc>
        <w:tc>
          <w:tcPr>
            <w:tcW w:w="5728" w:type="dxa"/>
          </w:tcPr>
          <w:p w14:paraId="424C676B" w14:textId="3E80D5C5" w:rsidR="00AC56EB" w:rsidRPr="00AC56EB" w:rsidRDefault="00AC56EB" w:rsidP="00AC56EB">
            <w:pPr>
              <w:spacing w:line="276" w:lineRule="auto"/>
              <w:jc w:val="both"/>
              <w:rPr>
                <w:rFonts w:asciiTheme="minorHAnsi" w:hAnsiTheme="minorHAnsi" w:cs="Calibri"/>
                <w:bCs/>
                <w:lang w:val="en"/>
              </w:rPr>
            </w:pPr>
            <w:r w:rsidRPr="006B0164">
              <w:rPr>
                <w:rFonts w:asciiTheme="minorHAnsi" w:hAnsiTheme="minorHAnsi" w:cs="Calibri"/>
                <w:bCs/>
                <w:lang w:val="de-DE"/>
                <w:rPrChange w:id="0" w:author="Domizia Baldassi" w:date="2024-09-09T12:15:00Z" w16du:dateUtc="2024-09-09T10:15:00Z">
                  <w:rPr>
                    <w:rFonts w:asciiTheme="minorHAnsi" w:hAnsiTheme="minorHAnsi" w:cs="Calibri"/>
                    <w:bCs/>
                    <w:lang w:val="en"/>
                  </w:rPr>
                </w:rPrChange>
              </w:rPr>
              <w:t xml:space="preserve">Hospital: Samodzielny Publiczny Szpital Kliniczny im. </w:t>
            </w:r>
            <w:r w:rsidR="00EB7684" w:rsidRPr="00EB7684">
              <w:rPr>
                <w:rFonts w:asciiTheme="minorHAnsi" w:hAnsiTheme="minorHAnsi" w:cs="Calibri"/>
                <w:bCs/>
                <w:lang w:val="en"/>
              </w:rPr>
              <w:t xml:space="preserve">Prof. Adama Grucy </w:t>
            </w:r>
            <w:r w:rsidRPr="00AC56EB">
              <w:rPr>
                <w:rFonts w:asciiTheme="minorHAnsi" w:hAnsiTheme="minorHAnsi" w:cs="Calibri"/>
                <w:bCs/>
                <w:lang w:val="en"/>
              </w:rPr>
              <w:t>CMKP</w:t>
            </w:r>
          </w:p>
          <w:p w14:paraId="0A4694DD" w14:textId="77777777" w:rsidR="000A297D" w:rsidRPr="00AC56EB" w:rsidRDefault="000A297D" w:rsidP="001408C9">
            <w:pPr>
              <w:pStyle w:val="Default"/>
              <w:rPr>
                <w:rFonts w:asciiTheme="minorHAnsi" w:hAnsiTheme="minorHAnsi"/>
              </w:rPr>
            </w:pPr>
          </w:p>
        </w:tc>
      </w:tr>
      <w:tr w:rsidR="000A297D" w14:paraId="57A44554" w14:textId="77777777" w:rsidTr="669588AC">
        <w:trPr>
          <w:trHeight w:val="112"/>
        </w:trPr>
        <w:tc>
          <w:tcPr>
            <w:tcW w:w="4440" w:type="dxa"/>
          </w:tcPr>
          <w:p w14:paraId="637169C1"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ADDRESS: </w:t>
            </w:r>
          </w:p>
        </w:tc>
        <w:tc>
          <w:tcPr>
            <w:tcW w:w="5728" w:type="dxa"/>
          </w:tcPr>
          <w:p w14:paraId="10F30F72" w14:textId="452C12D7" w:rsidR="000A297D" w:rsidRPr="00AC56EB" w:rsidRDefault="00AC56EB" w:rsidP="669588AC">
            <w:pPr>
              <w:spacing w:line="276" w:lineRule="auto"/>
              <w:jc w:val="both"/>
              <w:rPr>
                <w:rFonts w:asciiTheme="minorHAnsi" w:hAnsiTheme="minorHAnsi" w:cs="Calibri"/>
                <w:lang w:val="en-US"/>
              </w:rPr>
            </w:pPr>
            <w:r w:rsidRPr="669588AC">
              <w:rPr>
                <w:rFonts w:asciiTheme="minorHAnsi" w:hAnsiTheme="minorHAnsi" w:cs="Calibri"/>
                <w:lang w:val="en-US"/>
              </w:rPr>
              <w:t>Księdza Stanisława Konarskiego, 13 - 05-400 Otwock, Poland</w:t>
            </w:r>
          </w:p>
        </w:tc>
      </w:tr>
    </w:tbl>
    <w:p w14:paraId="54049B34" w14:textId="77777777" w:rsidR="000A297D" w:rsidRDefault="000A297D" w:rsidP="000A297D"/>
    <w:p w14:paraId="4FC3051D" w14:textId="77777777" w:rsidR="000A297D" w:rsidRDefault="000A297D" w:rsidP="000A297D">
      <w:pPr>
        <w:pStyle w:val="Default"/>
      </w:pPr>
    </w:p>
    <w:p w14:paraId="2AC5F71C" w14:textId="77777777" w:rsidR="00E45C03" w:rsidRDefault="00E45C03" w:rsidP="00234307">
      <w:pPr>
        <w:pStyle w:val="Default"/>
        <w:spacing w:line="276" w:lineRule="auto"/>
        <w:jc w:val="both"/>
        <w:rPr>
          <w:rFonts w:asciiTheme="minorHAnsi" w:hAnsiTheme="minorHAnsi" w:cstheme="minorHAnsi"/>
          <w:b/>
          <w:bCs/>
        </w:rPr>
      </w:pPr>
    </w:p>
    <w:p w14:paraId="07A8009B" w14:textId="15103B77" w:rsidR="000A297D" w:rsidRPr="001C3CDD" w:rsidRDefault="000A297D" w:rsidP="0023430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14:paraId="209B8F6C" w14:textId="77777777"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14:paraId="0AD9E958" w14:textId="5AEFCA85" w:rsidR="000A297D" w:rsidRPr="00E47F1F" w:rsidRDefault="00242DF7" w:rsidP="00234307">
      <w:pPr>
        <w:pStyle w:val="Default"/>
        <w:spacing w:line="276" w:lineRule="auto"/>
        <w:jc w:val="both"/>
        <w:rPr>
          <w:rFonts w:ascii="Calibri" w:hAnsi="Calibri" w:cs="Calibri"/>
          <w:sz w:val="23"/>
          <w:szCs w:val="23"/>
        </w:rPr>
      </w:pPr>
      <w:r w:rsidRPr="00E47F1F">
        <w:rPr>
          <w:rFonts w:ascii="Calibri" w:hAnsi="Calibri" w:cs="Calibri"/>
          <w:sz w:val="23"/>
          <w:szCs w:val="23"/>
        </w:rPr>
        <w:t>In order t</w:t>
      </w:r>
      <w:r w:rsidR="000A297D" w:rsidRPr="00E47F1F">
        <w:rPr>
          <w:rFonts w:ascii="Calibri" w:hAnsi="Calibri" w:cs="Calibri"/>
          <w:sz w:val="23"/>
          <w:szCs w:val="23"/>
        </w:rPr>
        <w:t>o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14:paraId="64D996E7" w14:textId="2B3BB50A"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00B2318A" w:rsidRPr="00E47F1F">
        <w:rPr>
          <w:rFonts w:asciiTheme="minorHAnsi" w:hAnsiTheme="minorHAnsi" w:cs="Calibri"/>
          <w:sz w:val="23"/>
          <w:szCs w:val="23"/>
          <w:lang w:val="en"/>
        </w:rPr>
        <w:t xml:space="preserve">You are </w:t>
      </w:r>
      <w:r w:rsidRPr="00E47F1F">
        <w:rPr>
          <w:rFonts w:ascii="Calibri" w:hAnsi="Calibri" w:cs="Calibri"/>
          <w:sz w:val="23"/>
          <w:szCs w:val="23"/>
        </w:rPr>
        <w:t>free to talk to your doctor, nursing staff, family or friends about it before making a decision. If you wish to ask questions, you can contact the doctor of the study for any clarification.</w:t>
      </w:r>
    </w:p>
    <w:p w14:paraId="60589BD8" w14:textId="737896E1" w:rsidR="002B6926" w:rsidRPr="00E47F1F" w:rsidRDefault="004A061F" w:rsidP="00234307">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Take your time to decide whether or not you wish to take part.</w:t>
      </w:r>
    </w:p>
    <w:p w14:paraId="7441308B" w14:textId="77777777" w:rsidR="00B2318A" w:rsidRPr="00B2318A" w:rsidRDefault="00B2318A" w:rsidP="00234307">
      <w:pPr>
        <w:spacing w:line="276" w:lineRule="auto"/>
        <w:jc w:val="both"/>
        <w:rPr>
          <w:rFonts w:asciiTheme="minorHAnsi" w:hAnsiTheme="minorHAnsi" w:cstheme="minorHAnsi"/>
          <w:sz w:val="23"/>
          <w:szCs w:val="23"/>
        </w:rPr>
      </w:pPr>
    </w:p>
    <w:p w14:paraId="425F994A"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is the purpose of the study?</w:t>
      </w:r>
    </w:p>
    <w:p w14:paraId="4F3E34A8" w14:textId="0D6314BF" w:rsidR="004A061F" w:rsidRDefault="00230D2D" w:rsidP="00234307">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14:paraId="163E8852" w14:textId="2DA885DF" w:rsidR="00230D2D" w:rsidRPr="00A2469F" w:rsidRDefault="00230D2D" w:rsidP="00234307">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r w:rsidRPr="00230D2D">
        <w:rPr>
          <w:rFonts w:asciiTheme="minorHAnsi" w:hAnsiTheme="minorHAnsi"/>
          <w:sz w:val="23"/>
          <w:szCs w:val="23"/>
          <w:lang w:val="en-US" w:eastAsia="it-IT"/>
        </w:rPr>
        <w:t>and</w:t>
      </w:r>
      <w:r>
        <w:rPr>
          <w:rFonts w:asciiTheme="minorHAnsi" w:hAnsiTheme="minorHAnsi"/>
          <w:sz w:val="23"/>
          <w:szCs w:val="23"/>
          <w:lang w:val="en-US" w:eastAsia="it-IT"/>
        </w:rPr>
        <w:t>,</w:t>
      </w:r>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14:paraId="68889455" w14:textId="36CDB61C" w:rsidR="002B6926" w:rsidRDefault="004A061F" w:rsidP="00234307">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14:paraId="0CD01BDA" w14:textId="2DBA7E9A" w:rsidR="00230D2D" w:rsidRDefault="00230D2D"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00234307" w:rsidRP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00234307" w:rsidRP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00234307" w:rsidRP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14:paraId="67A26F1B" w14:textId="23CD967F" w:rsidR="00007590" w:rsidRDefault="00007590" w:rsidP="669588AC">
      <w:pPr>
        <w:spacing w:line="276" w:lineRule="auto"/>
        <w:jc w:val="both"/>
        <w:rPr>
          <w:rFonts w:asciiTheme="minorHAnsi" w:hAnsiTheme="minorHAnsi"/>
          <w:sz w:val="23"/>
          <w:szCs w:val="23"/>
          <w:lang w:eastAsia="it-IT"/>
        </w:rPr>
      </w:pPr>
      <w:r w:rsidRPr="669588AC">
        <w:rPr>
          <w:rFonts w:asciiTheme="minorHAnsi" w:hAnsiTheme="minorHAnsi"/>
          <w:sz w:val="23"/>
          <w:szCs w:val="23"/>
          <w:lang w:eastAsia="it-IT"/>
        </w:rPr>
        <w:lastRenderedPageBreak/>
        <w:t xml:space="preserve">While </w:t>
      </w:r>
      <w:r w:rsidR="003B69C5" w:rsidRPr="669588AC">
        <w:rPr>
          <w:rFonts w:asciiTheme="minorHAnsi" w:hAnsiTheme="minorHAnsi"/>
          <w:sz w:val="23"/>
          <w:szCs w:val="23"/>
          <w:lang w:eastAsia="it-IT"/>
        </w:rPr>
        <w:t>orthopaedical</w:t>
      </w:r>
      <w:r w:rsidRPr="669588AC">
        <w:rPr>
          <w:rFonts w:asciiTheme="minorHAnsi" w:hAnsiTheme="minorHAnsi"/>
          <w:sz w:val="23"/>
          <w:szCs w:val="23"/>
          <w:lang w:eastAsia="it-IT"/>
        </w:rPr>
        <w:t xml:space="preserve"> implants have been designed to replicate the shape and natural movement of a healthy hip, no implant designs can </w:t>
      </w:r>
      <w:r w:rsidR="003B69C5" w:rsidRPr="669588AC">
        <w:rPr>
          <w:rFonts w:asciiTheme="minorHAnsi" w:hAnsiTheme="minorHAnsi"/>
          <w:sz w:val="23"/>
          <w:szCs w:val="23"/>
          <w:lang w:eastAsia="it-IT"/>
        </w:rPr>
        <w:t>completely</w:t>
      </w:r>
      <w:r w:rsidRPr="669588AC">
        <w:rPr>
          <w:rFonts w:asciiTheme="minorHAnsi" w:hAnsiTheme="minorHAnsi"/>
          <w:sz w:val="23"/>
          <w:szCs w:val="23"/>
          <w:lang w:eastAsia="it-IT"/>
        </w:rPr>
        <w:t xml:space="preserve"> replicate all the natural movements of a healthy hip. Implant manufacturer and surgeons, however, are continuously trying to improve the design of existing implants to make them even better at replicating the natural movement of a hip.  </w:t>
      </w:r>
    </w:p>
    <w:p w14:paraId="3CED856B" w14:textId="03F0399D" w:rsidR="00C86151" w:rsidRDefault="00C86151"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14:paraId="5AAF62A9" w14:textId="77777777" w:rsidR="002B6926" w:rsidRPr="00A2469F" w:rsidRDefault="002B6926" w:rsidP="00234307">
      <w:pPr>
        <w:spacing w:line="276" w:lineRule="auto"/>
        <w:jc w:val="both"/>
        <w:rPr>
          <w:rFonts w:asciiTheme="minorHAnsi" w:hAnsiTheme="minorHAnsi" w:cs="Calibri"/>
          <w:sz w:val="23"/>
          <w:szCs w:val="23"/>
        </w:rPr>
      </w:pPr>
    </w:p>
    <w:p w14:paraId="1568C8CF"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medical device is investigated?</w:t>
      </w:r>
    </w:p>
    <w:p w14:paraId="6C9AC5B6" w14:textId="35E4271A" w:rsidR="00E35911" w:rsidRDefault="00007590" w:rsidP="00234307">
      <w:pPr>
        <w:spacing w:line="276" w:lineRule="auto"/>
        <w:jc w:val="both"/>
        <w:rPr>
          <w:rFonts w:asciiTheme="minorHAnsi" w:hAnsiTheme="minorHAnsi" w:cs="Calibri"/>
          <w:sz w:val="23"/>
          <w:szCs w:val="23"/>
        </w:rPr>
      </w:pPr>
      <w:r>
        <w:rPr>
          <w:rFonts w:asciiTheme="minorHAnsi" w:hAnsiTheme="minorHAnsi" w:cs="Calibri"/>
          <w:sz w:val="23"/>
          <w:szCs w:val="23"/>
        </w:rPr>
        <w:t xml:space="preserve">Total </w:t>
      </w:r>
      <w:r w:rsidR="00E35911" w:rsidRPr="00E35911">
        <w:rPr>
          <w:rFonts w:asciiTheme="minorHAnsi" w:hAnsiTheme="minorHAnsi" w:cs="Calibri"/>
          <w:sz w:val="23"/>
          <w:szCs w:val="23"/>
        </w:rPr>
        <w:t>Hip arthroplasty (</w:t>
      </w:r>
      <w:r>
        <w:rPr>
          <w:rFonts w:asciiTheme="minorHAnsi" w:hAnsiTheme="minorHAnsi" w:cs="Calibri"/>
          <w:sz w:val="23"/>
          <w:szCs w:val="23"/>
        </w:rPr>
        <w:t>THA</w:t>
      </w:r>
      <w:r w:rsidR="00E35911" w:rsidRPr="00E35911">
        <w:rPr>
          <w:rFonts w:asciiTheme="minorHAnsi" w:hAnsiTheme="minorHAnsi" w:cs="Calibri"/>
          <w:sz w:val="23"/>
          <w:szCs w:val="23"/>
        </w:rPr>
        <w:t>) is an artificial joint which replaces the sick hip, eliminating the source of pain effectively and permanently.</w:t>
      </w:r>
      <w:r w:rsidR="00E35911">
        <w:rPr>
          <w:rFonts w:asciiTheme="minorHAnsi" w:hAnsiTheme="minorHAnsi" w:cs="Calibri"/>
          <w:sz w:val="23"/>
          <w:szCs w:val="23"/>
        </w:rPr>
        <w:t xml:space="preserve"> </w:t>
      </w:r>
    </w:p>
    <w:p w14:paraId="6FEC77C0" w14:textId="391877B1" w:rsidR="002B6926"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hip prosthesis is regulated by a</w:t>
      </w:r>
      <w:r>
        <w:rPr>
          <w:rFonts w:asciiTheme="minorHAnsi" w:hAnsiTheme="minorHAnsi" w:cs="Calibri"/>
          <w:sz w:val="23"/>
          <w:szCs w:val="23"/>
        </w:rPr>
        <w:t>n acetabular</w:t>
      </w:r>
      <w:r w:rsidRPr="00E35911">
        <w:rPr>
          <w:rFonts w:asciiTheme="minorHAnsi" w:hAnsiTheme="minorHAnsi" w:cs="Calibri"/>
          <w:sz w:val="23"/>
          <w:szCs w:val="23"/>
        </w:rPr>
        <w:t xml:space="preserve"> cup and a stem, which are connected in the acetabulum and in the femur. A prosthetic head is assembled on the stem</w:t>
      </w:r>
      <w:r>
        <w:rPr>
          <w:rFonts w:asciiTheme="minorHAnsi" w:hAnsiTheme="minorHAnsi" w:cs="Calibri"/>
          <w:sz w:val="23"/>
          <w:szCs w:val="23"/>
        </w:rPr>
        <w:t xml:space="preserve"> </w:t>
      </w:r>
      <w:r w:rsidRPr="00E35911">
        <w:rPr>
          <w:rFonts w:asciiTheme="minorHAnsi" w:hAnsiTheme="minorHAnsi" w:cs="Calibri"/>
          <w:sz w:val="23"/>
          <w:szCs w:val="23"/>
        </w:rPr>
        <w:t>which will articulate with the internal surface of the cup.</w:t>
      </w:r>
    </w:p>
    <w:p w14:paraId="69463FE1" w14:textId="4B27E4A0"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fixation of the components</w:t>
      </w:r>
      <w:r>
        <w:rPr>
          <w:rFonts w:asciiTheme="minorHAnsi" w:hAnsiTheme="minorHAnsi" w:cs="Calibri"/>
          <w:sz w:val="23"/>
          <w:szCs w:val="23"/>
        </w:rPr>
        <w:t xml:space="preserve"> </w:t>
      </w:r>
      <w:r w:rsidRPr="00E35911">
        <w:rPr>
          <w:rFonts w:asciiTheme="minorHAnsi" w:hAnsiTheme="minorHAnsi" w:cs="Calibri"/>
          <w:sz w:val="23"/>
          <w:szCs w:val="23"/>
        </w:rPr>
        <w:t>is biological, that is entrusted to the penetration of the bone into the porous surface of the elements</w:t>
      </w:r>
      <w:r>
        <w:rPr>
          <w:rFonts w:asciiTheme="minorHAnsi" w:hAnsiTheme="minorHAnsi" w:cs="Calibri"/>
          <w:sz w:val="23"/>
          <w:szCs w:val="23"/>
        </w:rPr>
        <w:t>: i</w:t>
      </w:r>
      <w:r w:rsidRPr="00E35911">
        <w:rPr>
          <w:rFonts w:asciiTheme="minorHAnsi" w:hAnsiTheme="minorHAnsi" w:cs="Calibri"/>
          <w:sz w:val="23"/>
          <w:szCs w:val="23"/>
        </w:rPr>
        <w:t>t is the so-called cementless prosthesis.</w:t>
      </w:r>
    </w:p>
    <w:p w14:paraId="547AADBC" w14:textId="10BB636E"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The component of prothesis that will be object of the study is the acetabular cup called Delta Revision.</w:t>
      </w:r>
    </w:p>
    <w:p w14:paraId="254201D2" w14:textId="60E5C50E" w:rsidR="00230D2D" w:rsidRPr="00A2469F" w:rsidRDefault="00230D2D" w:rsidP="00234307">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00CE2E02" w:rsidRPr="00A2469F">
        <w:rPr>
          <w:rFonts w:asciiTheme="minorHAnsi" w:hAnsiTheme="minorHAnsi"/>
          <w:sz w:val="23"/>
          <w:szCs w:val="23"/>
          <w:lang w:val="en-US" w:eastAsia="it-IT"/>
        </w:rPr>
        <w:t>Delta Revision acetabular cup</w:t>
      </w:r>
      <w:r w:rsidR="00CE2E02" w:rsidRPr="00E835A5">
        <w:rPr>
          <w:rFonts w:ascii="Calibri" w:hAnsi="Calibri" w:cs="Calibri"/>
        </w:rPr>
        <w:t xml:space="preserve"> are CE marked product</w:t>
      </w:r>
      <w:r w:rsidR="00161AB4">
        <w:rPr>
          <w:rFonts w:ascii="Calibri" w:hAnsi="Calibri" w:cs="Calibri"/>
        </w:rPr>
        <w:t xml:space="preserve">, </w:t>
      </w:r>
      <w:r w:rsidR="00161AB4" w:rsidRPr="00161AB4">
        <w:rPr>
          <w:rFonts w:ascii="Calibri" w:hAnsi="Calibri" w:cs="Calibri"/>
        </w:rPr>
        <w:t>indicating that it is considered to be safe and effective</w:t>
      </w:r>
      <w:r w:rsidR="00161AB4">
        <w:rPr>
          <w:rFonts w:ascii="Calibri" w:hAnsi="Calibri" w:cs="Calibri"/>
        </w:rPr>
        <w:t xml:space="preserve"> hip</w:t>
      </w:r>
      <w:r w:rsidR="00161AB4" w:rsidRPr="00161AB4">
        <w:rPr>
          <w:rFonts w:ascii="Calibri" w:hAnsi="Calibri" w:cs="Calibri"/>
        </w:rPr>
        <w:t xml:space="preserve"> replacement system</w:t>
      </w:r>
      <w:r w:rsidR="00CE2E02" w:rsidRPr="00E835A5">
        <w:rPr>
          <w:rFonts w:ascii="Calibri" w:hAnsi="Calibri" w:cs="Calibri"/>
        </w:rPr>
        <w:t xml:space="preserve"> and</w:t>
      </w:r>
      <w:r w:rsidR="00161AB4">
        <w:rPr>
          <w:rFonts w:ascii="Calibri" w:hAnsi="Calibri" w:cs="Calibri"/>
        </w:rPr>
        <w:t>,</w:t>
      </w:r>
      <w:r w:rsidR="00CE2E02" w:rsidRPr="00E835A5">
        <w:rPr>
          <w:rFonts w:ascii="Calibri" w:hAnsi="Calibri" w:cs="Calibri"/>
        </w:rPr>
        <w:t xml:space="preserve"> used according to the intended use</w:t>
      </w:r>
      <w:r w:rsidR="00161AB4">
        <w:rPr>
          <w:rFonts w:ascii="Calibri" w:hAnsi="Calibri" w:cs="Calibri"/>
        </w:rPr>
        <w:t>.</w:t>
      </w:r>
    </w:p>
    <w:p w14:paraId="704CAE3A" w14:textId="15B68D3E" w:rsidR="00230D2D" w:rsidRDefault="00CE2E02" w:rsidP="00CE2E02">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14:paraId="5DBAF6B0" w14:textId="1EB4E8C0" w:rsidR="002B6926" w:rsidRPr="00E45C03" w:rsidRDefault="00CE2E02" w:rsidP="00E45C03">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001033B8">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14:paraId="6896942E"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is the Sponsor of the study?</w:t>
      </w:r>
    </w:p>
    <w:p w14:paraId="48E8627C" w14:textId="23658C02" w:rsidR="00D96F93" w:rsidRDefault="00D96F93" w:rsidP="00234307">
      <w:pPr>
        <w:spacing w:line="276" w:lineRule="auto"/>
        <w:jc w:val="both"/>
        <w:rPr>
          <w:rFonts w:asciiTheme="minorHAnsi" w:hAnsiTheme="minorHAnsi" w:cs="Calibri"/>
          <w:sz w:val="23"/>
          <w:szCs w:val="23"/>
        </w:rPr>
      </w:pPr>
      <w:r w:rsidRPr="00D96F93">
        <w:rPr>
          <w:rFonts w:asciiTheme="minorHAnsi" w:hAnsiTheme="minorHAnsi" w:cs="Calibri"/>
          <w:sz w:val="23"/>
          <w:szCs w:val="23"/>
        </w:rPr>
        <w:t>The study is promoted by LimaCorporate S.p.A</w:t>
      </w:r>
      <w:r w:rsidR="003B69C5">
        <w:rPr>
          <w:rFonts w:asciiTheme="minorHAnsi" w:hAnsiTheme="minorHAnsi" w:cs="Calibri"/>
          <w:sz w:val="23"/>
          <w:szCs w:val="23"/>
        </w:rPr>
        <w:t>. and it</w:t>
      </w:r>
      <w:r w:rsidRPr="00D96F93">
        <w:rPr>
          <w:rFonts w:asciiTheme="minorHAnsi" w:hAnsiTheme="minorHAnsi" w:cs="Calibri"/>
          <w:sz w:val="23"/>
          <w:szCs w:val="23"/>
        </w:rPr>
        <w:t xml:space="preserve"> is carried out under the supervision of the study doctor and the staff of the </w:t>
      </w:r>
      <w:r>
        <w:rPr>
          <w:rFonts w:asciiTheme="minorHAnsi" w:hAnsiTheme="minorHAnsi" w:cs="Calibri"/>
          <w:sz w:val="23"/>
          <w:szCs w:val="23"/>
        </w:rPr>
        <w:t>site</w:t>
      </w:r>
      <w:r w:rsidRPr="00D96F93">
        <w:rPr>
          <w:rFonts w:asciiTheme="minorHAnsi" w:hAnsiTheme="minorHAnsi" w:cs="Calibri"/>
          <w:sz w:val="23"/>
          <w:szCs w:val="23"/>
        </w:rPr>
        <w:t>. LimaCorporate S.p.A provides financial support to cover the costs of the procedures performed during the trial.</w:t>
      </w:r>
    </w:p>
    <w:p w14:paraId="26F0D423" w14:textId="77777777" w:rsidR="00E47F1F" w:rsidRPr="00D96F93" w:rsidRDefault="00E47F1F" w:rsidP="00234307">
      <w:pPr>
        <w:spacing w:line="276" w:lineRule="auto"/>
        <w:jc w:val="both"/>
        <w:rPr>
          <w:rFonts w:asciiTheme="minorHAnsi" w:hAnsiTheme="minorHAnsi" w:cs="Calibri"/>
          <w:sz w:val="23"/>
          <w:szCs w:val="23"/>
        </w:rPr>
      </w:pPr>
    </w:p>
    <w:p w14:paraId="1564C85F"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evaluated and approved this study?</w:t>
      </w:r>
    </w:p>
    <w:p w14:paraId="5667A0D4" w14:textId="77777777" w:rsidR="002B6926" w:rsidRPr="00AC16C8" w:rsidRDefault="002B6926" w:rsidP="669588AC">
      <w:pPr>
        <w:spacing w:line="276" w:lineRule="auto"/>
        <w:jc w:val="both"/>
        <w:rPr>
          <w:rFonts w:asciiTheme="minorHAnsi" w:hAnsiTheme="minorHAnsi" w:cs="Calibri"/>
          <w:sz w:val="23"/>
          <w:szCs w:val="23"/>
          <w:lang w:val="en-US"/>
        </w:rPr>
      </w:pPr>
      <w:r w:rsidRPr="669588AC">
        <w:rPr>
          <w:rFonts w:asciiTheme="minorHAnsi" w:hAnsiTheme="minorHAnsi" w:cs="Calibri"/>
          <w:sz w:val="23"/>
          <w:szCs w:val="23"/>
          <w:lang w:val="en-US"/>
        </w:rPr>
        <w:t>This study has been approved by the reference Ethics Committee of this center, an organization responsible for protecting the rights and safety of patients who participate in research studies.</w:t>
      </w:r>
    </w:p>
    <w:p w14:paraId="28F3E6E2" w14:textId="77777777" w:rsidR="00E47F1F" w:rsidRDefault="00E47F1F" w:rsidP="00234307">
      <w:pPr>
        <w:spacing w:line="276" w:lineRule="auto"/>
        <w:jc w:val="both"/>
        <w:rPr>
          <w:rFonts w:asciiTheme="minorHAnsi" w:hAnsiTheme="minorHAnsi" w:cs="Calibri"/>
          <w:sz w:val="23"/>
          <w:szCs w:val="23"/>
        </w:rPr>
      </w:pPr>
    </w:p>
    <w:p w14:paraId="53987A9E" w14:textId="77777777" w:rsidR="002B6926" w:rsidRPr="00971335" w:rsidRDefault="002B6926" w:rsidP="669588AC">
      <w:pPr>
        <w:spacing w:line="276" w:lineRule="auto"/>
        <w:jc w:val="both"/>
        <w:rPr>
          <w:rFonts w:asciiTheme="minorHAnsi" w:hAnsiTheme="minorHAnsi" w:cs="Calibri"/>
          <w:b/>
          <w:bCs/>
          <w:lang w:val="en-US"/>
        </w:rPr>
      </w:pPr>
      <w:r w:rsidRPr="669588AC">
        <w:rPr>
          <w:rFonts w:asciiTheme="minorHAnsi" w:hAnsiTheme="minorHAnsi" w:cs="Calibri"/>
          <w:b/>
          <w:bCs/>
          <w:lang w:val="en-US"/>
        </w:rPr>
        <w:t>How many people will participate in the study?</w:t>
      </w:r>
    </w:p>
    <w:p w14:paraId="1BA4D378" w14:textId="5BB4C730" w:rsidR="002B6926" w:rsidRPr="006008A6" w:rsidRDefault="002B6926" w:rsidP="00234307">
      <w:pPr>
        <w:spacing w:line="276" w:lineRule="auto"/>
        <w:jc w:val="both"/>
        <w:rPr>
          <w:rFonts w:asciiTheme="minorHAnsi" w:hAnsiTheme="minorHAnsi" w:cs="Calibri"/>
          <w:sz w:val="23"/>
          <w:szCs w:val="23"/>
          <w:lang w:val="en-US"/>
        </w:rPr>
      </w:pPr>
      <w:r w:rsidRPr="001B7ABE">
        <w:rPr>
          <w:rFonts w:asciiTheme="minorHAnsi" w:hAnsiTheme="minorHAnsi" w:cs="Calibri"/>
          <w:sz w:val="23"/>
          <w:szCs w:val="23"/>
          <w:lang w:val="en"/>
        </w:rPr>
        <w:t xml:space="preserve">About </w:t>
      </w:r>
      <w:r w:rsidR="00553C5C">
        <w:rPr>
          <w:rFonts w:asciiTheme="minorHAnsi" w:hAnsiTheme="minorHAnsi" w:cs="Calibri"/>
          <w:sz w:val="23"/>
          <w:szCs w:val="23"/>
          <w:lang w:val="en"/>
        </w:rPr>
        <w:t>49</w:t>
      </w:r>
      <w:r w:rsidRPr="001B7ABE">
        <w:rPr>
          <w:rFonts w:asciiTheme="minorHAnsi" w:hAnsiTheme="minorHAnsi" w:cs="Calibri"/>
          <w:sz w:val="23"/>
          <w:szCs w:val="23"/>
          <w:lang w:val="en"/>
        </w:rPr>
        <w:t xml:space="preserve"> patients will participate in this study, however the number of planned patients may increase or decrease over time.</w:t>
      </w:r>
    </w:p>
    <w:p w14:paraId="64168BC7" w14:textId="1C339D2E" w:rsidR="00D42A94" w:rsidRDefault="00D42A94" w:rsidP="002B6926">
      <w:pPr>
        <w:jc w:val="both"/>
        <w:rPr>
          <w:rFonts w:asciiTheme="minorHAnsi" w:hAnsiTheme="minorHAnsi" w:cs="Calibri"/>
          <w:b/>
          <w:sz w:val="23"/>
          <w:szCs w:val="23"/>
        </w:rPr>
      </w:pPr>
    </w:p>
    <w:p w14:paraId="0321AE9A" w14:textId="77777777" w:rsidR="00A9307E" w:rsidRDefault="00A9307E" w:rsidP="002B6926">
      <w:pPr>
        <w:jc w:val="both"/>
        <w:rPr>
          <w:rFonts w:asciiTheme="minorHAnsi" w:hAnsiTheme="minorHAnsi" w:cs="Calibri"/>
          <w:b/>
          <w:sz w:val="23"/>
          <w:szCs w:val="23"/>
        </w:rPr>
      </w:pPr>
    </w:p>
    <w:p w14:paraId="6235BEAE" w14:textId="14AF0CD7" w:rsidR="002B6926" w:rsidRPr="00971335" w:rsidRDefault="002B6926" w:rsidP="002B6926">
      <w:pPr>
        <w:jc w:val="both"/>
        <w:rPr>
          <w:rFonts w:asciiTheme="minorHAnsi" w:hAnsiTheme="minorHAnsi" w:cs="Calibri"/>
          <w:b/>
          <w:lang w:val="en"/>
        </w:rPr>
      </w:pPr>
      <w:r w:rsidRPr="00971335">
        <w:rPr>
          <w:rFonts w:asciiTheme="minorHAnsi" w:hAnsiTheme="minorHAnsi" w:cs="Calibri"/>
          <w:b/>
        </w:rPr>
        <w:lastRenderedPageBreak/>
        <w:t>What is expected from you?</w:t>
      </w:r>
      <w:r w:rsidR="00A9307E">
        <w:rPr>
          <w:rFonts w:asciiTheme="minorHAnsi" w:hAnsiTheme="minorHAnsi" w:cs="Calibri"/>
          <w:b/>
        </w:rPr>
        <w:t xml:space="preserve"> </w:t>
      </w:r>
      <w:r w:rsidRPr="00971335">
        <w:rPr>
          <w:rFonts w:asciiTheme="minorHAnsi" w:hAnsiTheme="minorHAnsi" w:cs="Calibri"/>
          <w:b/>
        </w:rPr>
        <w:t>/</w:t>
      </w:r>
      <w:r w:rsidRPr="00971335">
        <w:rPr>
          <w:rFonts w:asciiTheme="minorHAnsi" w:hAnsiTheme="minorHAnsi" w:cs="Calibri"/>
          <w:b/>
          <w:lang w:val="en"/>
        </w:rPr>
        <w:t>What are my obligations if I participate in this study?</w:t>
      </w:r>
    </w:p>
    <w:p w14:paraId="6A6FC786" w14:textId="77777777" w:rsidR="0089325C" w:rsidRDefault="0089325C" w:rsidP="669588AC">
      <w:pPr>
        <w:spacing w:line="276" w:lineRule="auto"/>
        <w:ind w:left="57"/>
        <w:jc w:val="both"/>
        <w:rPr>
          <w:rFonts w:asciiTheme="minorHAnsi" w:hAnsiTheme="minorHAnsi" w:cs="Calibri"/>
          <w:sz w:val="23"/>
          <w:szCs w:val="23"/>
          <w:lang w:val="en-US"/>
        </w:rPr>
      </w:pPr>
      <w:r w:rsidRPr="669588AC">
        <w:rPr>
          <w:rFonts w:asciiTheme="minorHAnsi" w:hAnsiTheme="minorHAnsi" w:cs="Calibri"/>
          <w:sz w:val="23"/>
          <w:szCs w:val="23"/>
          <w:lang w:val="en-US"/>
        </w:rPr>
        <w:t xml:space="preserve">You were chosen because your doctor has already decided to implant you the Delta Revision acetabular cup. Participating in this study will in no way modify the treatment decided for you and will continue to receive it as per clinical practice at the center, whether you decide to participate in the study or not. </w:t>
      </w:r>
    </w:p>
    <w:p w14:paraId="4D48CF55" w14:textId="74AB4B2C" w:rsidR="002B6926" w:rsidRPr="00B44865" w:rsidRDefault="002B6926" w:rsidP="669588AC">
      <w:pPr>
        <w:spacing w:line="276" w:lineRule="auto"/>
        <w:ind w:left="57"/>
        <w:jc w:val="both"/>
        <w:rPr>
          <w:rFonts w:asciiTheme="minorHAnsi" w:hAnsiTheme="minorHAnsi" w:cs="Calibri"/>
          <w:sz w:val="23"/>
          <w:szCs w:val="23"/>
          <w:lang w:val="en-US"/>
        </w:rPr>
      </w:pPr>
      <w:r w:rsidRPr="669588AC">
        <w:rPr>
          <w:rFonts w:asciiTheme="minorHAnsi" w:hAnsiTheme="minorHAnsi" w:cs="Calibri"/>
          <w:sz w:val="23"/>
          <w:szCs w:val="23"/>
          <w:lang w:val="en-US"/>
        </w:rPr>
        <w:t>If you decide to take part in this study, you will be required to:</w:t>
      </w:r>
    </w:p>
    <w:p w14:paraId="7D46BD5A"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Respect study appointments and undergo all study evaluations</w:t>
      </w:r>
    </w:p>
    <w:p w14:paraId="1DDB1EDB" w14:textId="64AB044F" w:rsidR="002B6926" w:rsidRPr="002F333D" w:rsidRDefault="002B6926" w:rsidP="669588AC">
      <w:pPr>
        <w:pStyle w:val="Paragrafoelenco"/>
        <w:numPr>
          <w:ilvl w:val="0"/>
          <w:numId w:val="3"/>
        </w:numPr>
        <w:spacing w:after="0"/>
        <w:jc w:val="both"/>
        <w:rPr>
          <w:rFonts w:asciiTheme="minorHAnsi" w:hAnsiTheme="minorHAnsi" w:cs="Calibri"/>
          <w:sz w:val="23"/>
          <w:szCs w:val="23"/>
          <w:lang w:val="en-US"/>
        </w:rPr>
      </w:pPr>
      <w:r w:rsidRPr="669588AC">
        <w:rPr>
          <w:rFonts w:asciiTheme="minorHAnsi" w:hAnsiTheme="minorHAnsi" w:cs="Calibri"/>
          <w:sz w:val="23"/>
          <w:szCs w:val="23"/>
          <w:lang w:val="en-US"/>
        </w:rPr>
        <w:t xml:space="preserve">If you cannot attend to an appointment, please contact the staff of the study (i.e. the doctor of the study or </w:t>
      </w:r>
      <w:r w:rsidR="00D42A94" w:rsidRPr="669588AC">
        <w:rPr>
          <w:rFonts w:asciiTheme="minorHAnsi" w:hAnsiTheme="minorHAnsi" w:cs="Calibri"/>
          <w:sz w:val="23"/>
          <w:szCs w:val="23"/>
          <w:lang w:val="en-US"/>
        </w:rPr>
        <w:t>nurse</w:t>
      </w:r>
      <w:r w:rsidRPr="669588AC">
        <w:rPr>
          <w:rFonts w:asciiTheme="minorHAnsi" w:hAnsiTheme="minorHAnsi" w:cs="Calibri"/>
          <w:sz w:val="23"/>
          <w:szCs w:val="23"/>
          <w:lang w:val="en-US"/>
        </w:rPr>
        <w:t>) as soon as possible to fix a new one.</w:t>
      </w:r>
    </w:p>
    <w:p w14:paraId="7A3B8674" w14:textId="2A03E33E"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Report to the study staff all symptoms, changes of medications, medical visits or hospital admissions that may ha</w:t>
      </w:r>
      <w:r w:rsidR="00D42A94">
        <w:rPr>
          <w:rFonts w:asciiTheme="minorHAnsi" w:hAnsiTheme="minorHAnsi" w:cs="Calibri"/>
          <w:bCs/>
          <w:sz w:val="23"/>
          <w:szCs w:val="23"/>
          <w:lang w:val="en"/>
        </w:rPr>
        <w:t>v</w:t>
      </w:r>
      <w:r w:rsidRPr="002F333D">
        <w:rPr>
          <w:rFonts w:asciiTheme="minorHAnsi" w:hAnsiTheme="minorHAnsi" w:cs="Calibri"/>
          <w:bCs/>
          <w:sz w:val="23"/>
          <w:szCs w:val="23"/>
          <w:lang w:val="en"/>
        </w:rPr>
        <w:t>e occurred</w:t>
      </w:r>
    </w:p>
    <w:p w14:paraId="58A21A9B"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Inform the study staff if you think you may be pregnant </w:t>
      </w:r>
    </w:p>
    <w:p w14:paraId="5DE39FEC" w14:textId="3E6E63D1" w:rsidR="002B6926"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Inform study staff if you change your mind about participation at the study</w:t>
      </w:r>
    </w:p>
    <w:p w14:paraId="2BF815E1" w14:textId="77777777" w:rsidR="00971335" w:rsidRPr="002F333D" w:rsidRDefault="00971335" w:rsidP="00971335">
      <w:pPr>
        <w:pStyle w:val="Paragrafoelenco"/>
        <w:spacing w:after="0"/>
        <w:ind w:left="777"/>
        <w:jc w:val="both"/>
        <w:rPr>
          <w:rFonts w:asciiTheme="minorHAnsi" w:hAnsiTheme="minorHAnsi" w:cs="Calibri"/>
          <w:bCs/>
          <w:sz w:val="23"/>
          <w:szCs w:val="23"/>
          <w:lang w:val="en"/>
        </w:rPr>
      </w:pPr>
    </w:p>
    <w:p w14:paraId="3993B3D0" w14:textId="0AC49045" w:rsidR="001008C7" w:rsidRPr="00971335" w:rsidRDefault="001008C7" w:rsidP="0046119F">
      <w:pPr>
        <w:spacing w:line="276" w:lineRule="auto"/>
        <w:jc w:val="both"/>
        <w:rPr>
          <w:rFonts w:asciiTheme="minorHAnsi" w:hAnsiTheme="minorHAnsi" w:cs="Calibri"/>
          <w:bCs/>
          <w:lang w:val="en"/>
        </w:rPr>
      </w:pPr>
      <w:r w:rsidRPr="00971335">
        <w:rPr>
          <w:rFonts w:asciiTheme="minorHAnsi" w:hAnsiTheme="minorHAnsi" w:cs="Calibri"/>
          <w:b/>
        </w:rPr>
        <w:t xml:space="preserve">How is research carried out? </w:t>
      </w:r>
      <w:r w:rsidRPr="00971335">
        <w:rPr>
          <w:rFonts w:asciiTheme="minorHAnsi" w:hAnsiTheme="minorHAnsi" w:cs="Calibri"/>
          <w:b/>
          <w:lang w:val="en"/>
        </w:rPr>
        <w:t>What will happen if I participate in this research study?</w:t>
      </w:r>
    </w:p>
    <w:p w14:paraId="5BFF4605" w14:textId="2E74D18A" w:rsidR="001008C7" w:rsidRPr="00D42A94" w:rsidRDefault="00D42A94" w:rsidP="0046119F">
      <w:pPr>
        <w:spacing w:line="276" w:lineRule="auto"/>
        <w:jc w:val="both"/>
        <w:rPr>
          <w:rFonts w:asciiTheme="minorHAnsi" w:hAnsiTheme="minorHAnsi" w:cs="Calibri"/>
          <w:sz w:val="23"/>
          <w:szCs w:val="23"/>
        </w:rPr>
      </w:pPr>
      <w:r w:rsidRPr="00161AB4">
        <w:rPr>
          <w:rFonts w:asciiTheme="minorHAnsi" w:hAnsiTheme="minorHAnsi" w:cs="Calibri"/>
          <w:sz w:val="23"/>
          <w:szCs w:val="23"/>
        </w:rPr>
        <w:t>You have been asked to participate in this research study as you are due to undergo</w:t>
      </w:r>
      <w:r w:rsidR="00161AB4">
        <w:rPr>
          <w:rFonts w:asciiTheme="minorHAnsi" w:hAnsiTheme="minorHAnsi" w:cs="Calibr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14:paraId="61F971E8" w14:textId="6C4CC21A" w:rsidR="001008C7" w:rsidRDefault="00D42A94" w:rsidP="0046119F">
      <w:pPr>
        <w:spacing w:line="276" w:lineRule="auto"/>
        <w:jc w:val="both"/>
        <w:rPr>
          <w:rFonts w:asciiTheme="minorHAnsi" w:hAnsiTheme="minorHAnsi" w:cs="Calibri"/>
          <w:bCs/>
          <w:sz w:val="23"/>
          <w:szCs w:val="23"/>
        </w:rPr>
      </w:pPr>
      <w:r w:rsidRPr="00D42A94">
        <w:rPr>
          <w:rFonts w:asciiTheme="minorHAnsi" w:hAnsiTheme="minorHAnsi" w:cs="Calibri"/>
          <w:bCs/>
          <w:sz w:val="23"/>
          <w:szCs w:val="23"/>
        </w:rPr>
        <w:t xml:space="preserve">If you agree to participate in this </w:t>
      </w:r>
      <w:r w:rsidR="00161AB4">
        <w:rPr>
          <w:rFonts w:asciiTheme="minorHAnsi" w:hAnsiTheme="minorHAnsi" w:cs="Calibri"/>
          <w:bCs/>
          <w:sz w:val="23"/>
          <w:szCs w:val="23"/>
        </w:rPr>
        <w:t>clinical study</w:t>
      </w:r>
      <w:r w:rsidRPr="00D42A94">
        <w:rPr>
          <w:rFonts w:asciiTheme="minorHAnsi" w:hAnsiTheme="minorHAnsi" w:cs="Calibri"/>
          <w:bCs/>
          <w:sz w:val="23"/>
          <w:szCs w:val="23"/>
        </w:rPr>
        <w:t xml:space="preserve">, </w:t>
      </w:r>
      <w:r w:rsidR="00CA02C5" w:rsidRPr="00CA02C5">
        <w:rPr>
          <w:rFonts w:asciiTheme="minorHAnsi" w:hAnsiTheme="minorHAnsi" w:cs="Calibri"/>
          <w:bCs/>
          <w:sz w:val="23"/>
          <w:szCs w:val="23"/>
        </w:rPr>
        <w:t>it is important to understand that th</w:t>
      </w:r>
      <w:r w:rsidR="00CA02C5">
        <w:rPr>
          <w:rFonts w:asciiTheme="minorHAnsi" w:hAnsiTheme="minorHAnsi" w:cs="Calibri"/>
          <w:bCs/>
          <w:sz w:val="23"/>
          <w:szCs w:val="23"/>
        </w:rPr>
        <w:t>e</w:t>
      </w:r>
      <w:r w:rsidR="00CA02C5" w:rsidRPr="00CA02C5">
        <w:rPr>
          <w:rFonts w:asciiTheme="minorHAnsi" w:hAnsiTheme="minorHAnsi" w:cs="Calibri"/>
          <w:bCs/>
          <w:sz w:val="23"/>
          <w:szCs w:val="23"/>
        </w:rPr>
        <w:t>s</w:t>
      </w:r>
      <w:r w:rsidR="00CA02C5">
        <w:rPr>
          <w:rFonts w:asciiTheme="minorHAnsi" w:hAnsiTheme="minorHAnsi" w:cs="Calibri"/>
          <w:bCs/>
          <w:sz w:val="23"/>
          <w:szCs w:val="23"/>
        </w:rPr>
        <w:t>e</w:t>
      </w:r>
      <w:r w:rsidR="00CA02C5" w:rsidRPr="00CA02C5">
        <w:rPr>
          <w:rFonts w:asciiTheme="minorHAnsi" w:hAnsiTheme="minorHAnsi" w:cs="Calibri"/>
          <w:bCs/>
          <w:sz w:val="23"/>
          <w:szCs w:val="23"/>
        </w:rPr>
        <w:t xml:space="preserve"> visits are necessary to </w:t>
      </w:r>
      <w:r w:rsidR="009D2364">
        <w:rPr>
          <w:rFonts w:asciiTheme="minorHAnsi" w:hAnsiTheme="minorHAnsi" w:cs="Calibri"/>
          <w:bCs/>
          <w:sz w:val="23"/>
          <w:szCs w:val="23"/>
        </w:rPr>
        <w:t>e</w:t>
      </w:r>
      <w:r w:rsidR="00CA02C5" w:rsidRPr="00CA02C5">
        <w:rPr>
          <w:rFonts w:asciiTheme="minorHAnsi" w:hAnsiTheme="minorHAnsi" w:cs="Calibri"/>
          <w:bCs/>
          <w:sz w:val="23"/>
          <w:szCs w:val="23"/>
        </w:rPr>
        <w:t>nsure its quality</w:t>
      </w:r>
      <w:r w:rsidR="00CA02C5">
        <w:rPr>
          <w:rFonts w:asciiTheme="minorHAnsi" w:hAnsiTheme="minorHAnsi" w:cs="Calibri"/>
          <w:bCs/>
          <w:sz w:val="23"/>
          <w:szCs w:val="23"/>
        </w:rPr>
        <w:t>. Y</w:t>
      </w:r>
      <w:r w:rsidR="00194B04" w:rsidRPr="00194B04">
        <w:rPr>
          <w:rFonts w:asciiTheme="minorHAnsi" w:hAnsiTheme="minorHAnsi" w:cs="Calibri"/>
          <w:bCs/>
          <w:sz w:val="23"/>
          <w:szCs w:val="23"/>
        </w:rPr>
        <w:t xml:space="preserve">our participation will last for </w:t>
      </w:r>
      <w:ins w:id="1" w:author="Domizia Baldassi" w:date="2024-09-09T12:15:00Z" w16du:dateUtc="2024-09-09T10:15:00Z">
        <w:r w:rsidR="006B0164">
          <w:rPr>
            <w:rFonts w:asciiTheme="minorHAnsi" w:hAnsiTheme="minorHAnsi" w:cs="Calibri"/>
            <w:bCs/>
            <w:sz w:val="23"/>
            <w:szCs w:val="23"/>
          </w:rPr>
          <w:t>2</w:t>
        </w:r>
      </w:ins>
      <w:del w:id="2" w:author="Domizia Baldassi" w:date="2024-09-09T12:15:00Z" w16du:dateUtc="2024-09-09T10:15:00Z">
        <w:r w:rsidR="00194B04" w:rsidDel="006B0164">
          <w:rPr>
            <w:rFonts w:asciiTheme="minorHAnsi" w:hAnsiTheme="minorHAnsi" w:cs="Calibri"/>
            <w:bCs/>
            <w:sz w:val="23"/>
            <w:szCs w:val="23"/>
          </w:rPr>
          <w:delText>5</w:delText>
        </w:r>
      </w:del>
      <w:r w:rsidR="00194B04" w:rsidRPr="00194B04">
        <w:rPr>
          <w:rFonts w:asciiTheme="minorHAnsi" w:hAnsiTheme="minorHAnsi" w:cs="Calibri"/>
          <w:bCs/>
          <w:sz w:val="23"/>
          <w:szCs w:val="23"/>
        </w:rPr>
        <w:t xml:space="preserve"> year</w:t>
      </w:r>
      <w:r w:rsidR="00194B04">
        <w:rPr>
          <w:rFonts w:asciiTheme="minorHAnsi" w:hAnsiTheme="minorHAnsi" w:cs="Calibri"/>
          <w:bCs/>
          <w:sz w:val="23"/>
          <w:szCs w:val="23"/>
        </w:rPr>
        <w:t>s</w:t>
      </w:r>
      <w:r w:rsidR="00194B04" w:rsidRPr="00194B04">
        <w:rPr>
          <w:rFonts w:asciiTheme="minorHAnsi" w:hAnsiTheme="minorHAnsi" w:cs="Calibri"/>
          <w:bCs/>
          <w:sz w:val="23"/>
          <w:szCs w:val="23"/>
        </w:rPr>
        <w:t>.</w:t>
      </w:r>
    </w:p>
    <w:p w14:paraId="1E1BEFCC" w14:textId="7678479E" w:rsidR="00B30835" w:rsidRDefault="009D2364" w:rsidP="0046119F">
      <w:pPr>
        <w:spacing w:line="276" w:lineRule="auto"/>
        <w:jc w:val="both"/>
        <w:rPr>
          <w:rFonts w:asciiTheme="minorHAnsi" w:hAnsiTheme="minorHAnsi" w:cs="Calibri"/>
          <w:bCs/>
          <w:sz w:val="23"/>
          <w:szCs w:val="23"/>
        </w:rPr>
      </w:pPr>
      <w:r w:rsidRPr="009D2364">
        <w:rPr>
          <w:rFonts w:asciiTheme="minorHAnsi" w:hAnsiTheme="minorHAnsi" w:cs="Calibri"/>
          <w:bCs/>
          <w:sz w:val="23"/>
          <w:szCs w:val="23"/>
        </w:rPr>
        <w:t xml:space="preserve">The maximum number of visits is </w:t>
      </w:r>
      <w:ins w:id="3" w:author="Domizia Baldassi" w:date="2024-09-09T12:15:00Z" w16du:dateUtc="2024-09-09T10:15:00Z">
        <w:r w:rsidR="006B0164">
          <w:rPr>
            <w:rFonts w:asciiTheme="minorHAnsi" w:hAnsiTheme="minorHAnsi" w:cs="Calibri"/>
            <w:bCs/>
            <w:sz w:val="23"/>
            <w:szCs w:val="23"/>
          </w:rPr>
          <w:t>7</w:t>
        </w:r>
      </w:ins>
      <w:del w:id="4" w:author="Domizia Baldassi" w:date="2024-09-09T12:15:00Z" w16du:dateUtc="2024-09-09T10:15:00Z">
        <w:r w:rsidRPr="009D2364" w:rsidDel="006B0164">
          <w:rPr>
            <w:rFonts w:asciiTheme="minorHAnsi" w:hAnsiTheme="minorHAnsi" w:cs="Calibri"/>
            <w:bCs/>
            <w:sz w:val="23"/>
            <w:szCs w:val="23"/>
          </w:rPr>
          <w:delText>10</w:delText>
        </w:r>
      </w:del>
      <w:r w:rsidRPr="009D2364">
        <w:rPr>
          <w:rFonts w:asciiTheme="minorHAnsi" w:hAnsiTheme="minorHAnsi" w:cs="Calibri"/>
          <w:bCs/>
          <w:sz w:val="23"/>
          <w:szCs w:val="23"/>
        </w:rPr>
        <w:t xml:space="preserve"> visits, and includes one pre-operative visit (before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implant), intra-operative visit (at the same day of </w:t>
      </w:r>
      <w:r w:rsidRPr="00E35911">
        <w:rPr>
          <w:rFonts w:asciiTheme="minorHAnsi" w:hAnsiTheme="minorHAnsi" w:cs="Calibri"/>
          <w:sz w:val="23"/>
          <w:szCs w:val="23"/>
        </w:rPr>
        <w:t xml:space="preserve">hip prosthesis </w:t>
      </w:r>
      <w:r w:rsidRPr="009D2364">
        <w:rPr>
          <w:rFonts w:asciiTheme="minorHAnsi" w:hAnsiTheme="minorHAnsi" w:cs="Calibri"/>
          <w:bCs/>
          <w:sz w:val="23"/>
          <w:szCs w:val="23"/>
        </w:rPr>
        <w:t xml:space="preserve">implant), discharge visit (after the </w:t>
      </w:r>
      <w:r w:rsidRPr="00E35911">
        <w:rPr>
          <w:rFonts w:asciiTheme="minorHAnsi" w:hAnsiTheme="minorHAnsi" w:cs="Calibri"/>
          <w:sz w:val="23"/>
          <w:szCs w:val="23"/>
        </w:rPr>
        <w:t>hip prosthesis</w:t>
      </w:r>
      <w:r w:rsidRPr="009D2364">
        <w:rPr>
          <w:rFonts w:asciiTheme="minorHAnsi" w:hAnsiTheme="minorHAnsi" w:cs="Calibri"/>
          <w:bCs/>
          <w:sz w:val="23"/>
          <w:szCs w:val="23"/>
        </w:rPr>
        <w:t>), Follow up visits at 2 months, 6 months, 1 year and 2 years after the implant</w:t>
      </w:r>
      <w:ins w:id="5" w:author="Domizia Baldassi" w:date="2024-09-09T12:15:00Z" w16du:dateUtc="2024-09-09T10:15:00Z">
        <w:r w:rsidR="006B0164">
          <w:rPr>
            <w:rFonts w:asciiTheme="minorHAnsi" w:hAnsiTheme="minorHAnsi" w:cs="Calibri"/>
            <w:bCs/>
            <w:sz w:val="23"/>
            <w:szCs w:val="23"/>
          </w:rPr>
          <w:t>.</w:t>
        </w:r>
      </w:ins>
      <w:del w:id="6" w:author="Domizia Baldassi" w:date="2024-09-09T12:15:00Z" w16du:dateUtc="2024-09-09T10:15:00Z">
        <w:r w:rsidRPr="009D2364" w:rsidDel="006B0164">
          <w:rPr>
            <w:rFonts w:asciiTheme="minorHAnsi" w:hAnsiTheme="minorHAnsi" w:cs="Calibri"/>
            <w:bCs/>
            <w:sz w:val="23"/>
            <w:szCs w:val="23"/>
          </w:rPr>
          <w:delText xml:space="preserve"> and, </w:delText>
        </w:r>
        <w:r w:rsidR="00471405" w:rsidDel="006B0164">
          <w:rPr>
            <w:rFonts w:asciiTheme="minorHAnsi" w:hAnsiTheme="minorHAnsi" w:cs="Calibri"/>
            <w:bCs/>
            <w:sz w:val="23"/>
            <w:szCs w:val="23"/>
          </w:rPr>
          <w:delText>S</w:delText>
        </w:r>
        <w:r w:rsidRPr="009D2364" w:rsidDel="006B0164">
          <w:rPr>
            <w:rFonts w:asciiTheme="minorHAnsi" w:hAnsiTheme="minorHAnsi" w:cs="Calibri"/>
            <w:bCs/>
            <w:sz w:val="23"/>
            <w:szCs w:val="23"/>
          </w:rPr>
          <w:delText>urvival Follow-up visits at 3 years, 4 years and, 5 years after the implant.</w:delText>
        </w:r>
      </w:del>
      <w:bookmarkStart w:id="7" w:name="_Toc34397109"/>
    </w:p>
    <w:bookmarkEnd w:id="7"/>
    <w:p w14:paraId="4B8B65AA" w14:textId="750B865E" w:rsidR="00B30835" w:rsidRPr="00B30835" w:rsidRDefault="00B30835"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hese exams 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procedures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14:paraId="3DC81216" w14:textId="7B674B34"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Study explanation, reading and signing of this informed consent form</w:t>
      </w:r>
      <w:r w:rsidR="0019181F">
        <w:rPr>
          <w:rFonts w:asciiTheme="minorHAnsi" w:hAnsiTheme="minorHAnsi" w:cstheme="minorHAnsi"/>
          <w:bCs/>
          <w:sz w:val="23"/>
          <w:szCs w:val="23"/>
        </w:rPr>
        <w:t>;</w:t>
      </w:r>
    </w:p>
    <w:p w14:paraId="77EE9252" w14:textId="3B3500AA"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003646E5" w:rsidRPr="00764C84">
        <w:rPr>
          <w:rFonts w:asciiTheme="minorHAnsi" w:hAnsiTheme="minorHAnsi" w:cstheme="minorHAnsi"/>
          <w:bCs/>
          <w:sz w:val="23"/>
          <w:szCs w:val="23"/>
        </w:rPr>
        <w:t>gender, ethnicity, smoking and drinking habits, activity level (e.g. sedentary, normal, intense) and, working status (active worker or retired)</w:t>
      </w:r>
      <w:r w:rsidR="0019181F">
        <w:rPr>
          <w:rFonts w:asciiTheme="minorHAnsi" w:hAnsiTheme="minorHAnsi" w:cstheme="minorHAnsi"/>
          <w:bCs/>
          <w:sz w:val="23"/>
          <w:szCs w:val="23"/>
        </w:rPr>
        <w:t>;</w:t>
      </w:r>
    </w:p>
    <w:p w14:paraId="6B310D06" w14:textId="7B0436F0"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Verification of your medical history and any medicines (including those based on herbs or food supplements) you have been taking or have taken in the past</w:t>
      </w:r>
      <w:r w:rsidR="0019181F">
        <w:rPr>
          <w:rFonts w:asciiTheme="minorHAnsi" w:hAnsiTheme="minorHAnsi" w:cstheme="minorHAnsi"/>
          <w:bCs/>
          <w:sz w:val="23"/>
          <w:szCs w:val="23"/>
        </w:rPr>
        <w:t>;</w:t>
      </w:r>
    </w:p>
    <w:p w14:paraId="53CD9DCF" w14:textId="506C8DCF"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 that includes weight and height measurement</w:t>
      </w:r>
      <w:r w:rsidR="0019181F">
        <w:rPr>
          <w:rFonts w:asciiTheme="minorHAnsi" w:hAnsiTheme="minorHAnsi" w:cstheme="minorHAnsi"/>
          <w:bCs/>
          <w:sz w:val="23"/>
          <w:szCs w:val="23"/>
        </w:rPr>
        <w:t>;</w:t>
      </w:r>
    </w:p>
    <w:p w14:paraId="5D9DCF57" w14:textId="420B8EA8"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003646E5" w:rsidRPr="00764C84">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r w:rsidR="0019181F">
        <w:rPr>
          <w:rFonts w:asciiTheme="minorHAnsi" w:hAnsiTheme="minorHAnsi" w:cstheme="minorHAnsi"/>
          <w:bCs/>
          <w:sz w:val="23"/>
          <w:szCs w:val="23"/>
        </w:rPr>
        <w:t>;</w:t>
      </w:r>
    </w:p>
    <w:p w14:paraId="50B69C89" w14:textId="3F79E323"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A radiographic evaluation of the x-rays of the affected hip</w:t>
      </w:r>
      <w:r w:rsidR="0019181F">
        <w:rPr>
          <w:rFonts w:asciiTheme="minorHAnsi" w:hAnsiTheme="minorHAnsi" w:cstheme="minorHAnsi"/>
          <w:bCs/>
          <w:sz w:val="23"/>
          <w:szCs w:val="23"/>
        </w:rPr>
        <w:t>;</w:t>
      </w:r>
    </w:p>
    <w:p w14:paraId="264F2385" w14:textId="2010CC4A" w:rsidR="00B30835" w:rsidRPr="00764C84" w:rsidRDefault="00B30835" w:rsidP="00764C84">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id="8" w:name="OLE_LINK424"/>
      <w:bookmarkStart w:id="9" w:name="OLE_LINK425"/>
      <w:r w:rsidRPr="00764C84">
        <w:rPr>
          <w:rFonts w:cs="Calibri"/>
          <w:sz w:val="23"/>
          <w:szCs w:val="23"/>
        </w:rPr>
        <w:t>imple functional test to access your mobility</w:t>
      </w:r>
      <w:bookmarkEnd w:id="8"/>
      <w:bookmarkEnd w:id="9"/>
      <w:r w:rsidRPr="00764C84">
        <w:rPr>
          <w:rFonts w:cs="Calibri"/>
          <w:sz w:val="23"/>
          <w:szCs w:val="23"/>
        </w:rPr>
        <w:t xml:space="preserve"> and complete </w:t>
      </w:r>
      <w:r w:rsidR="005A3332" w:rsidRPr="00764C84">
        <w:rPr>
          <w:rFonts w:cs="Calibri"/>
          <w:sz w:val="23"/>
          <w:szCs w:val="23"/>
        </w:rPr>
        <w:t>two</w:t>
      </w:r>
      <w:r w:rsidRPr="00764C84">
        <w:rPr>
          <w:rFonts w:cs="Calibri"/>
          <w:sz w:val="23"/>
          <w:szCs w:val="23"/>
        </w:rPr>
        <w:t xml:space="preserve"> simple </w:t>
      </w:r>
      <w:bookmarkStart w:id="10" w:name="OLE_LINK216"/>
      <w:bookmarkStart w:id="11" w:name="OLE_LINK217"/>
      <w:r w:rsidRPr="00764C84">
        <w:rPr>
          <w:rFonts w:cs="Calibri"/>
          <w:sz w:val="23"/>
          <w:szCs w:val="23"/>
        </w:rPr>
        <w:t xml:space="preserve">questionnaires to assess </w:t>
      </w:r>
      <w:r w:rsidRPr="00764C84">
        <w:rPr>
          <w:rFonts w:cs="Calibri"/>
          <w:bCs/>
          <w:sz w:val="23"/>
          <w:szCs w:val="23"/>
        </w:rPr>
        <w:t>your health hip status</w:t>
      </w:r>
      <w:bookmarkEnd w:id="10"/>
      <w:bookmarkEnd w:id="11"/>
      <w:r w:rsidR="0019181F">
        <w:rPr>
          <w:rFonts w:cs="Calibri"/>
          <w:sz w:val="23"/>
          <w:szCs w:val="23"/>
        </w:rPr>
        <w:t>;</w:t>
      </w:r>
    </w:p>
    <w:p w14:paraId="039C76CA" w14:textId="3F0DADB2" w:rsidR="00EE61A9" w:rsidRDefault="003646E5"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14:paraId="6E3D5F47" w14:textId="038FE7E6" w:rsidR="005E3FE6" w:rsidRPr="00EE61A9" w:rsidRDefault="005E3FE6" w:rsidP="0046119F">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00454A15" w:rsidRPr="00EE61A9">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14:paraId="6AAEF4AF" w14:textId="5A67C567" w:rsidR="00B37891" w:rsidRDefault="00B37891" w:rsidP="0046119F">
      <w:pPr>
        <w:spacing w:line="276" w:lineRule="auto"/>
        <w:jc w:val="both"/>
        <w:rPr>
          <w:rFonts w:asciiTheme="minorHAnsi" w:hAnsiTheme="minorHAnsi" w:cstheme="minorHAnsi"/>
          <w:bCs/>
          <w:sz w:val="23"/>
          <w:szCs w:val="23"/>
        </w:rPr>
      </w:pPr>
      <w:bookmarkStart w:id="12" w:name="OLE_LINK218"/>
      <w:bookmarkStart w:id="13" w:name="OLE_LINK219"/>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14:paraId="3DD55CD8" w14:textId="5A50785F"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w:t>
      </w:r>
      <w:r w:rsidR="0019181F">
        <w:rPr>
          <w:rFonts w:asciiTheme="minorHAnsi" w:hAnsiTheme="minorHAnsi" w:cstheme="minorHAnsi"/>
          <w:bCs/>
          <w:sz w:val="23"/>
          <w:szCs w:val="23"/>
        </w:rPr>
        <w:t>;</w:t>
      </w:r>
    </w:p>
    <w:p w14:paraId="3D578E81" w14:textId="0F069FC9"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r w:rsidR="0019181F">
        <w:rPr>
          <w:rFonts w:asciiTheme="minorHAnsi" w:hAnsiTheme="minorHAnsi" w:cstheme="minorHAnsi"/>
          <w:bCs/>
          <w:sz w:val="23"/>
          <w:szCs w:val="23"/>
        </w:rPr>
        <w:t>;</w:t>
      </w:r>
    </w:p>
    <w:p w14:paraId="6302C201" w14:textId="167B30AA"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r w:rsidR="0019181F">
        <w:rPr>
          <w:rFonts w:asciiTheme="minorHAnsi" w:hAnsiTheme="minorHAnsi" w:cstheme="minorHAnsi"/>
          <w:bCs/>
          <w:sz w:val="23"/>
          <w:szCs w:val="23"/>
        </w:rPr>
        <w:t>implant;</w:t>
      </w:r>
    </w:p>
    <w:p w14:paraId="7BD983B7" w14:textId="1A085871" w:rsidR="00B37891" w:rsidRPr="00764C84" w:rsidRDefault="00B37891" w:rsidP="00B3789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your health hip status</w:t>
      </w:r>
      <w:r w:rsidR="0019181F">
        <w:rPr>
          <w:rFonts w:cs="Calibri"/>
          <w:sz w:val="23"/>
          <w:szCs w:val="23"/>
        </w:rPr>
        <w:t>;</w:t>
      </w:r>
    </w:p>
    <w:p w14:paraId="4B0F7C80" w14:textId="61E24CC8" w:rsidR="00B37891" w:rsidRPr="00B37891" w:rsidRDefault="00B37891"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12"/>
      <w:bookmarkEnd w:id="13"/>
      <w:r w:rsidR="0019181F">
        <w:rPr>
          <w:rFonts w:asciiTheme="minorHAnsi" w:hAnsiTheme="minorHAnsi" w:cstheme="minorHAnsi"/>
          <w:bCs/>
          <w:sz w:val="23"/>
          <w:szCs w:val="23"/>
        </w:rPr>
        <w:t>.</w:t>
      </w:r>
    </w:p>
    <w:p w14:paraId="68EA2DFF" w14:textId="208E3644" w:rsidR="0019181F" w:rsidRPr="005E3FE6" w:rsidRDefault="00B37891"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00EE61A9" w:rsidRP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0019181F" w:rsidRPr="004913CC">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14:paraId="5FC4908B" w14:textId="08109C7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00B37891" w:rsidRPr="00AD430C">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assessment</w:t>
      </w:r>
      <w:r w:rsidR="00B37891" w:rsidRPr="00AD430C">
        <w:rPr>
          <w:rFonts w:asciiTheme="minorHAnsi" w:hAnsiTheme="minorHAnsi" w:cstheme="minorHAnsi"/>
          <w:bCs/>
          <w:sz w:val="23"/>
          <w:szCs w:val="23"/>
        </w:rPr>
        <w:t xml:space="preserve">; </w:t>
      </w:r>
    </w:p>
    <w:p w14:paraId="2681BF7F" w14:textId="3B811FA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00B37891" w:rsidRPr="00AD430C">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X-ray</w:t>
      </w:r>
      <w:r w:rsidR="00B37891" w:rsidRPr="00AD430C">
        <w:rPr>
          <w:rFonts w:asciiTheme="minorHAnsi" w:hAnsiTheme="minorHAnsi" w:cstheme="minorHAnsi"/>
          <w:bCs/>
          <w:sz w:val="23"/>
          <w:szCs w:val="23"/>
        </w:rPr>
        <w:t xml:space="preserve">; </w:t>
      </w:r>
    </w:p>
    <w:p w14:paraId="561765B1" w14:textId="1FD06A9F" w:rsidR="0019181F" w:rsidRPr="00AD430C" w:rsidRDefault="0019181F" w:rsidP="0019181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00B37891" w:rsidRPr="00AD430C">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00B37891" w:rsidRPr="00AD430C">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00B37891" w:rsidRPr="00AD430C">
        <w:rPr>
          <w:rFonts w:asciiTheme="minorHAnsi" w:hAnsiTheme="minorHAnsi" w:cstheme="minorHAnsi"/>
          <w:bCs/>
          <w:sz w:val="23"/>
          <w:szCs w:val="23"/>
        </w:rPr>
        <w:t xml:space="preserve"> health status and satisfaction’s level of your implant. </w:t>
      </w:r>
    </w:p>
    <w:p w14:paraId="1AF1ABEE" w14:textId="7CF571A2" w:rsidR="005E3FE6" w:rsidDel="006B0164" w:rsidRDefault="00AD430C" w:rsidP="0046119F">
      <w:pPr>
        <w:spacing w:line="276" w:lineRule="auto"/>
        <w:jc w:val="both"/>
        <w:rPr>
          <w:del w:id="14" w:author="Domizia Baldassi" w:date="2024-09-09T12:15:00Z" w16du:dateUtc="2024-09-09T10:15:00Z"/>
          <w:rFonts w:asciiTheme="minorHAnsi" w:hAnsiTheme="minorHAnsi" w:cstheme="minorHAnsi"/>
          <w:bCs/>
          <w:sz w:val="23"/>
          <w:szCs w:val="23"/>
        </w:rPr>
      </w:pPr>
      <w:del w:id="15" w:author="Domizia Baldassi" w:date="2024-09-09T12:15:00Z" w16du:dateUtc="2024-09-09T10:15:00Z">
        <w:r w:rsidDel="006B0164">
          <w:rPr>
            <w:rFonts w:asciiTheme="minorHAnsi" w:hAnsiTheme="minorHAnsi" w:cstheme="minorHAnsi"/>
            <w:bCs/>
            <w:sz w:val="23"/>
            <w:szCs w:val="23"/>
          </w:rPr>
          <w:delText>A</w:delText>
        </w:r>
        <w:r w:rsidRPr="00B37891" w:rsidDel="006B0164">
          <w:rPr>
            <w:rFonts w:asciiTheme="minorHAnsi" w:hAnsiTheme="minorHAnsi" w:cstheme="minorHAnsi"/>
            <w:bCs/>
            <w:sz w:val="23"/>
            <w:szCs w:val="23"/>
          </w:rPr>
          <w:delText xml:space="preserve">t </w:delText>
        </w:r>
        <w:r w:rsidDel="006B0164">
          <w:rPr>
            <w:rFonts w:asciiTheme="minorHAnsi" w:hAnsiTheme="minorHAnsi" w:cstheme="minorHAnsi"/>
            <w:bCs/>
            <w:sz w:val="23"/>
            <w:szCs w:val="23"/>
          </w:rPr>
          <w:delText>3 years, 4 years and</w:delText>
        </w:r>
        <w:r w:rsidRPr="00B37891" w:rsidDel="006B0164">
          <w:rPr>
            <w:rFonts w:asciiTheme="minorHAnsi" w:hAnsiTheme="minorHAnsi" w:cstheme="minorHAnsi"/>
            <w:bCs/>
            <w:sz w:val="23"/>
            <w:szCs w:val="23"/>
          </w:rPr>
          <w:delText xml:space="preserve"> </w:delText>
        </w:r>
        <w:r w:rsidDel="006B0164">
          <w:rPr>
            <w:rFonts w:asciiTheme="minorHAnsi" w:hAnsiTheme="minorHAnsi" w:cstheme="minorHAnsi"/>
            <w:bCs/>
            <w:sz w:val="23"/>
            <w:szCs w:val="23"/>
          </w:rPr>
          <w:delText>5</w:delText>
        </w:r>
        <w:r w:rsidRPr="00B37891" w:rsidDel="006B0164">
          <w:rPr>
            <w:rFonts w:asciiTheme="minorHAnsi" w:hAnsiTheme="minorHAnsi" w:cstheme="minorHAnsi"/>
            <w:bCs/>
            <w:sz w:val="23"/>
            <w:szCs w:val="23"/>
          </w:rPr>
          <w:delText xml:space="preserve"> years after the surgery</w:delText>
        </w:r>
        <w:r w:rsidDel="006B0164">
          <w:rPr>
            <w:rFonts w:asciiTheme="minorHAnsi" w:hAnsiTheme="minorHAnsi" w:cstheme="minorHAnsi"/>
            <w:bCs/>
            <w:sz w:val="23"/>
            <w:szCs w:val="23"/>
          </w:rPr>
          <w:delText>,</w:delText>
        </w:r>
        <w:r w:rsidR="00B37891" w:rsidRPr="00B37891" w:rsidDel="006B0164">
          <w:rPr>
            <w:rFonts w:asciiTheme="minorHAnsi" w:hAnsiTheme="minorHAnsi" w:cstheme="minorHAnsi"/>
            <w:bCs/>
            <w:sz w:val="23"/>
            <w:szCs w:val="23"/>
          </w:rPr>
          <w:delText xml:space="preserve"> you will be contacted by a member of the research team for a phone interview to assess your health </w:delText>
        </w:r>
        <w:r w:rsidDel="006B0164">
          <w:rPr>
            <w:rFonts w:asciiTheme="minorHAnsi" w:hAnsiTheme="minorHAnsi" w:cstheme="minorHAnsi"/>
            <w:bCs/>
            <w:sz w:val="23"/>
            <w:szCs w:val="23"/>
          </w:rPr>
          <w:delText>hip</w:delText>
        </w:r>
        <w:r w:rsidR="00B37891" w:rsidRPr="00B37891" w:rsidDel="006B0164">
          <w:rPr>
            <w:rFonts w:asciiTheme="minorHAnsi" w:hAnsiTheme="minorHAnsi" w:cstheme="minorHAnsi"/>
            <w:bCs/>
            <w:sz w:val="23"/>
            <w:szCs w:val="23"/>
          </w:rPr>
          <w:delText xml:space="preserve"> status and satisfaction’s level about the implant.</w:delText>
        </w:r>
      </w:del>
    </w:p>
    <w:p w14:paraId="7FD88001" w14:textId="46D88656" w:rsidR="00D42A94" w:rsidDel="006B0164" w:rsidRDefault="00AD430C" w:rsidP="0046119F">
      <w:pPr>
        <w:spacing w:line="276" w:lineRule="auto"/>
        <w:jc w:val="both"/>
        <w:rPr>
          <w:del w:id="16" w:author="Domizia Baldassi" w:date="2024-09-09T12:15:00Z" w16du:dateUtc="2024-09-09T10:15:00Z"/>
          <w:rFonts w:asciiTheme="minorHAnsi" w:hAnsiTheme="minorHAnsi" w:cs="Calibri"/>
          <w:b/>
          <w:sz w:val="23"/>
          <w:szCs w:val="23"/>
        </w:rPr>
      </w:pPr>
      <w:del w:id="17" w:author="Domizia Baldassi" w:date="2024-09-09T12:15:00Z" w16du:dateUtc="2024-09-09T10:15:00Z">
        <w:r w:rsidDel="006B0164">
          <w:rPr>
            <w:rFonts w:asciiTheme="minorHAnsi" w:hAnsiTheme="minorHAnsi" w:cstheme="minorHAnsi"/>
            <w:bCs/>
            <w:sz w:val="23"/>
            <w:szCs w:val="23"/>
          </w:rPr>
          <w:delText xml:space="preserve">During the phone contact, a </w:delText>
        </w:r>
        <w:r w:rsidRPr="00B37891" w:rsidDel="006B0164">
          <w:rPr>
            <w:rFonts w:asciiTheme="minorHAnsi" w:hAnsiTheme="minorHAnsi" w:cstheme="minorHAnsi"/>
            <w:bCs/>
            <w:sz w:val="23"/>
            <w:szCs w:val="23"/>
          </w:rPr>
          <w:delText>member of the research team</w:delText>
        </w:r>
        <w:r w:rsidDel="006B0164">
          <w:rPr>
            <w:rFonts w:asciiTheme="minorHAnsi" w:hAnsiTheme="minorHAnsi" w:cstheme="minorHAnsi"/>
            <w:bCs/>
            <w:sz w:val="23"/>
            <w:szCs w:val="23"/>
          </w:rPr>
          <w:delText xml:space="preserve"> will ask to you a complete one questionnaire regarding to your health status.</w:delText>
        </w:r>
        <w:r w:rsidR="0089325C" w:rsidDel="006B0164">
          <w:rPr>
            <w:rFonts w:asciiTheme="minorHAnsi" w:hAnsiTheme="minorHAnsi" w:cstheme="minorHAnsi"/>
            <w:bCs/>
            <w:sz w:val="23"/>
            <w:szCs w:val="23"/>
          </w:rPr>
          <w:delText xml:space="preserve"> Th</w:delText>
        </w:r>
        <w:r w:rsidR="006E114A" w:rsidDel="006B0164">
          <w:rPr>
            <w:rFonts w:asciiTheme="minorHAnsi" w:hAnsiTheme="minorHAnsi" w:cstheme="minorHAnsi"/>
            <w:bCs/>
            <w:sz w:val="23"/>
            <w:szCs w:val="23"/>
          </w:rPr>
          <w:delText>is</w:delText>
        </w:r>
        <w:r w:rsidR="0089325C" w:rsidDel="006B0164">
          <w:rPr>
            <w:rFonts w:asciiTheme="minorHAnsi" w:hAnsiTheme="minorHAnsi" w:cstheme="minorHAnsi"/>
            <w:bCs/>
            <w:sz w:val="23"/>
            <w:szCs w:val="23"/>
          </w:rPr>
          <w:delText xml:space="preserve"> kind of visit</w:delText>
        </w:r>
        <w:r w:rsidR="006E114A" w:rsidDel="006B0164">
          <w:rPr>
            <w:rFonts w:asciiTheme="minorHAnsi" w:hAnsiTheme="minorHAnsi" w:cstheme="minorHAnsi"/>
            <w:bCs/>
            <w:sz w:val="23"/>
            <w:szCs w:val="23"/>
          </w:rPr>
          <w:delText>s</w:delText>
        </w:r>
        <w:r w:rsidR="0089325C" w:rsidDel="006B0164">
          <w:rPr>
            <w:rFonts w:asciiTheme="minorHAnsi" w:hAnsiTheme="minorHAnsi" w:cstheme="minorHAnsi"/>
            <w:bCs/>
            <w:sz w:val="23"/>
            <w:szCs w:val="23"/>
          </w:rPr>
          <w:delText xml:space="preserve"> can be made face to face according to doctor’s decision.</w:delText>
        </w:r>
      </w:del>
    </w:p>
    <w:p w14:paraId="344A5019" w14:textId="14089BD2" w:rsidR="002B6926" w:rsidRDefault="002B6926" w:rsidP="0046119F">
      <w:pPr>
        <w:spacing w:line="276" w:lineRule="auto"/>
        <w:jc w:val="both"/>
        <w:rPr>
          <w:rFonts w:asciiTheme="minorHAnsi" w:hAnsiTheme="minorHAnsi" w:cs="Calibri"/>
          <w:b/>
          <w:sz w:val="23"/>
          <w:szCs w:val="23"/>
        </w:rPr>
      </w:pPr>
    </w:p>
    <w:p w14:paraId="294E9238" w14:textId="247F443A" w:rsidR="00D92142" w:rsidRDefault="00D92142" w:rsidP="0046119F">
      <w:pPr>
        <w:spacing w:line="276" w:lineRule="auto"/>
        <w:jc w:val="both"/>
        <w:rPr>
          <w:rFonts w:asciiTheme="minorHAnsi" w:hAnsiTheme="minorHAnsi" w:cs="Calibri"/>
          <w:bCs/>
          <w:sz w:val="23"/>
          <w:szCs w:val="23"/>
        </w:rPr>
      </w:pPr>
      <w:r>
        <w:rPr>
          <w:rFonts w:asciiTheme="minorHAnsi" w:hAnsiTheme="minorHAnsi" w:cs="Calibri"/>
          <w:bCs/>
          <w:sz w:val="23"/>
          <w:szCs w:val="23"/>
        </w:rPr>
        <w:t>After the implant of prothesis, you will n</w:t>
      </w:r>
      <w:r w:rsidRPr="00D92142">
        <w:rPr>
          <w:rFonts w:asciiTheme="minorHAnsi" w:hAnsiTheme="minorHAnsi" w:cs="Calibri"/>
          <w:bCs/>
          <w:sz w:val="23"/>
          <w:szCs w:val="23"/>
        </w:rPr>
        <w:t>otif</w:t>
      </w:r>
      <w:r>
        <w:rPr>
          <w:rFonts w:asciiTheme="minorHAnsi" w:hAnsiTheme="minorHAnsi" w:cs="Calibri"/>
          <w:bCs/>
          <w:sz w:val="23"/>
          <w:szCs w:val="23"/>
        </w:rPr>
        <w:t>y</w:t>
      </w:r>
      <w:r w:rsidRPr="00D92142">
        <w:rPr>
          <w:rFonts w:asciiTheme="minorHAnsi" w:hAnsiTheme="minorHAnsi" w:cs="Calibri"/>
          <w:bCs/>
          <w:sz w:val="23"/>
          <w:szCs w:val="23"/>
        </w:rPr>
        <w:t xml:space="preserve"> </w:t>
      </w:r>
      <w:r>
        <w:rPr>
          <w:rFonts w:asciiTheme="minorHAnsi" w:hAnsiTheme="minorHAnsi" w:cs="Calibri"/>
          <w:bCs/>
          <w:sz w:val="23"/>
          <w:szCs w:val="23"/>
        </w:rPr>
        <w:t xml:space="preserve">to the study physician </w:t>
      </w:r>
      <w:r w:rsidRPr="00D92142">
        <w:rPr>
          <w:rFonts w:asciiTheme="minorHAnsi" w:hAnsiTheme="minorHAnsi" w:cs="Calibri"/>
          <w:bCs/>
          <w:sz w:val="23"/>
          <w:szCs w:val="23"/>
        </w:rPr>
        <w:t>of any unexpected changes or</w:t>
      </w:r>
      <w:r>
        <w:rPr>
          <w:rFonts w:asciiTheme="minorHAnsi" w:hAnsiTheme="minorHAnsi" w:cs="Calibri"/>
          <w:bCs/>
          <w:sz w:val="23"/>
          <w:szCs w:val="23"/>
        </w:rPr>
        <w:t xml:space="preserve"> </w:t>
      </w:r>
      <w:r w:rsidRPr="00D92142">
        <w:rPr>
          <w:rFonts w:asciiTheme="minorHAnsi" w:hAnsiTheme="minorHAnsi" w:cs="Calibri"/>
          <w:bCs/>
          <w:sz w:val="23"/>
          <w:szCs w:val="23"/>
        </w:rPr>
        <w:t>unwanted in your health or unwanted effects (adverse events) which</w:t>
      </w:r>
      <w:r>
        <w:rPr>
          <w:rFonts w:asciiTheme="minorHAnsi" w:hAnsiTheme="minorHAnsi" w:cs="Calibri"/>
          <w:bCs/>
          <w:sz w:val="23"/>
          <w:szCs w:val="23"/>
        </w:rPr>
        <w:t xml:space="preserve"> </w:t>
      </w:r>
      <w:r w:rsidRPr="00D92142">
        <w:rPr>
          <w:rFonts w:asciiTheme="minorHAnsi" w:hAnsiTheme="minorHAnsi" w:cs="Calibri"/>
          <w:bCs/>
          <w:sz w:val="23"/>
          <w:szCs w:val="23"/>
        </w:rPr>
        <w:t>could manifest. Your doctor or other qualified clinical staff will monitor possible adverse events continuously</w:t>
      </w:r>
      <w:r>
        <w:rPr>
          <w:rFonts w:asciiTheme="minorHAnsi" w:hAnsiTheme="minorHAnsi" w:cs="Calibri"/>
          <w:bCs/>
          <w:sz w:val="23"/>
          <w:szCs w:val="23"/>
        </w:rPr>
        <w:t xml:space="preserve">. </w:t>
      </w:r>
      <w:r w:rsidRPr="00D92142">
        <w:rPr>
          <w:rFonts w:asciiTheme="minorHAnsi" w:hAnsiTheme="minorHAnsi" w:cs="Calibri"/>
          <w:bCs/>
          <w:sz w:val="23"/>
          <w:szCs w:val="23"/>
        </w:rPr>
        <w:t>Your doctor will continue to monitor an unresolved side effect until</w:t>
      </w:r>
      <w:r>
        <w:rPr>
          <w:rFonts w:asciiTheme="minorHAnsi" w:hAnsiTheme="minorHAnsi" w:cs="Calibri"/>
          <w:bCs/>
          <w:sz w:val="23"/>
          <w:szCs w:val="23"/>
        </w:rPr>
        <w:t xml:space="preserve"> </w:t>
      </w:r>
      <w:r w:rsidRPr="00D92142">
        <w:rPr>
          <w:rFonts w:asciiTheme="minorHAnsi" w:hAnsiTheme="minorHAnsi" w:cs="Calibri"/>
          <w:bCs/>
          <w:sz w:val="23"/>
          <w:szCs w:val="23"/>
        </w:rPr>
        <w:t>better or stabilize.</w:t>
      </w:r>
    </w:p>
    <w:p w14:paraId="6999B8C9" w14:textId="16C9B1C3" w:rsidR="00971335" w:rsidRDefault="00D92142" w:rsidP="001C3CDD">
      <w:pPr>
        <w:spacing w:line="276" w:lineRule="auto"/>
        <w:jc w:val="both"/>
        <w:rPr>
          <w:rFonts w:asciiTheme="minorHAnsi" w:hAnsiTheme="minorHAnsi" w:cs="Calibri"/>
          <w:bCs/>
          <w:sz w:val="23"/>
          <w:szCs w:val="23"/>
        </w:rPr>
      </w:pPr>
      <w:r>
        <w:rPr>
          <w:rFonts w:asciiTheme="minorHAnsi" w:hAnsiTheme="minorHAnsi" w:cs="Calibri"/>
          <w:bCs/>
          <w:sz w:val="23"/>
          <w:szCs w:val="23"/>
        </w:rPr>
        <w:t>LimaCorporate S.p.A.</w:t>
      </w:r>
      <w:r w:rsidRPr="00D92142">
        <w:rPr>
          <w:rFonts w:asciiTheme="minorHAnsi" w:hAnsiTheme="minorHAnsi" w:cs="Calibri"/>
          <w:bCs/>
          <w:sz w:val="23"/>
          <w:szCs w:val="23"/>
        </w:rPr>
        <w:t xml:space="preserve"> or his representative may contact your doctor for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w:t>
      </w:r>
      <w:r>
        <w:rPr>
          <w:rFonts w:asciiTheme="minorHAnsi" w:hAnsiTheme="minorHAnsi" w:cs="Calibri"/>
          <w:bCs/>
          <w:sz w:val="23"/>
          <w:szCs w:val="23"/>
        </w:rPr>
        <w:t xml:space="preserve"> </w:t>
      </w:r>
      <w:r w:rsidRPr="00D92142">
        <w:rPr>
          <w:rFonts w:asciiTheme="minorHAnsi" w:hAnsiTheme="minorHAnsi" w:cs="Calibri"/>
          <w:bCs/>
          <w:sz w:val="23"/>
          <w:szCs w:val="23"/>
        </w:rPr>
        <w:t>in order to perform an independent medical evaluation of the event. An expert</w:t>
      </w:r>
      <w:r>
        <w:rPr>
          <w:rFonts w:asciiTheme="minorHAnsi" w:hAnsiTheme="minorHAnsi" w:cs="Calibri"/>
          <w:bCs/>
          <w:sz w:val="23"/>
          <w:szCs w:val="23"/>
        </w:rPr>
        <w:t xml:space="preserve"> </w:t>
      </w:r>
      <w:r w:rsidRPr="00D92142">
        <w:rPr>
          <w:rFonts w:asciiTheme="minorHAnsi" w:hAnsiTheme="minorHAnsi" w:cs="Calibri"/>
          <w:bCs/>
          <w:sz w:val="23"/>
          <w:szCs w:val="23"/>
        </w:rPr>
        <w:t xml:space="preserve">external commissioned by </w:t>
      </w:r>
      <w:r>
        <w:rPr>
          <w:rFonts w:asciiTheme="minorHAnsi" w:hAnsiTheme="minorHAnsi" w:cs="Calibri"/>
          <w:bCs/>
          <w:sz w:val="23"/>
          <w:szCs w:val="23"/>
        </w:rPr>
        <w:t>LimaCorporate S.p.A.</w:t>
      </w:r>
      <w:r w:rsidRPr="00D92142">
        <w:rPr>
          <w:rFonts w:asciiTheme="minorHAnsi" w:hAnsiTheme="minorHAnsi" w:cs="Calibri"/>
          <w:bCs/>
          <w:sz w:val="23"/>
          <w:szCs w:val="23"/>
        </w:rPr>
        <w:t xml:space="preserve"> may request (e.g.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 if already taken by the doctor to evaluate the event.</w:t>
      </w:r>
    </w:p>
    <w:p w14:paraId="52B54754" w14:textId="07A5AD77" w:rsidR="001C3CDD" w:rsidRDefault="001C3CDD" w:rsidP="001C3CDD">
      <w:pPr>
        <w:spacing w:line="276" w:lineRule="auto"/>
        <w:jc w:val="both"/>
        <w:rPr>
          <w:rFonts w:asciiTheme="minorHAnsi" w:hAnsiTheme="minorHAnsi" w:cs="Calibri"/>
          <w:bCs/>
          <w:sz w:val="23"/>
          <w:szCs w:val="23"/>
        </w:rPr>
      </w:pPr>
    </w:p>
    <w:p w14:paraId="79FC5BDC" w14:textId="77777777" w:rsidR="00E45C03" w:rsidRPr="001C3CDD" w:rsidRDefault="00E45C03" w:rsidP="001C3CDD">
      <w:pPr>
        <w:spacing w:line="276" w:lineRule="auto"/>
        <w:jc w:val="both"/>
        <w:rPr>
          <w:rFonts w:asciiTheme="minorHAnsi" w:hAnsiTheme="minorHAnsi" w:cs="Calibri"/>
          <w:bCs/>
          <w:sz w:val="23"/>
          <w:szCs w:val="23"/>
        </w:rPr>
      </w:pPr>
    </w:p>
    <w:p w14:paraId="119551EF" w14:textId="2D11FDBF" w:rsidR="00C4231E" w:rsidRPr="00971335" w:rsidRDefault="00C4231E" w:rsidP="00971335">
      <w:pPr>
        <w:spacing w:line="276" w:lineRule="auto"/>
        <w:jc w:val="both"/>
        <w:rPr>
          <w:rFonts w:asciiTheme="minorHAnsi" w:hAnsiTheme="minorHAnsi" w:cs="Calibri"/>
          <w:b/>
        </w:rPr>
      </w:pPr>
      <w:r w:rsidRPr="00971335">
        <w:rPr>
          <w:rFonts w:asciiTheme="minorHAnsi" w:hAnsiTheme="minorHAnsi" w:cs="Calibri"/>
          <w:b/>
        </w:rPr>
        <w:lastRenderedPageBreak/>
        <w:t>What are the possible benefits and risks in taking part?</w:t>
      </w:r>
    </w:p>
    <w:p w14:paraId="245860BD" w14:textId="04FB8964" w:rsidR="00C4231E" w:rsidRPr="00C4231E" w:rsidRDefault="000E6A7C" w:rsidP="00971335">
      <w:pPr>
        <w:spacing w:line="276" w:lineRule="auto"/>
        <w:jc w:val="both"/>
        <w:rPr>
          <w:rFonts w:asciiTheme="minorHAnsi" w:hAnsiTheme="minorHAnsi" w:cs="Calibri"/>
          <w:b/>
          <w:sz w:val="23"/>
          <w:szCs w:val="23"/>
        </w:rPr>
      </w:pPr>
      <w:r w:rsidRPr="00C4231E">
        <w:rPr>
          <w:rFonts w:asciiTheme="minorHAnsi" w:hAnsiTheme="minorHAnsi" w:cs="Calibri"/>
          <w:bCs/>
          <w:sz w:val="23"/>
          <w:szCs w:val="23"/>
        </w:rPr>
        <w:t xml:space="preserve">Our priority for every participant is his/her well being. </w:t>
      </w:r>
      <w:r w:rsidR="00C4231E" w:rsidRPr="00C4231E">
        <w:rPr>
          <w:rFonts w:asciiTheme="minorHAnsi" w:hAnsiTheme="minorHAnsi" w:cs="Calibri"/>
          <w:bCs/>
          <w:sz w:val="23"/>
          <w:szCs w:val="23"/>
        </w:rPr>
        <w:t xml:space="preserve">There are no individual benefits for you in taking part in this study and the study doctor will carefully monitor your health. </w:t>
      </w:r>
    </w:p>
    <w:p w14:paraId="147DB60A" w14:textId="24E3EE6B" w:rsidR="00C4231E" w:rsidRDefault="00C4231E" w:rsidP="00971335">
      <w:pPr>
        <w:spacing w:line="276" w:lineRule="auto"/>
        <w:jc w:val="both"/>
        <w:rPr>
          <w:rFonts w:asciiTheme="minorHAnsi" w:hAnsiTheme="minorHAnsi" w:cs="Calibri"/>
          <w:bCs/>
          <w:sz w:val="23"/>
          <w:szCs w:val="23"/>
        </w:rPr>
      </w:pPr>
      <w:r w:rsidRPr="00C4231E">
        <w:rPr>
          <w:rFonts w:asciiTheme="minorHAnsi" w:hAnsiTheme="minorHAnsi" w:cs="Calibri"/>
          <w:bCs/>
          <w:sz w:val="23"/>
          <w:szCs w:val="23"/>
        </w:rPr>
        <w:t>However</w:t>
      </w:r>
      <w:r w:rsidR="00D215E1">
        <w:rPr>
          <w:rFonts w:asciiTheme="minorHAnsi" w:hAnsiTheme="minorHAnsi" w:cs="Calibri"/>
          <w:bCs/>
          <w:sz w:val="23"/>
          <w:szCs w:val="23"/>
        </w:rPr>
        <w:t>,</w:t>
      </w:r>
      <w:r w:rsidRPr="00C4231E">
        <w:rPr>
          <w:rFonts w:asciiTheme="minorHAnsi" w:hAnsiTheme="minorHAnsi" w:cs="Calibr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14:paraId="573E43FE" w14:textId="7D6323B1" w:rsidR="00BE3161" w:rsidRPr="00C4231E" w:rsidRDefault="00BE3161" w:rsidP="00971335">
      <w:pPr>
        <w:spacing w:line="276" w:lineRule="auto"/>
        <w:jc w:val="both"/>
        <w:rPr>
          <w:rFonts w:asciiTheme="minorHAnsi" w:hAnsiTheme="minorHAnsi" w:cs="Calibri"/>
          <w:bCs/>
          <w:sz w:val="23"/>
          <w:szCs w:val="23"/>
        </w:rPr>
      </w:pPr>
      <w:r w:rsidRPr="00BE3161">
        <w:rPr>
          <w:rFonts w:asciiTheme="minorHAnsi" w:hAnsiTheme="minorHAnsi" w:cs="Calibri"/>
          <w:bCs/>
          <w:sz w:val="23"/>
          <w:szCs w:val="23"/>
        </w:rPr>
        <w:t xml:space="preserve">You will have x-rays taken of your </w:t>
      </w:r>
      <w:r>
        <w:rPr>
          <w:rFonts w:asciiTheme="minorHAnsi" w:hAnsiTheme="minorHAnsi" w:cs="Calibri"/>
          <w:bCs/>
          <w:sz w:val="23"/>
          <w:szCs w:val="23"/>
        </w:rPr>
        <w:t>hip</w:t>
      </w:r>
      <w:r w:rsidRPr="00BE3161">
        <w:rPr>
          <w:rFonts w:asciiTheme="minorHAnsi" w:hAnsiTheme="minorHAnsi" w:cs="Calibri"/>
          <w:bCs/>
          <w:sz w:val="23"/>
          <w:szCs w:val="23"/>
        </w:rPr>
        <w:t xml:space="preserve"> joint at each visit. The radiation-related risk (lifetime risk) for the extra doses falls into “Negligible” category.</w:t>
      </w:r>
    </w:p>
    <w:p w14:paraId="1E04F6DB" w14:textId="0D53996E" w:rsidR="00C4231E" w:rsidRDefault="00C4231E" w:rsidP="00971335">
      <w:pPr>
        <w:spacing w:line="276" w:lineRule="auto"/>
        <w:jc w:val="both"/>
        <w:rPr>
          <w:rFonts w:asciiTheme="minorHAnsi" w:hAnsiTheme="minorHAnsi" w:cs="Calibri"/>
          <w:sz w:val="23"/>
          <w:szCs w:val="23"/>
        </w:rPr>
      </w:pPr>
      <w:r w:rsidRPr="00F104E6">
        <w:rPr>
          <w:rFonts w:asciiTheme="minorHAnsi" w:hAnsiTheme="minorHAnsi" w:cs="Calibri"/>
          <w:sz w:val="23"/>
          <w:szCs w:val="23"/>
        </w:rPr>
        <w:t xml:space="preserve">For safety reasons, the study will not include </w:t>
      </w:r>
      <w:r w:rsidRPr="00F104E6">
        <w:rPr>
          <w:rFonts w:asciiTheme="minorHAnsi" w:hAnsiTheme="minorHAnsi" w:cs="Calibri"/>
          <w:sz w:val="23"/>
          <w:szCs w:val="23"/>
          <w:lang w:val="en-US"/>
        </w:rPr>
        <w:t>females who are pregnant, nursing, or planning a pregnancy</w:t>
      </w:r>
      <w:r w:rsidRPr="00F104E6">
        <w:rPr>
          <w:rFonts w:asciiTheme="minorHAnsi" w:hAnsiTheme="minorHAnsi" w:cs="Calibri"/>
          <w:sz w:val="23"/>
          <w:szCs w:val="23"/>
        </w:rPr>
        <w:t xml:space="preserve">. If a pregnancy is confirmed during the </w:t>
      </w:r>
      <w:r w:rsidR="00C84FE1">
        <w:rPr>
          <w:rFonts w:asciiTheme="minorHAnsi" w:hAnsiTheme="minorHAnsi" w:cs="Calibri"/>
          <w:sz w:val="23"/>
          <w:szCs w:val="23"/>
        </w:rPr>
        <w:t>study</w:t>
      </w:r>
      <w:r w:rsidRPr="00F104E6">
        <w:rPr>
          <w:rFonts w:asciiTheme="minorHAnsi" w:hAnsiTheme="minorHAnsi" w:cs="Calibri"/>
          <w:sz w:val="23"/>
          <w:szCs w:val="23"/>
        </w:rPr>
        <w:t xml:space="preserve"> the Investigators are required by law to monitor progress of the pregnancy and also to follow up progress</w:t>
      </w:r>
      <w:r w:rsidRPr="00605AA4">
        <w:rPr>
          <w:rFonts w:asciiTheme="minorHAnsi" w:hAnsiTheme="minorHAnsi" w:cs="Calibri"/>
          <w:sz w:val="23"/>
          <w:szCs w:val="23"/>
        </w:rPr>
        <w:t xml:space="preserve"> of you and your baby after the birth. Please be assured</w:t>
      </w:r>
      <w:r>
        <w:rPr>
          <w:rFonts w:asciiTheme="minorHAnsi" w:hAnsiTheme="minorHAnsi" w:cs="Calibri"/>
          <w:sz w:val="23"/>
          <w:szCs w:val="23"/>
        </w:rPr>
        <w:t xml:space="preserve"> </w:t>
      </w:r>
      <w:r w:rsidRPr="00605AA4">
        <w:rPr>
          <w:rFonts w:asciiTheme="minorHAnsi" w:hAnsiTheme="minorHAnsi" w:cs="Calibri"/>
          <w:sz w:val="23"/>
          <w:szCs w:val="23"/>
        </w:rPr>
        <w:t>we will not take any x-rays</w:t>
      </w:r>
      <w:r>
        <w:rPr>
          <w:rFonts w:asciiTheme="minorHAnsi" w:hAnsiTheme="minorHAnsi" w:cs="Calibri"/>
          <w:sz w:val="23"/>
          <w:szCs w:val="23"/>
        </w:rPr>
        <w:t xml:space="preserve"> </w:t>
      </w:r>
      <w:r w:rsidRPr="00605AA4">
        <w:rPr>
          <w:rFonts w:asciiTheme="minorHAnsi" w:hAnsiTheme="minorHAnsi" w:cs="Calibri"/>
          <w:sz w:val="23"/>
          <w:szCs w:val="23"/>
        </w:rPr>
        <w:t>during your pregnancy.</w:t>
      </w:r>
    </w:p>
    <w:p w14:paraId="4FB360CC" w14:textId="0A20D275" w:rsidR="00BE5435" w:rsidRPr="00EC23A6" w:rsidRDefault="00C4231E" w:rsidP="00EC23A6">
      <w:pPr>
        <w:spacing w:line="276" w:lineRule="auto"/>
        <w:jc w:val="both"/>
        <w:rPr>
          <w:rFonts w:asciiTheme="minorHAnsi" w:hAnsiTheme="minorHAnsi" w:cs="Calibri"/>
          <w:sz w:val="23"/>
          <w:szCs w:val="23"/>
        </w:rPr>
      </w:pPr>
      <w:r w:rsidRPr="006F2429">
        <w:rPr>
          <w:rFonts w:asciiTheme="minorHAnsi" w:hAnsiTheme="minorHAnsi" w:cs="Calibri"/>
          <w:sz w:val="23"/>
          <w:szCs w:val="23"/>
        </w:rPr>
        <w:t>The possible risks and/or discomforts associated with</w:t>
      </w:r>
      <w:r>
        <w:rPr>
          <w:rFonts w:asciiTheme="minorHAnsi" w:hAnsiTheme="minorHAnsi" w:cs="Calibri"/>
          <w:sz w:val="23"/>
          <w:szCs w:val="23"/>
        </w:rPr>
        <w:t xml:space="preserve"> </w:t>
      </w:r>
      <w:r w:rsidRPr="00C4231E">
        <w:rPr>
          <w:rFonts w:asciiTheme="minorHAnsi" w:hAnsiTheme="minorHAnsi" w:cs="Calibri"/>
          <w:bCs/>
          <w:sz w:val="23"/>
          <w:szCs w:val="23"/>
        </w:rPr>
        <w:t>delta revision acetabular cup</w:t>
      </w:r>
      <w:r w:rsidR="00635B8F">
        <w:rPr>
          <w:rFonts w:asciiTheme="minorHAnsi" w:hAnsiTheme="minorHAnsi" w:cs="Calibri"/>
          <w:bCs/>
          <w:sz w:val="23"/>
          <w:szCs w:val="23"/>
        </w:rPr>
        <w:t xml:space="preserve"> prosthesis are identical to those for all standard total hip arthroplasty operations.</w:t>
      </w:r>
      <w:r w:rsidRPr="00C4231E">
        <w:rPr>
          <w:rFonts w:asciiTheme="minorHAnsi" w:hAnsiTheme="minorHAnsi" w:cs="Calibri"/>
          <w:bCs/>
          <w:sz w:val="23"/>
          <w:szCs w:val="23"/>
        </w:rPr>
        <w:t xml:space="preserve"> </w:t>
      </w:r>
      <w:r w:rsidR="00BE3161" w:rsidRPr="00BE3161">
        <w:rPr>
          <w:rFonts w:asciiTheme="minorHAnsi" w:hAnsiTheme="minorHAnsi" w:cs="Calibri"/>
          <w:bCs/>
          <w:sz w:val="23"/>
          <w:szCs w:val="23"/>
        </w:rPr>
        <w:t xml:space="preserve">Qualified and experienced clinical staff will monitor carefully any symptoms of discomfort or pain after your surgery as required after every total </w:t>
      </w:r>
      <w:r w:rsidR="00BE3161">
        <w:rPr>
          <w:rFonts w:asciiTheme="minorHAnsi" w:hAnsiTheme="minorHAnsi" w:cs="Calibri"/>
          <w:bCs/>
          <w:sz w:val="23"/>
          <w:szCs w:val="23"/>
        </w:rPr>
        <w:t>hip</w:t>
      </w:r>
      <w:r w:rsidR="00BE3161" w:rsidRPr="00BE3161">
        <w:rPr>
          <w:rFonts w:asciiTheme="minorHAnsi" w:hAnsiTheme="minorHAnsi" w:cs="Calibri"/>
          <w:bCs/>
          <w:sz w:val="23"/>
          <w:szCs w:val="23"/>
        </w:rPr>
        <w:t xml:space="preserve"> replacement.</w:t>
      </w:r>
    </w:p>
    <w:p w14:paraId="4BE5A5BC" w14:textId="67B96DBA" w:rsidR="002B6926" w:rsidRPr="00EC23A6" w:rsidRDefault="002B6926" w:rsidP="002B6926">
      <w:pPr>
        <w:spacing w:before="240"/>
        <w:jc w:val="both"/>
        <w:rPr>
          <w:rFonts w:asciiTheme="minorHAnsi" w:hAnsiTheme="minorHAnsi" w:cs="Calibri"/>
        </w:rPr>
      </w:pPr>
      <w:r w:rsidRPr="00EC23A6">
        <w:rPr>
          <w:rFonts w:asciiTheme="minorHAnsi" w:hAnsiTheme="minorHAnsi" w:cs="Calibri"/>
          <w:b/>
        </w:rPr>
        <w:t>What happens if you do not wish to participate in this research?</w:t>
      </w:r>
    </w:p>
    <w:p w14:paraId="18583DC5" w14:textId="498382AD" w:rsidR="00BE5435" w:rsidRDefault="00BE5435" w:rsidP="002B6926">
      <w:pPr>
        <w:spacing w:line="276" w:lineRule="auto"/>
        <w:jc w:val="both"/>
        <w:rPr>
          <w:rFonts w:asciiTheme="minorHAnsi" w:hAnsiTheme="minorHAnsi" w:cs="Calibri"/>
          <w:iCs/>
          <w:sz w:val="23"/>
          <w:szCs w:val="23"/>
        </w:rPr>
      </w:pPr>
      <w:r w:rsidRPr="00BE5435">
        <w:rPr>
          <w:rFonts w:asciiTheme="minorHAnsi" w:hAnsiTheme="minorHAnsi" w:cs="Calibri"/>
          <w:sz w:val="23"/>
          <w:szCs w:val="23"/>
        </w:rPr>
        <w:t>All participation in research is voluntary. You are free to decide if you want to take part.  You will have the same level of care whether they decide to take part or not.  This will not affect</w:t>
      </w:r>
      <w:r>
        <w:rPr>
          <w:rFonts w:asciiTheme="minorHAnsi" w:hAnsiTheme="minorHAnsi" w:cs="Calibri"/>
          <w:sz w:val="23"/>
          <w:szCs w:val="23"/>
        </w:rPr>
        <w:t xml:space="preserve"> </w:t>
      </w:r>
      <w:r w:rsidRPr="00BE5435">
        <w:rPr>
          <w:rFonts w:asciiTheme="minorHAnsi" w:hAnsiTheme="minorHAnsi" w:cs="Calibri"/>
          <w:sz w:val="23"/>
          <w:szCs w:val="23"/>
        </w:rPr>
        <w:t>your care now or in the future.</w:t>
      </w:r>
      <w:r>
        <w:rPr>
          <w:rFonts w:asciiTheme="minorHAnsi" w:hAnsiTheme="minorHAnsi" w:cs="Calibri"/>
          <w:sz w:val="23"/>
          <w:szCs w:val="23"/>
        </w:rPr>
        <w:t xml:space="preserve"> </w:t>
      </w:r>
      <w:r w:rsidR="002B6926" w:rsidRPr="00BC2A89">
        <w:rPr>
          <w:rFonts w:asciiTheme="minorHAnsi" w:hAnsiTheme="minorHAnsi" w:cs="Calibri"/>
          <w:iCs/>
          <w:sz w:val="23"/>
          <w:szCs w:val="23"/>
        </w:rPr>
        <w:t xml:space="preserve">This decision will in no way affect your on-going relationship with your surgeon, nor will it affect your </w:t>
      </w:r>
      <w:r w:rsidR="00BE3161">
        <w:rPr>
          <w:rFonts w:asciiTheme="minorHAnsi" w:hAnsiTheme="minorHAnsi" w:cs="Calibri"/>
          <w:iCs/>
          <w:sz w:val="23"/>
          <w:szCs w:val="23"/>
        </w:rPr>
        <w:t>routine care</w:t>
      </w:r>
      <w:r w:rsidR="002B6926" w:rsidRPr="00BC2A89">
        <w:rPr>
          <w:rFonts w:asciiTheme="minorHAnsi" w:hAnsiTheme="minorHAnsi" w:cs="Calibri"/>
          <w:iCs/>
          <w:sz w:val="23"/>
          <w:szCs w:val="23"/>
        </w:rPr>
        <w:t xml:space="preserve">. </w:t>
      </w:r>
      <w:r w:rsidR="00BE3161" w:rsidRPr="00BE3161">
        <w:rPr>
          <w:rFonts w:asciiTheme="minorHAnsi" w:hAnsiTheme="minorHAnsi" w:cs="Calibri"/>
          <w:iCs/>
          <w:sz w:val="23"/>
          <w:szCs w:val="23"/>
        </w:rPr>
        <w:t>You can discuss with your surgeon to receive</w:t>
      </w:r>
      <w:r w:rsidR="00BE3161">
        <w:rPr>
          <w:rFonts w:asciiTheme="minorHAnsi" w:hAnsiTheme="minorHAnsi" w:cs="Calibri"/>
          <w:iCs/>
          <w:sz w:val="23"/>
          <w:szCs w:val="23"/>
        </w:rPr>
        <w:t xml:space="preserve"> delta revision acetabular cup </w:t>
      </w:r>
      <w:r w:rsidR="00BE3161" w:rsidRPr="00BE3161">
        <w:rPr>
          <w:rFonts w:asciiTheme="minorHAnsi" w:hAnsiTheme="minorHAnsi" w:cs="Calibri"/>
          <w:iCs/>
          <w:sz w:val="23"/>
          <w:szCs w:val="23"/>
        </w:rPr>
        <w:t xml:space="preserve">prosthesis even if you do not take part in this study. </w:t>
      </w:r>
      <w:bookmarkStart w:id="18" w:name="_Hlk34924025"/>
    </w:p>
    <w:p w14:paraId="553913B8" w14:textId="77777777" w:rsidR="00EC23A6" w:rsidRDefault="00EC23A6" w:rsidP="002B6926">
      <w:pPr>
        <w:spacing w:line="276" w:lineRule="auto"/>
        <w:jc w:val="both"/>
        <w:rPr>
          <w:rFonts w:asciiTheme="minorHAnsi" w:hAnsiTheme="minorHAnsi" w:cs="Calibri"/>
          <w:sz w:val="23"/>
          <w:szCs w:val="23"/>
        </w:rPr>
      </w:pPr>
    </w:p>
    <w:p w14:paraId="01E294B7" w14:textId="77777777" w:rsidR="00BE5435" w:rsidRPr="00EC23A6" w:rsidRDefault="00BE5435" w:rsidP="669588AC">
      <w:pPr>
        <w:spacing w:line="276" w:lineRule="auto"/>
        <w:jc w:val="both"/>
        <w:rPr>
          <w:rFonts w:asciiTheme="minorHAnsi" w:hAnsiTheme="minorHAnsi" w:cs="Calibri"/>
          <w:b/>
          <w:bCs/>
          <w:lang w:val="en-US"/>
        </w:rPr>
      </w:pPr>
      <w:r w:rsidRPr="669588AC">
        <w:rPr>
          <w:rFonts w:asciiTheme="minorHAnsi" w:hAnsiTheme="minorHAnsi" w:cs="Calibri"/>
          <w:b/>
          <w:bCs/>
          <w:lang w:val="en-US"/>
        </w:rPr>
        <w:t>Can I stop participating in the study?</w:t>
      </w:r>
    </w:p>
    <w:p w14:paraId="4F8BFE4E" w14:textId="35DF4253" w:rsidR="00BE5435" w:rsidRPr="00EC23A6" w:rsidRDefault="00BE5435" w:rsidP="00EC23A6">
      <w:pPr>
        <w:spacing w:line="276" w:lineRule="auto"/>
        <w:jc w:val="both"/>
        <w:rPr>
          <w:rFonts w:asciiTheme="minorHAnsi" w:hAnsiTheme="minorHAnsi" w:cs="Calibri"/>
          <w:bCs/>
          <w:sz w:val="23"/>
          <w:szCs w:val="23"/>
          <w:lang w:val="en"/>
        </w:rPr>
      </w:pPr>
      <w:r w:rsidRPr="00BE5435">
        <w:rPr>
          <w:rFonts w:asciiTheme="minorHAnsi" w:hAnsiTheme="minorHAnsi" w:cs="Calibri"/>
          <w:bCs/>
          <w:sz w:val="23"/>
          <w:szCs w:val="23"/>
          <w:lang w:val="en"/>
        </w:rPr>
        <w:t xml:space="preserve">Yes, you can decide to stop it at any time. </w:t>
      </w:r>
      <w:r w:rsidRPr="00BE5435">
        <w:rPr>
          <w:rFonts w:asciiTheme="minorHAnsi" w:hAnsiTheme="minorHAnsi" w:cs="Calibri"/>
          <w:sz w:val="23"/>
          <w:szCs w:val="23"/>
        </w:rPr>
        <w:t xml:space="preserve">Your participation in this study is voluntary. </w:t>
      </w:r>
      <w:r w:rsidRPr="00BE5435">
        <w:rPr>
          <w:rFonts w:asciiTheme="minorHAnsi" w:hAnsiTheme="minorHAnsi" w:cs="Calibri"/>
          <w:iCs/>
          <w:sz w:val="23"/>
          <w:szCs w:val="23"/>
        </w:rPr>
        <w:t>You can withdraw from the study at any time without giving a reason. This decision will in no way affect your on-going relationship with your surgeon, nor will it affect your routine care.</w:t>
      </w:r>
      <w:r w:rsidRPr="00BE5435">
        <w:rPr>
          <w:rFonts w:asciiTheme="minorHAnsi" w:hAnsiTheme="minorHAnsi" w:cs="Calibri"/>
          <w:bCs/>
          <w:sz w:val="23"/>
          <w:szCs w:val="23"/>
          <w:lang w:val="en"/>
        </w:rPr>
        <w:t xml:space="preserve"> If you are thinking of withdrawing from study or if you have decided to withdraw, talk to the study doctor who will explain it to you how to proceed </w:t>
      </w:r>
      <w:r w:rsidR="00EC23A6" w:rsidRPr="00BC2A89">
        <w:rPr>
          <w:rFonts w:asciiTheme="minorHAnsi" w:hAnsiTheme="minorHAnsi" w:cs="Calibri"/>
          <w:iCs/>
          <w:sz w:val="23"/>
          <w:szCs w:val="23"/>
        </w:rPr>
        <w:t>and your participation can be stopped in an orderly manner</w:t>
      </w:r>
      <w:r w:rsidRPr="00BE5435">
        <w:rPr>
          <w:rFonts w:asciiTheme="minorHAnsi" w:hAnsiTheme="minorHAnsi" w:cs="Calibri"/>
          <w:bCs/>
          <w:sz w:val="23"/>
          <w:szCs w:val="23"/>
          <w:lang w:val="en"/>
        </w:rPr>
        <w:t>.</w:t>
      </w:r>
      <w:r w:rsidR="00EC23A6">
        <w:rPr>
          <w:rFonts w:asciiTheme="minorHAnsi" w:hAnsiTheme="minorHAnsi" w:cs="Calibri"/>
          <w:bCs/>
          <w:sz w:val="23"/>
          <w:szCs w:val="23"/>
          <w:lang w:val="en"/>
        </w:rPr>
        <w:t xml:space="preserve"> </w:t>
      </w:r>
      <w:r w:rsidRPr="00EC23A6">
        <w:rPr>
          <w:rFonts w:asciiTheme="minorHAnsi" w:hAnsiTheme="minorHAnsi" w:cs="Calibri"/>
          <w:bCs/>
          <w:sz w:val="23"/>
          <w:szCs w:val="23"/>
          <w:lang w:val="en"/>
        </w:rPr>
        <w:t>In any case, you will continue to receive adequate medical treatment for your disease.</w:t>
      </w:r>
    </w:p>
    <w:p w14:paraId="67C6ECEC" w14:textId="2A69E589" w:rsidR="00EC23A6" w:rsidRDefault="00EC23A6" w:rsidP="00EC23A6">
      <w:pPr>
        <w:spacing w:line="276" w:lineRule="auto"/>
        <w:jc w:val="both"/>
        <w:rPr>
          <w:rFonts w:asciiTheme="minorHAnsi" w:hAnsiTheme="minorHAnsi" w:cs="Calibri"/>
          <w:iCs/>
          <w:sz w:val="23"/>
          <w:szCs w:val="23"/>
        </w:rPr>
      </w:pPr>
      <w:r w:rsidRPr="00BC2A89">
        <w:rPr>
          <w:rFonts w:asciiTheme="minorHAnsi" w:hAnsiTheme="minorHAnsi" w:cs="Calibri"/>
          <w:iCs/>
          <w:sz w:val="23"/>
          <w:szCs w:val="23"/>
        </w:rPr>
        <w:t>Any study information collected up to the time of withdrawal from the study may be used by the study Sponsor, Lima</w:t>
      </w:r>
      <w:r w:rsidR="009B49B3">
        <w:rPr>
          <w:rFonts w:asciiTheme="minorHAnsi" w:hAnsiTheme="minorHAnsi" w:cs="Calibri"/>
          <w:iCs/>
          <w:sz w:val="23"/>
          <w:szCs w:val="23"/>
        </w:rPr>
        <w:t>C</w:t>
      </w:r>
      <w:r w:rsidRPr="00BC2A89">
        <w:rPr>
          <w:rFonts w:asciiTheme="minorHAnsi" w:hAnsiTheme="minorHAnsi" w:cs="Calibri"/>
          <w:iCs/>
          <w:sz w:val="23"/>
          <w:szCs w:val="23"/>
        </w:rPr>
        <w:t xml:space="preserve">orporate </w:t>
      </w:r>
      <w:r w:rsidR="009B49B3">
        <w:rPr>
          <w:rFonts w:asciiTheme="minorHAnsi" w:hAnsiTheme="minorHAnsi" w:cs="Calibri"/>
          <w:bCs/>
          <w:sz w:val="23"/>
          <w:szCs w:val="23"/>
        </w:rPr>
        <w:t>S.p.A</w:t>
      </w:r>
      <w:r w:rsidRPr="00BC2A89">
        <w:rPr>
          <w:rFonts w:asciiTheme="minorHAnsi" w:hAnsiTheme="minorHAnsi" w:cs="Calibri"/>
          <w:iCs/>
          <w:sz w:val="23"/>
          <w:szCs w:val="23"/>
        </w:rPr>
        <w:t>. If you have signed the consent form to allow us to continue to review your medical records after you have withdrawn, information collected may still be used. If you decide to withdraw consent for us to continue to collect any information please advise a member of the research team.</w:t>
      </w:r>
    </w:p>
    <w:bookmarkEnd w:id="18"/>
    <w:p w14:paraId="6930AFDC" w14:textId="77777777" w:rsidR="00EC23A6" w:rsidRDefault="00EC23A6" w:rsidP="00EC23A6">
      <w:pPr>
        <w:spacing w:line="276" w:lineRule="auto"/>
        <w:jc w:val="both"/>
        <w:rPr>
          <w:rFonts w:asciiTheme="minorHAnsi" w:hAnsiTheme="minorHAnsi" w:cs="Calibri"/>
          <w:sz w:val="23"/>
          <w:szCs w:val="23"/>
        </w:rPr>
      </w:pPr>
    </w:p>
    <w:p w14:paraId="038C101F" w14:textId="68DC5EE0" w:rsidR="002B6926" w:rsidRPr="00EC23A6" w:rsidRDefault="002B6926" w:rsidP="00EC23A6">
      <w:pPr>
        <w:spacing w:line="276" w:lineRule="auto"/>
        <w:jc w:val="both"/>
        <w:rPr>
          <w:rFonts w:asciiTheme="minorHAnsi" w:hAnsiTheme="minorHAnsi" w:cs="Calibri"/>
        </w:rPr>
      </w:pPr>
      <w:r w:rsidRPr="00EC23A6">
        <w:rPr>
          <w:rFonts w:asciiTheme="minorHAnsi" w:hAnsiTheme="minorHAnsi" w:cs="Calibri"/>
          <w:b/>
        </w:rPr>
        <w:t>What happens when the research stops?</w:t>
      </w:r>
    </w:p>
    <w:p w14:paraId="2F5328E3" w14:textId="3446DFFF" w:rsidR="002B6926" w:rsidRDefault="002B6926" w:rsidP="00EC23A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At the end of the study, your surgeon will continue to follow you up as per standard </w:t>
      </w:r>
      <w:r w:rsidR="00EC23A6">
        <w:rPr>
          <w:rFonts w:asciiTheme="minorHAnsi" w:hAnsiTheme="minorHAnsi" w:cs="Calibri"/>
          <w:sz w:val="23"/>
          <w:szCs w:val="23"/>
        </w:rPr>
        <w:t>routine care</w:t>
      </w:r>
      <w:r w:rsidRPr="00BC2A89">
        <w:rPr>
          <w:rFonts w:asciiTheme="minorHAnsi" w:hAnsiTheme="minorHAnsi" w:cs="Calibri"/>
          <w:sz w:val="23"/>
          <w:szCs w:val="23"/>
        </w:rPr>
        <w:t>.</w:t>
      </w:r>
    </w:p>
    <w:p w14:paraId="24546C13" w14:textId="3F3AC1AF" w:rsidR="002B6926" w:rsidRDefault="00EC23A6" w:rsidP="002B6926">
      <w:pPr>
        <w:spacing w:line="276" w:lineRule="auto"/>
        <w:jc w:val="both"/>
        <w:rPr>
          <w:rFonts w:asciiTheme="minorHAnsi" w:hAnsiTheme="minorHAnsi" w:cs="Calibri"/>
          <w:sz w:val="23"/>
          <w:szCs w:val="23"/>
        </w:rPr>
      </w:pPr>
      <w:r w:rsidRPr="00EC23A6">
        <w:rPr>
          <w:rFonts w:asciiTheme="minorHAnsi" w:hAnsiTheme="minorHAnsi" w:cs="Calibr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14:paraId="136E4724" w14:textId="77777777" w:rsidR="00040628" w:rsidRDefault="00040628" w:rsidP="002B6926">
      <w:pPr>
        <w:jc w:val="both"/>
        <w:rPr>
          <w:rFonts w:asciiTheme="minorHAnsi" w:hAnsiTheme="minorHAnsi" w:cs="Calibri"/>
          <w:bCs/>
          <w:sz w:val="23"/>
          <w:szCs w:val="23"/>
          <w:lang w:val="en"/>
        </w:rPr>
      </w:pPr>
    </w:p>
    <w:p w14:paraId="42C673CD" w14:textId="77777777" w:rsidR="002B6926" w:rsidRPr="00F21426" w:rsidRDefault="002B6926" w:rsidP="002B6926">
      <w:pPr>
        <w:jc w:val="both"/>
        <w:rPr>
          <w:rFonts w:asciiTheme="minorHAnsi" w:hAnsiTheme="minorHAnsi" w:cs="Calibri"/>
          <w:b/>
        </w:rPr>
      </w:pPr>
      <w:r w:rsidRPr="00F21426">
        <w:rPr>
          <w:rFonts w:asciiTheme="minorHAnsi" w:hAnsiTheme="minorHAnsi" w:cs="Calibri"/>
          <w:b/>
        </w:rPr>
        <w:t>What if new information becomes available?</w:t>
      </w:r>
    </w:p>
    <w:p w14:paraId="31BFE7AC" w14:textId="54B397A2" w:rsidR="002B6926" w:rsidRPr="004F7DBB" w:rsidRDefault="002B6926" w:rsidP="00F21426">
      <w:pPr>
        <w:spacing w:line="276" w:lineRule="auto"/>
        <w:jc w:val="both"/>
        <w:rPr>
          <w:rFonts w:asciiTheme="minorHAnsi" w:hAnsiTheme="minorHAnsi" w:cs="Calibri"/>
          <w:sz w:val="23"/>
          <w:szCs w:val="23"/>
        </w:rPr>
      </w:pPr>
      <w:r w:rsidRPr="00704FD0">
        <w:rPr>
          <w:rFonts w:asciiTheme="minorHAnsi" w:hAnsiTheme="minorHAnsi" w:cs="Calibri"/>
          <w:bCs/>
          <w:sz w:val="23"/>
          <w:szCs w:val="23"/>
          <w:lang w:val="en"/>
        </w:rPr>
        <w:t>During the study, we will promptly notify you of any new information or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study changes that may affect your health or your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willingness to continue participation in the study. </w:t>
      </w:r>
      <w:r w:rsidR="00F21426" w:rsidRPr="00BC2A89">
        <w:rPr>
          <w:rFonts w:asciiTheme="minorHAnsi" w:hAnsiTheme="minorHAnsi" w:cs="Calibri"/>
          <w:sz w:val="23"/>
          <w:szCs w:val="23"/>
        </w:rPr>
        <w:t>If this happens, your surgeon will tell you and discuss whether you should continue in the study.</w:t>
      </w:r>
      <w:r w:rsidR="00F21426">
        <w:rPr>
          <w:rFonts w:asciiTheme="minorHAnsi" w:hAnsiTheme="minorHAnsi" w:cs="Calibri"/>
          <w:sz w:val="23"/>
          <w:szCs w:val="23"/>
        </w:rPr>
        <w:t xml:space="preserve"> </w:t>
      </w:r>
      <w:r w:rsidRPr="00704FD0">
        <w:rPr>
          <w:rFonts w:asciiTheme="minorHAnsi" w:hAnsiTheme="minorHAnsi" w:cs="Calibri"/>
          <w:bCs/>
          <w:sz w:val="23"/>
          <w:szCs w:val="23"/>
          <w:lang w:val="en"/>
        </w:rPr>
        <w:t>When they are communicated to you</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such new information, if you agree to continue participating in the study,</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you will be asked, or your authorized legal representative will be asked, </w:t>
      </w:r>
      <w:r w:rsidR="00F21426" w:rsidRPr="00BC2A89">
        <w:rPr>
          <w:rFonts w:asciiTheme="minorHAnsi" w:hAnsiTheme="minorHAnsi" w:cs="Calibri"/>
          <w:sz w:val="23"/>
          <w:szCs w:val="23"/>
        </w:rPr>
        <w:t xml:space="preserve">to read another information form </w:t>
      </w:r>
      <w:r w:rsidR="00F21426">
        <w:rPr>
          <w:rFonts w:asciiTheme="minorHAnsi" w:hAnsiTheme="minorHAnsi" w:cs="Calibri"/>
          <w:sz w:val="23"/>
          <w:szCs w:val="23"/>
        </w:rPr>
        <w:t xml:space="preserve">and </w:t>
      </w:r>
      <w:r w:rsidRPr="00704FD0">
        <w:rPr>
          <w:rFonts w:asciiTheme="minorHAnsi" w:hAnsiTheme="minorHAnsi" w:cs="Calibri"/>
          <w:bCs/>
          <w:sz w:val="23"/>
          <w:szCs w:val="23"/>
          <w:lang w:val="en"/>
        </w:rPr>
        <w:t>to sign a</w:t>
      </w:r>
      <w:r>
        <w:rPr>
          <w:rFonts w:asciiTheme="minorHAnsi" w:hAnsiTheme="minorHAnsi" w:cs="Calibri"/>
          <w:bCs/>
          <w:sz w:val="23"/>
          <w:szCs w:val="23"/>
          <w:lang w:val="en"/>
        </w:rPr>
        <w:t xml:space="preserve">n </w:t>
      </w:r>
      <w:r w:rsidRPr="00704FD0">
        <w:rPr>
          <w:rFonts w:asciiTheme="minorHAnsi" w:hAnsiTheme="minorHAnsi" w:cs="Calibri"/>
          <w:bCs/>
          <w:sz w:val="23"/>
          <w:szCs w:val="23"/>
          <w:lang w:val="en"/>
        </w:rPr>
        <w:t>updated consent form</w:t>
      </w:r>
      <w:r w:rsidRPr="00BC2A89">
        <w:rPr>
          <w:rFonts w:asciiTheme="minorHAnsi" w:hAnsiTheme="minorHAnsi" w:cs="Calibri"/>
          <w:sz w:val="23"/>
          <w:szCs w:val="23"/>
        </w:rPr>
        <w:t xml:space="preserve">. If you decide not to carry on in the study, your surgeon will arrange for your care </w:t>
      </w:r>
      <w:r w:rsidR="004F7DBB" w:rsidRPr="00BC2A89">
        <w:rPr>
          <w:rFonts w:asciiTheme="minorHAnsi" w:hAnsiTheme="minorHAnsi" w:cs="Calibri"/>
          <w:sz w:val="23"/>
          <w:szCs w:val="23"/>
        </w:rPr>
        <w:t xml:space="preserve">as per standard </w:t>
      </w:r>
      <w:r w:rsidR="004F7DBB">
        <w:rPr>
          <w:rFonts w:asciiTheme="minorHAnsi" w:hAnsiTheme="minorHAnsi" w:cs="Calibri"/>
          <w:sz w:val="23"/>
          <w:szCs w:val="23"/>
        </w:rPr>
        <w:t>routine practice.</w:t>
      </w:r>
    </w:p>
    <w:p w14:paraId="2A277EF6" w14:textId="7F2E473A" w:rsidR="002B6926" w:rsidRDefault="002B6926" w:rsidP="00F2142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If the Study is stopped for any other reason, </w:t>
      </w:r>
      <w:r w:rsidR="00EC23A6">
        <w:rPr>
          <w:rFonts w:asciiTheme="minorHAnsi" w:hAnsiTheme="minorHAnsi" w:cs="Calibri"/>
          <w:sz w:val="23"/>
          <w:szCs w:val="23"/>
        </w:rPr>
        <w:t>the study doctor</w:t>
      </w:r>
      <w:r w:rsidRPr="00BC2A89">
        <w:rPr>
          <w:rFonts w:asciiTheme="minorHAnsi" w:hAnsiTheme="minorHAnsi" w:cs="Calibri"/>
          <w:sz w:val="23"/>
          <w:szCs w:val="23"/>
        </w:rPr>
        <w:t xml:space="preserve"> will tell you and arrange your continuing care.</w:t>
      </w:r>
    </w:p>
    <w:p w14:paraId="483E762A" w14:textId="56F2C934" w:rsidR="002B6926" w:rsidRDefault="002B6926" w:rsidP="001C3CDD">
      <w:pPr>
        <w:jc w:val="both"/>
        <w:rPr>
          <w:rFonts w:asciiTheme="minorHAnsi" w:hAnsiTheme="minorHAnsi" w:cs="Calibri"/>
          <w:sz w:val="23"/>
          <w:szCs w:val="23"/>
        </w:rPr>
      </w:pPr>
    </w:p>
    <w:p w14:paraId="7C7277B0" w14:textId="77777777" w:rsidR="008C56EE" w:rsidRPr="00EC23A6" w:rsidRDefault="008C56EE" w:rsidP="669588AC">
      <w:pPr>
        <w:spacing w:line="276" w:lineRule="auto"/>
        <w:jc w:val="both"/>
        <w:rPr>
          <w:rFonts w:asciiTheme="minorHAnsi" w:hAnsiTheme="minorHAnsi" w:cs="Calibri"/>
          <w:b/>
          <w:bCs/>
          <w:lang w:val="en-US"/>
        </w:rPr>
      </w:pPr>
      <w:r w:rsidRPr="669588AC">
        <w:rPr>
          <w:rFonts w:asciiTheme="minorHAnsi" w:hAnsiTheme="minorHAnsi" w:cs="Calibri"/>
          <w:b/>
          <w:bCs/>
          <w:lang w:val="en-US"/>
        </w:rPr>
        <w:t>What are my rights if I participate in this study?</w:t>
      </w:r>
    </w:p>
    <w:p w14:paraId="4E66978B" w14:textId="77777777" w:rsidR="008C56EE" w:rsidRPr="006008A6" w:rsidRDefault="008C56EE" w:rsidP="00040628">
      <w:pPr>
        <w:spacing w:line="276" w:lineRule="auto"/>
        <w:jc w:val="both"/>
        <w:rPr>
          <w:rFonts w:asciiTheme="minorHAnsi" w:hAnsiTheme="minorHAnsi" w:cs="Calibri"/>
          <w:sz w:val="23"/>
          <w:szCs w:val="23"/>
          <w:lang w:val="en-US"/>
        </w:rPr>
      </w:pPr>
      <w:r w:rsidRPr="007D3072">
        <w:rPr>
          <w:rFonts w:asciiTheme="minorHAnsi" w:hAnsiTheme="minorHAnsi" w:cs="Calibr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14:paraId="3B1DAC94" w14:textId="6DD337AA" w:rsidR="008C56EE" w:rsidRDefault="008C56EE" w:rsidP="002B6926">
      <w:pPr>
        <w:jc w:val="both"/>
        <w:rPr>
          <w:rFonts w:asciiTheme="minorHAnsi" w:hAnsiTheme="minorHAnsi" w:cs="Calibri"/>
          <w:sz w:val="23"/>
          <w:szCs w:val="23"/>
        </w:rPr>
      </w:pPr>
    </w:p>
    <w:p w14:paraId="5EB2F438" w14:textId="77777777" w:rsidR="006D3FB5" w:rsidRPr="00040628" w:rsidRDefault="006D3FB5" w:rsidP="006D3FB5">
      <w:pPr>
        <w:jc w:val="both"/>
        <w:rPr>
          <w:rFonts w:asciiTheme="minorHAnsi" w:hAnsiTheme="minorHAnsi" w:cs="Calibri"/>
          <w:b/>
        </w:rPr>
      </w:pPr>
      <w:r w:rsidRPr="00040628">
        <w:rPr>
          <w:rFonts w:asciiTheme="minorHAnsi" w:hAnsiTheme="minorHAnsi" w:cs="Calibri"/>
          <w:b/>
        </w:rPr>
        <w:t xml:space="preserve">What if there is a problem?  </w:t>
      </w:r>
    </w:p>
    <w:p w14:paraId="124FFBE3" w14:textId="77777777" w:rsidR="006D3FB5" w:rsidRPr="00040628" w:rsidRDefault="006D3FB5" w:rsidP="669588AC">
      <w:pPr>
        <w:spacing w:line="276" w:lineRule="auto"/>
        <w:jc w:val="both"/>
        <w:rPr>
          <w:rFonts w:asciiTheme="minorHAnsi" w:hAnsiTheme="minorHAnsi" w:cs="Calibri"/>
          <w:sz w:val="23"/>
          <w:szCs w:val="23"/>
          <w:lang w:val="en-US"/>
        </w:rPr>
      </w:pPr>
      <w:r w:rsidRPr="669588AC">
        <w:rPr>
          <w:rFonts w:asciiTheme="minorHAnsi" w:hAnsiTheme="minorHAnsi" w:cs="Calibri"/>
          <w:sz w:val="23"/>
          <w:szCs w:val="23"/>
          <w:lang w:val="en-US"/>
        </w:rPr>
        <w:t>You will not receive any cash compensation for participating in this research.</w:t>
      </w:r>
    </w:p>
    <w:p w14:paraId="217EEA64" w14:textId="5A992240"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If you suffer any injuries or complications as a result of this study, you should contact your surgeon</w:t>
      </w:r>
      <w:r w:rsidR="009B49B3" w:rsidRPr="006008A6">
        <w:rPr>
          <w:rFonts w:asciiTheme="minorHAnsi" w:hAnsiTheme="minorHAnsi" w:cs="Calibri"/>
          <w:bCs/>
          <w:sz w:val="23"/>
          <w:szCs w:val="23"/>
          <w:lang w:val="en-US"/>
        </w:rPr>
        <w:t>s</w:t>
      </w:r>
      <w:r w:rsidRPr="006008A6">
        <w:rPr>
          <w:rFonts w:asciiTheme="minorHAnsi" w:hAnsiTheme="minorHAnsi" w:cs="Calibri"/>
          <w:bCs/>
          <w:sz w:val="23"/>
          <w:szCs w:val="23"/>
          <w:lang w:val="en-US"/>
        </w:rPr>
        <w:t xml:space="preserve"> as soon as possible, they will assist you in arranging appropriate medical treatment.  </w:t>
      </w:r>
    </w:p>
    <w:p w14:paraId="1CF2B747" w14:textId="6A032B2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have any concerns about any aspect of this study, you should </w:t>
      </w:r>
      <w:r w:rsidR="009B49B3" w:rsidRPr="006008A6">
        <w:rPr>
          <w:rFonts w:asciiTheme="minorHAnsi" w:hAnsiTheme="minorHAnsi" w:cs="Calibri"/>
          <w:bCs/>
          <w:sz w:val="23"/>
          <w:szCs w:val="23"/>
          <w:lang w:val="en-US"/>
        </w:rPr>
        <w:t>talk</w:t>
      </w:r>
      <w:r w:rsidRPr="006008A6">
        <w:rPr>
          <w:rFonts w:asciiTheme="minorHAnsi" w:hAnsiTheme="minorHAnsi" w:cs="Calibri"/>
          <w:bCs/>
          <w:sz w:val="23"/>
          <w:szCs w:val="23"/>
          <w:lang w:val="en-US"/>
        </w:rPr>
        <w:t xml:space="preserve"> to a member of the research team who will do their best to answer your questions.  </w:t>
      </w:r>
    </w:p>
    <w:p w14:paraId="266DD41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are unhappy and wish to complain formally, you can do this through the hospital complaints procedure. </w:t>
      </w:r>
      <w:r w:rsidRPr="00040628">
        <w:rPr>
          <w:rFonts w:ascii="Calibri" w:hAnsi="Calibri" w:cs="Calibri"/>
          <w:sz w:val="23"/>
          <w:szCs w:val="23"/>
        </w:rPr>
        <w:t>Details can be obtained from the hospital.</w:t>
      </w:r>
    </w:p>
    <w:p w14:paraId="5E6D6FA2" w14:textId="21A57C26" w:rsidR="006D3FB5" w:rsidRPr="006008A6" w:rsidRDefault="006D3FB5" w:rsidP="669588AC">
      <w:pPr>
        <w:spacing w:line="276" w:lineRule="auto"/>
        <w:jc w:val="both"/>
        <w:rPr>
          <w:rFonts w:asciiTheme="minorHAnsi" w:hAnsiTheme="minorHAnsi" w:cs="Calibri"/>
          <w:sz w:val="23"/>
          <w:szCs w:val="23"/>
          <w:lang w:val="en-US"/>
        </w:rPr>
      </w:pPr>
      <w:r w:rsidRPr="00A0277E">
        <w:rPr>
          <w:rFonts w:asciiTheme="minorHAnsi" w:hAnsiTheme="minorHAnsi" w:cs="Calibri"/>
          <w:sz w:val="23"/>
          <w:szCs w:val="23"/>
          <w:lang w:val="en-US"/>
        </w:rPr>
        <w:t>LimaCorporate S.p.A. has taken out a liability insurance policy with the CHUBB Insurance Company</w:t>
      </w:r>
      <w:ins w:id="19" w:author="Domizia Baldassi [2]" w:date="2024-11-15T12:34:00Z" w16du:dateUtc="2024-11-15T11:34:00Z">
        <w:r w:rsidR="00A0277E" w:rsidRPr="00A0277E">
          <w:rPr>
            <w:rFonts w:asciiTheme="minorHAnsi" w:hAnsiTheme="minorHAnsi" w:cs="Calibri"/>
            <w:sz w:val="23"/>
            <w:szCs w:val="23"/>
            <w:lang w:val="en-US"/>
            <w:rPrChange w:id="20" w:author="Domizia Baldassi [2]" w:date="2024-11-15T12:34:00Z" w16du:dateUtc="2024-11-15T11:34:00Z">
              <w:rPr>
                <w:rFonts w:asciiTheme="minorHAnsi" w:hAnsiTheme="minorHAnsi" w:cs="Calibri"/>
                <w:sz w:val="23"/>
                <w:szCs w:val="23"/>
                <w:highlight w:val="yellow"/>
                <w:lang w:val="en-US"/>
              </w:rPr>
            </w:rPrChange>
          </w:rPr>
          <w:t>.</w:t>
        </w:r>
      </w:ins>
      <w:del w:id="21" w:author="Domizia Baldassi [2]" w:date="2024-11-15T12:34:00Z" w16du:dateUtc="2024-11-15T11:34:00Z">
        <w:r w:rsidRPr="00A0277E" w:rsidDel="00A0277E">
          <w:rPr>
            <w:rFonts w:asciiTheme="minorHAnsi" w:hAnsiTheme="minorHAnsi" w:cs="Calibri"/>
            <w:sz w:val="23"/>
            <w:szCs w:val="23"/>
            <w:lang w:val="en-US"/>
          </w:rPr>
          <w:delText xml:space="preserve"> of Europe</w:delText>
        </w:r>
      </w:del>
      <w:r w:rsidRPr="00A0277E">
        <w:rPr>
          <w:rFonts w:asciiTheme="minorHAnsi" w:hAnsiTheme="minorHAnsi" w:cs="Calibri"/>
          <w:sz w:val="23"/>
          <w:szCs w:val="23"/>
          <w:lang w:val="en-US"/>
        </w:rPr>
        <w:t>. LimaCorporate S.p.A. will renew periodically the policy in order to ensure the coverage for the entire duration of the study.</w:t>
      </w:r>
    </w:p>
    <w:p w14:paraId="5B0B61C7" w14:textId="774DB406" w:rsidR="006D3FB5" w:rsidRPr="006008A6" w:rsidRDefault="006D3FB5" w:rsidP="001C3CDD">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Your consent to participate in the study does not it implies the waiver of your rights as patient and does not relieve the doctor of the study from his/her responsibility.</w:t>
      </w:r>
    </w:p>
    <w:p w14:paraId="7B003819" w14:textId="77777777" w:rsidR="001C3CDD" w:rsidRPr="006008A6" w:rsidRDefault="001C3CDD" w:rsidP="001C3CDD">
      <w:pPr>
        <w:jc w:val="both"/>
        <w:rPr>
          <w:rFonts w:asciiTheme="minorHAnsi" w:hAnsiTheme="minorHAnsi" w:cs="Calibri"/>
          <w:bCs/>
          <w:sz w:val="23"/>
          <w:szCs w:val="23"/>
          <w:lang w:val="en-US"/>
        </w:rPr>
      </w:pPr>
    </w:p>
    <w:p w14:paraId="1F47F816" w14:textId="77777777" w:rsidR="002B6926" w:rsidRPr="00EB56D0" w:rsidRDefault="002B6926" w:rsidP="001C3CDD">
      <w:pPr>
        <w:jc w:val="both"/>
        <w:rPr>
          <w:rFonts w:asciiTheme="minorHAnsi" w:hAnsiTheme="minorHAnsi" w:cs="Calibri"/>
          <w:b/>
          <w:sz w:val="23"/>
          <w:szCs w:val="23"/>
        </w:rPr>
      </w:pPr>
      <w:r w:rsidRPr="00EB56D0">
        <w:rPr>
          <w:rFonts w:asciiTheme="minorHAnsi" w:hAnsiTheme="minorHAnsi" w:cs="Calibri"/>
          <w:b/>
          <w:sz w:val="23"/>
          <w:szCs w:val="23"/>
        </w:rPr>
        <w:t>What happens to my data?</w:t>
      </w:r>
    </w:p>
    <w:p w14:paraId="2A3EE31F" w14:textId="6D238DEC" w:rsidR="005A38FE" w:rsidRDefault="005A38FE" w:rsidP="002B6926">
      <w:pPr>
        <w:spacing w:line="276" w:lineRule="auto"/>
        <w:jc w:val="both"/>
        <w:rPr>
          <w:rFonts w:asciiTheme="minorHAnsi" w:hAnsiTheme="minorHAnsi" w:cs="Calibri"/>
          <w:sz w:val="23"/>
          <w:szCs w:val="23"/>
        </w:rPr>
      </w:pPr>
      <w:r w:rsidRPr="005A38FE">
        <w:rPr>
          <w:rFonts w:asciiTheme="minorHAnsi" w:hAnsiTheme="minorHAnsi" w:cs="Calibri"/>
          <w:sz w:val="23"/>
          <w:szCs w:val="23"/>
        </w:rPr>
        <w:t>Your personal data will be treated in accordance with the</w:t>
      </w:r>
      <w:r w:rsidR="006008A6">
        <w:rPr>
          <w:rFonts w:asciiTheme="minorHAnsi" w:hAnsiTheme="minorHAnsi" w:cs="Calibri"/>
          <w:sz w:val="23"/>
          <w:szCs w:val="23"/>
        </w:rPr>
        <w:t xml:space="preserve"> European</w:t>
      </w:r>
      <w:r w:rsidRPr="005A38FE">
        <w:rPr>
          <w:rFonts w:asciiTheme="minorHAnsi" w:hAnsiTheme="minorHAnsi" w:cs="Calibri"/>
          <w:sz w:val="23"/>
          <w:szCs w:val="23"/>
        </w:rPr>
        <w:t xml:space="preserve"> data policy regulations 2016/679 of April 27</w:t>
      </w:r>
      <w:r w:rsidRPr="006026A5">
        <w:rPr>
          <w:rFonts w:asciiTheme="minorHAnsi" w:hAnsiTheme="minorHAnsi" w:cs="Calibri"/>
          <w:sz w:val="23"/>
          <w:szCs w:val="23"/>
          <w:vertAlign w:val="superscript"/>
        </w:rPr>
        <w:t>th</w:t>
      </w:r>
      <w:r w:rsidRPr="005A38FE">
        <w:rPr>
          <w:rFonts w:asciiTheme="minorHAnsi" w:hAnsiTheme="minorHAnsi" w:cs="Calibri"/>
          <w:sz w:val="23"/>
          <w:szCs w:val="23"/>
        </w:rPr>
        <w:t>, 2016 on the protection of individuals with regards to processing of personal data (GDPR) and with regards to the data policy of the national laws for data protection, as well as the general data protection regulations.</w:t>
      </w:r>
    </w:p>
    <w:p w14:paraId="0C413437" w14:textId="356672A4" w:rsidR="006D276F" w:rsidRPr="006D276F" w:rsidRDefault="006D276F" w:rsidP="006D276F">
      <w:pPr>
        <w:spacing w:line="276" w:lineRule="auto"/>
        <w:jc w:val="both"/>
        <w:rPr>
          <w:rFonts w:asciiTheme="minorHAnsi" w:hAnsiTheme="minorHAnsi" w:cs="Calibri"/>
          <w:sz w:val="23"/>
          <w:szCs w:val="23"/>
        </w:rPr>
      </w:pPr>
      <w:r>
        <w:rPr>
          <w:rFonts w:asciiTheme="minorHAnsi" w:hAnsiTheme="minorHAnsi" w:cs="Calibri"/>
          <w:sz w:val="23"/>
          <w:szCs w:val="23"/>
        </w:rPr>
        <w:t>Data controller</w:t>
      </w:r>
      <w:r w:rsidRPr="006D276F">
        <w:rPr>
          <w:rFonts w:asciiTheme="minorHAnsi" w:hAnsiTheme="minorHAnsi" w:cs="Calibri"/>
          <w:sz w:val="23"/>
          <w:szCs w:val="23"/>
        </w:rPr>
        <w:t xml:space="preserve"> are the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w:t>
      </w:r>
      <w:r w:rsidR="00427F81">
        <w:rPr>
          <w:rFonts w:asciiTheme="minorHAnsi" w:hAnsiTheme="minorHAnsi" w:cs="Calibri"/>
          <w:sz w:val="23"/>
          <w:szCs w:val="23"/>
        </w:rPr>
        <w:t xml:space="preserve"> is carried out </w:t>
      </w:r>
      <w:r w:rsidRPr="006D276F">
        <w:rPr>
          <w:rFonts w:asciiTheme="minorHAnsi" w:hAnsiTheme="minorHAnsi" w:cs="Calibri"/>
          <w:sz w:val="23"/>
          <w:szCs w:val="23"/>
        </w:rPr>
        <w:t xml:space="preserve">and </w:t>
      </w:r>
      <w:r>
        <w:rPr>
          <w:rFonts w:asciiTheme="minorHAnsi" w:hAnsiTheme="minorHAnsi" w:cs="Calibri"/>
          <w:sz w:val="23"/>
          <w:szCs w:val="23"/>
        </w:rPr>
        <w:t>LimaCorporate</w:t>
      </w:r>
      <w:r w:rsidRPr="006D276F">
        <w:rPr>
          <w:rFonts w:asciiTheme="minorHAnsi" w:hAnsiTheme="minorHAnsi" w:cs="Calibri"/>
          <w:sz w:val="23"/>
          <w:szCs w:val="23"/>
        </w:rPr>
        <w:t>, each for the part of its competence.</w:t>
      </w:r>
    </w:p>
    <w:p w14:paraId="4121459F" w14:textId="47EF2521" w:rsidR="006D276F" w:rsidRDefault="006D276F" w:rsidP="002B6926">
      <w:pPr>
        <w:spacing w:line="276" w:lineRule="auto"/>
        <w:jc w:val="both"/>
        <w:rPr>
          <w:rFonts w:asciiTheme="minorHAnsi" w:hAnsiTheme="minorHAnsi" w:cs="Calibri"/>
          <w:sz w:val="23"/>
          <w:szCs w:val="23"/>
        </w:rPr>
      </w:pPr>
      <w:r w:rsidRPr="006D276F">
        <w:rPr>
          <w:rFonts w:asciiTheme="minorHAnsi" w:hAnsiTheme="minorHAnsi" w:cs="Calibri"/>
          <w:sz w:val="23"/>
          <w:szCs w:val="23"/>
        </w:rPr>
        <w:t>You will find all the information relating to how your data will be treated in the "</w:t>
      </w:r>
      <w:r w:rsidRPr="00553C5C">
        <w:rPr>
          <w:rFonts w:asciiTheme="minorHAnsi" w:hAnsiTheme="minorHAnsi" w:cs="Calibri"/>
          <w:sz w:val="23"/>
          <w:szCs w:val="23"/>
        </w:rPr>
        <w:t>Privacy notice for personal data processing " below.</w:t>
      </w:r>
    </w:p>
    <w:p w14:paraId="27051AC4" w14:textId="109735ED" w:rsidR="002B6926" w:rsidRPr="00605AA4" w:rsidRDefault="0052077A" w:rsidP="002B6926">
      <w:pPr>
        <w:spacing w:line="276" w:lineRule="auto"/>
        <w:jc w:val="both"/>
        <w:rPr>
          <w:rFonts w:asciiTheme="minorHAnsi" w:hAnsiTheme="minorHAnsi" w:cs="Calibri"/>
          <w:sz w:val="23"/>
          <w:szCs w:val="23"/>
        </w:rPr>
      </w:pPr>
      <w:r>
        <w:rPr>
          <w:rFonts w:asciiTheme="minorHAnsi" w:hAnsiTheme="minorHAnsi" w:cs="Calibri"/>
          <w:sz w:val="23"/>
          <w:szCs w:val="23"/>
        </w:rPr>
        <w:t>Y</w:t>
      </w:r>
      <w:r w:rsidR="002B6926" w:rsidRPr="00605AA4">
        <w:rPr>
          <w:rFonts w:asciiTheme="minorHAnsi" w:hAnsiTheme="minorHAnsi" w:cs="Calibri"/>
          <w:sz w:val="23"/>
          <w:szCs w:val="23"/>
        </w:rPr>
        <w:t>our medical records and the data collected for the study will be looked at by authorised people from the company organising and sponsoring the</w:t>
      </w:r>
      <w:r w:rsidR="002B6926">
        <w:rPr>
          <w:rFonts w:asciiTheme="minorHAnsi" w:hAnsiTheme="minorHAnsi" w:cs="Calibri"/>
          <w:sz w:val="23"/>
          <w:szCs w:val="23"/>
        </w:rPr>
        <w:t xml:space="preserve"> </w:t>
      </w:r>
      <w:r w:rsidR="002B6926" w:rsidRPr="00605AA4">
        <w:rPr>
          <w:rFonts w:asciiTheme="minorHAnsi" w:hAnsiTheme="minorHAnsi" w:cs="Calibri"/>
          <w:sz w:val="23"/>
          <w:szCs w:val="23"/>
        </w:rPr>
        <w:t xml:space="preserve">research. They may also be looked at by authorised people, </w:t>
      </w:r>
      <w:r w:rsidR="002B6926" w:rsidRPr="00605AA4">
        <w:rPr>
          <w:rFonts w:asciiTheme="minorHAnsi" w:hAnsiTheme="minorHAnsi" w:cs="Calibri"/>
          <w:sz w:val="23"/>
          <w:szCs w:val="23"/>
        </w:rPr>
        <w:lastRenderedPageBreak/>
        <w:t>such as regulatory authorities, to check that the study is being carried out properly. All will have a duty of confidentiality to you as a research participant and we will do our best to meet this duty.</w:t>
      </w:r>
    </w:p>
    <w:p w14:paraId="09E0A294" w14:textId="77777777" w:rsidR="002B6926" w:rsidRPr="00605AA4"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All information which is collected/leaves the hospital about you during the course of the study will be kept strictly confidential. Any information about you which leaves the hospital will have your name and address removed so that you cannot be recognised from it.</w:t>
      </w:r>
    </w:p>
    <w:p w14:paraId="09C9C549" w14:textId="365ECCC5" w:rsidR="002B6926"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At the beginning of the study, an identification number will be assigned on all documentation, in order to guarantee the anonymity. Information may be recorded on a computer database by the company sponsoring the study, however, this will not contain your name, only your identification number, and confidentiality will be maintained at all times. The investigators and company sponsoring the study will not reveal your identity in any publication resulting from th</w:t>
      </w:r>
      <w:r>
        <w:rPr>
          <w:rFonts w:asciiTheme="minorHAnsi" w:hAnsiTheme="minorHAnsi" w:cs="Calibri"/>
          <w:sz w:val="23"/>
          <w:szCs w:val="23"/>
        </w:rPr>
        <w:t>is study.</w:t>
      </w:r>
    </w:p>
    <w:p w14:paraId="703B7F4A" w14:textId="3A541659"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Calibri"/>
          <w:sz w:val="23"/>
          <w:szCs w:val="23"/>
        </w:rPr>
        <w:t>site where the research is carried out</w:t>
      </w:r>
      <w:r w:rsidRPr="00397C2A">
        <w:rPr>
          <w:rFonts w:asciiTheme="minorHAnsi" w:hAnsiTheme="minorHAnsi" w:cs="Calibr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358F3750" w14:textId="77777777"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6DE2775B" w14:textId="6B6C0351" w:rsid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Upon completion of the study, data will be stored at the </w:t>
      </w:r>
      <w:r>
        <w:rPr>
          <w:rFonts w:asciiTheme="minorHAnsi" w:hAnsiTheme="minorHAnsi" w:cs="Calibri"/>
          <w:sz w:val="23"/>
          <w:szCs w:val="23"/>
        </w:rPr>
        <w:t>hospital where the study carried out</w:t>
      </w:r>
      <w:r w:rsidRPr="00397C2A">
        <w:rPr>
          <w:rFonts w:asciiTheme="minorHAnsi" w:hAnsiTheme="minorHAnsi" w:cs="Calibr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14:paraId="29C818B0" w14:textId="77777777" w:rsidR="001C3CDD" w:rsidRPr="00605AA4" w:rsidRDefault="001C3CDD" w:rsidP="00397C2A">
      <w:pPr>
        <w:spacing w:line="276" w:lineRule="auto"/>
        <w:jc w:val="both"/>
        <w:rPr>
          <w:rFonts w:asciiTheme="minorHAnsi" w:hAnsiTheme="minorHAnsi" w:cs="Calibri"/>
          <w:sz w:val="23"/>
          <w:szCs w:val="23"/>
        </w:rPr>
      </w:pPr>
    </w:p>
    <w:p w14:paraId="79A6ECF3" w14:textId="6F3AB39A" w:rsidR="002B6926" w:rsidRPr="00EC7BB8" w:rsidRDefault="002B6926" w:rsidP="001C3CDD">
      <w:pPr>
        <w:jc w:val="both"/>
        <w:rPr>
          <w:rFonts w:asciiTheme="minorHAnsi" w:hAnsiTheme="minorHAnsi" w:cs="Calibri"/>
          <w:b/>
          <w:sz w:val="23"/>
          <w:szCs w:val="23"/>
          <w:lang w:val="en"/>
        </w:rPr>
      </w:pPr>
      <w:r w:rsidRPr="00EC7BB8">
        <w:rPr>
          <w:rFonts w:asciiTheme="minorHAnsi" w:hAnsiTheme="minorHAnsi" w:cs="Calibri"/>
          <w:b/>
          <w:sz w:val="23"/>
          <w:szCs w:val="23"/>
          <w:lang w:val="en"/>
        </w:rPr>
        <w:t>Who can answer my study questions?</w:t>
      </w:r>
    </w:p>
    <w:p w14:paraId="4FCE1CEE" w14:textId="1446880C" w:rsidR="00397C2A" w:rsidRDefault="00397C2A" w:rsidP="001C3CDD">
      <w:pPr>
        <w:spacing w:line="276" w:lineRule="auto"/>
        <w:jc w:val="both"/>
        <w:rPr>
          <w:rFonts w:asciiTheme="minorHAnsi" w:hAnsiTheme="minorHAnsi" w:cs="Calibri"/>
          <w:bCs/>
          <w:sz w:val="23"/>
          <w:szCs w:val="23"/>
          <w:lang w:val="en"/>
        </w:rPr>
      </w:pPr>
      <w:r w:rsidRPr="00BC2A89">
        <w:rPr>
          <w:rFonts w:asciiTheme="minorHAnsi" w:hAnsiTheme="minorHAnsi" w:cs="Calibr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You can contact your study doctor if you have any questions or concerns about the study, if</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would like to withdraw your consent to participate in the study or if you believe you have suffered</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damage due to your participation in the study. C</w:t>
      </w:r>
      <w:r w:rsidR="0085297A">
        <w:rPr>
          <w:rFonts w:asciiTheme="minorHAnsi" w:hAnsiTheme="minorHAnsi" w:cs="Calibri"/>
          <w:bCs/>
          <w:sz w:val="23"/>
          <w:szCs w:val="23"/>
          <w:lang w:val="en"/>
        </w:rPr>
        <w:t>ontact</w:t>
      </w:r>
      <w:r w:rsidR="002B6926" w:rsidRPr="00EC7BB8">
        <w:rPr>
          <w:rFonts w:asciiTheme="minorHAnsi" w:hAnsiTheme="minorHAnsi" w:cs="Calibri"/>
          <w:bCs/>
          <w:sz w:val="23"/>
          <w:szCs w:val="23"/>
          <w:lang w:val="en"/>
        </w:rPr>
        <w:t xml:space="preserve"> the doctor of the study</w:t>
      </w:r>
      <w:r w:rsidR="0085297A">
        <w:rPr>
          <w:rFonts w:asciiTheme="minorHAnsi" w:hAnsiTheme="minorHAnsi" w:cs="Calibri"/>
          <w:bCs/>
          <w:sz w:val="23"/>
          <w:szCs w:val="23"/>
          <w:lang w:val="en"/>
        </w:rPr>
        <w:t xml:space="preserve"> on:</w:t>
      </w:r>
    </w:p>
    <w:p w14:paraId="661E13A9" w14:textId="751D5345" w:rsidR="00397C2A" w:rsidRPr="00311F21" w:rsidRDefault="002B6926" w:rsidP="669588AC">
      <w:pPr>
        <w:spacing w:line="276" w:lineRule="auto"/>
        <w:jc w:val="both"/>
        <w:rPr>
          <w:rFonts w:asciiTheme="minorHAnsi" w:hAnsiTheme="minorHAnsi" w:cs="Calibri"/>
          <w:b/>
          <w:bCs/>
          <w:sz w:val="23"/>
          <w:szCs w:val="23"/>
          <w:lang w:val="en-US"/>
        </w:rPr>
      </w:pPr>
      <w:r w:rsidRPr="669588AC">
        <w:rPr>
          <w:rFonts w:asciiTheme="minorHAnsi" w:hAnsiTheme="minorHAnsi" w:cs="Calibri"/>
          <w:b/>
          <w:bCs/>
          <w:sz w:val="23"/>
          <w:szCs w:val="23"/>
          <w:lang w:val="en-US"/>
        </w:rPr>
        <w:t xml:space="preserve">Dr. </w:t>
      </w:r>
      <w:r w:rsidR="00397C2A" w:rsidRPr="669588AC">
        <w:rPr>
          <w:rFonts w:asciiTheme="minorHAnsi" w:hAnsiTheme="minorHAnsi" w:cs="Calibri"/>
          <w:b/>
          <w:bCs/>
          <w:sz w:val="23"/>
          <w:szCs w:val="23"/>
          <w:lang w:val="en-US"/>
        </w:rPr>
        <w:t>Jerzy Białecki</w:t>
      </w:r>
    </w:p>
    <w:p w14:paraId="397B4A1A" w14:textId="73635D8C" w:rsidR="002B6926" w:rsidRPr="00311F21" w:rsidRDefault="0085297A" w:rsidP="00397C2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T</w:t>
      </w:r>
      <w:r w:rsidR="002B6926" w:rsidRPr="00311F21">
        <w:rPr>
          <w:rFonts w:asciiTheme="minorHAnsi" w:hAnsiTheme="minorHAnsi" w:cs="Calibri"/>
          <w:bCs/>
          <w:sz w:val="23"/>
          <w:szCs w:val="23"/>
          <w:lang w:val="en"/>
        </w:rPr>
        <w:t>elephone numbe</w:t>
      </w:r>
      <w:r w:rsidR="00397C2A" w:rsidRPr="00311F21">
        <w:rPr>
          <w:rFonts w:asciiTheme="minorHAnsi" w:hAnsiTheme="minorHAnsi" w:cs="Calibri"/>
          <w:bCs/>
          <w:sz w:val="23"/>
          <w:szCs w:val="23"/>
          <w:lang w:val="en"/>
        </w:rPr>
        <w:t>r:</w:t>
      </w:r>
      <w:r w:rsidRPr="00311F21">
        <w:rPr>
          <w:rFonts w:asciiTheme="minorHAnsi" w:hAnsiTheme="minorHAnsi" w:cs="Calibri"/>
          <w:bCs/>
          <w:sz w:val="23"/>
          <w:szCs w:val="23"/>
          <w:lang w:val="en"/>
        </w:rPr>
        <w:t xml:space="preserve"> 0048</w:t>
      </w:r>
      <w:r w:rsidR="0097116D" w:rsidRPr="00311F21">
        <w:rPr>
          <w:rFonts w:asciiTheme="minorHAnsi" w:hAnsiTheme="minorHAnsi" w:cs="Calibri"/>
          <w:bCs/>
          <w:sz w:val="23"/>
          <w:szCs w:val="23"/>
          <w:lang w:val="en"/>
        </w:rPr>
        <w:t>602378640</w:t>
      </w:r>
    </w:p>
    <w:p w14:paraId="71DF3131" w14:textId="670B38F3" w:rsidR="0085297A" w:rsidRPr="00311F21" w:rsidRDefault="0085297A" w:rsidP="00397C2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Email address:</w:t>
      </w:r>
      <w:r w:rsidRPr="00311F21">
        <w:t xml:space="preserve"> </w:t>
      </w:r>
      <w:hyperlink r:id="rId12" w:history="1">
        <w:r w:rsidRPr="00311F21">
          <w:rPr>
            <w:rStyle w:val="Collegamentoipertestuale"/>
            <w:rFonts w:asciiTheme="minorHAnsi" w:hAnsiTheme="minorHAnsi" w:cs="Calibri"/>
            <w:bCs/>
            <w:sz w:val="23"/>
            <w:szCs w:val="23"/>
            <w:lang w:val="en"/>
          </w:rPr>
          <w:t>jerzybialecki@pro.onet.pl</w:t>
        </w:r>
      </w:hyperlink>
    </w:p>
    <w:p w14:paraId="5D996377" w14:textId="5DB82959" w:rsidR="0085297A" w:rsidRPr="006B0164" w:rsidRDefault="0085297A" w:rsidP="0085297A">
      <w:pPr>
        <w:spacing w:line="276" w:lineRule="auto"/>
        <w:jc w:val="both"/>
        <w:rPr>
          <w:rFonts w:asciiTheme="minorHAnsi" w:hAnsiTheme="minorHAnsi" w:cs="Calibri"/>
          <w:bCs/>
          <w:sz w:val="23"/>
          <w:szCs w:val="23"/>
          <w:lang w:val="de-DE"/>
          <w:rPrChange w:id="22" w:author="Domizia Baldassi" w:date="2024-09-09T12:15:00Z" w16du:dateUtc="2024-09-09T10:15:00Z">
            <w:rPr>
              <w:rFonts w:asciiTheme="minorHAnsi" w:hAnsiTheme="minorHAnsi" w:cs="Calibri"/>
              <w:bCs/>
              <w:sz w:val="23"/>
              <w:szCs w:val="23"/>
              <w:lang w:val="en"/>
            </w:rPr>
          </w:rPrChange>
        </w:rPr>
      </w:pPr>
      <w:r w:rsidRPr="006B0164">
        <w:rPr>
          <w:rFonts w:asciiTheme="minorHAnsi" w:hAnsiTheme="minorHAnsi" w:cs="Calibri"/>
          <w:bCs/>
          <w:sz w:val="23"/>
          <w:szCs w:val="23"/>
          <w:lang w:val="de-DE"/>
          <w:rPrChange w:id="23" w:author="Domizia Baldassi" w:date="2024-09-09T12:15:00Z" w16du:dateUtc="2024-09-09T10:15:00Z">
            <w:rPr>
              <w:rFonts w:asciiTheme="minorHAnsi" w:hAnsiTheme="minorHAnsi" w:cs="Calibri"/>
              <w:bCs/>
              <w:sz w:val="23"/>
              <w:szCs w:val="23"/>
              <w:lang w:val="en"/>
            </w:rPr>
          </w:rPrChange>
        </w:rPr>
        <w:t xml:space="preserve">Hospital: Samodzielny Publiczny Szpital Kliniczny im. </w:t>
      </w:r>
      <w:r w:rsidR="00EB7684" w:rsidRPr="006B0164">
        <w:rPr>
          <w:rFonts w:asciiTheme="minorHAnsi" w:hAnsiTheme="minorHAnsi" w:cs="Calibri"/>
          <w:bCs/>
          <w:sz w:val="23"/>
          <w:szCs w:val="23"/>
          <w:lang w:val="de-DE"/>
          <w:rPrChange w:id="24" w:author="Domizia Baldassi" w:date="2024-09-09T12:15:00Z" w16du:dateUtc="2024-09-09T10:15:00Z">
            <w:rPr>
              <w:rFonts w:asciiTheme="minorHAnsi" w:hAnsiTheme="minorHAnsi" w:cs="Calibri"/>
              <w:bCs/>
              <w:sz w:val="23"/>
              <w:szCs w:val="23"/>
              <w:lang w:val="en"/>
            </w:rPr>
          </w:rPrChange>
        </w:rPr>
        <w:t xml:space="preserve">Prof. Adama Grucy </w:t>
      </w:r>
      <w:r w:rsidRPr="006B0164">
        <w:rPr>
          <w:rFonts w:asciiTheme="minorHAnsi" w:hAnsiTheme="minorHAnsi" w:cs="Calibri"/>
          <w:bCs/>
          <w:sz w:val="23"/>
          <w:szCs w:val="23"/>
          <w:lang w:val="de-DE"/>
          <w:rPrChange w:id="25" w:author="Domizia Baldassi" w:date="2024-09-09T12:15:00Z" w16du:dateUtc="2024-09-09T10:15:00Z">
            <w:rPr>
              <w:rFonts w:asciiTheme="minorHAnsi" w:hAnsiTheme="minorHAnsi" w:cs="Calibri"/>
              <w:bCs/>
              <w:sz w:val="23"/>
              <w:szCs w:val="23"/>
              <w:lang w:val="en"/>
            </w:rPr>
          </w:rPrChange>
        </w:rPr>
        <w:t>CMKP</w:t>
      </w:r>
    </w:p>
    <w:p w14:paraId="6089A5FE" w14:textId="77777777" w:rsidR="0085297A" w:rsidRPr="006B0164" w:rsidRDefault="0085297A" w:rsidP="0085297A">
      <w:pPr>
        <w:spacing w:line="276" w:lineRule="auto"/>
        <w:jc w:val="both"/>
        <w:rPr>
          <w:rFonts w:asciiTheme="minorHAnsi" w:hAnsiTheme="minorHAnsi" w:cs="Calibri"/>
          <w:bCs/>
          <w:sz w:val="23"/>
          <w:szCs w:val="23"/>
          <w:lang w:val="de-DE"/>
          <w:rPrChange w:id="26" w:author="Domizia Baldassi" w:date="2024-09-09T12:15:00Z" w16du:dateUtc="2024-09-09T10:15:00Z">
            <w:rPr>
              <w:rFonts w:asciiTheme="minorHAnsi" w:hAnsiTheme="minorHAnsi" w:cs="Calibri"/>
              <w:bCs/>
              <w:sz w:val="23"/>
              <w:szCs w:val="23"/>
              <w:lang w:val="en"/>
            </w:rPr>
          </w:rPrChange>
        </w:rPr>
      </w:pPr>
      <w:r w:rsidRPr="006B0164">
        <w:rPr>
          <w:rFonts w:asciiTheme="minorHAnsi" w:hAnsiTheme="minorHAnsi" w:cs="Calibri"/>
          <w:bCs/>
          <w:sz w:val="23"/>
          <w:szCs w:val="23"/>
          <w:lang w:val="de-DE"/>
          <w:rPrChange w:id="27" w:author="Domizia Baldassi" w:date="2024-09-09T12:15:00Z" w16du:dateUtc="2024-09-09T10:15:00Z">
            <w:rPr>
              <w:rFonts w:asciiTheme="minorHAnsi" w:hAnsiTheme="minorHAnsi" w:cs="Calibri"/>
              <w:bCs/>
              <w:sz w:val="23"/>
              <w:szCs w:val="23"/>
              <w:lang w:val="en"/>
            </w:rPr>
          </w:rPrChange>
        </w:rPr>
        <w:t>Address: Księdza Stanisława Konarskiego, 13</w:t>
      </w:r>
    </w:p>
    <w:p w14:paraId="147DDF98" w14:textId="3CFEC1CA" w:rsidR="0085297A" w:rsidRPr="00311F21" w:rsidRDefault="0085297A" w:rsidP="669588AC">
      <w:pPr>
        <w:spacing w:line="276" w:lineRule="auto"/>
        <w:jc w:val="both"/>
        <w:rPr>
          <w:rFonts w:asciiTheme="minorHAnsi" w:hAnsiTheme="minorHAnsi" w:cs="Calibri"/>
          <w:sz w:val="23"/>
          <w:szCs w:val="23"/>
          <w:lang w:val="en-US"/>
        </w:rPr>
      </w:pPr>
      <w:r w:rsidRPr="669588AC">
        <w:rPr>
          <w:rFonts w:asciiTheme="minorHAnsi" w:hAnsiTheme="minorHAnsi" w:cs="Calibri"/>
          <w:sz w:val="23"/>
          <w:szCs w:val="23"/>
          <w:lang w:val="en-US"/>
        </w:rPr>
        <w:t>City: 05-400 Otwock</w:t>
      </w:r>
    </w:p>
    <w:p w14:paraId="18FB12AC" w14:textId="6E055ECC" w:rsidR="0085297A" w:rsidRPr="00311F21" w:rsidRDefault="0085297A" w:rsidP="0085297A">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 xml:space="preserve">Country: Poland </w:t>
      </w:r>
    </w:p>
    <w:p w14:paraId="72D19415" w14:textId="5E209CDE" w:rsidR="0085297A" w:rsidRDefault="0085297A" w:rsidP="0085297A">
      <w:pPr>
        <w:spacing w:line="276" w:lineRule="auto"/>
        <w:jc w:val="both"/>
        <w:rPr>
          <w:rFonts w:asciiTheme="minorHAnsi" w:hAnsiTheme="minorHAnsi" w:cs="Calibri"/>
          <w:sz w:val="23"/>
          <w:szCs w:val="23"/>
        </w:rPr>
      </w:pPr>
      <w:r w:rsidRPr="00311F21">
        <w:rPr>
          <w:rFonts w:asciiTheme="minorHAnsi" w:hAnsiTheme="minorHAnsi" w:cs="Calibri"/>
          <w:bCs/>
          <w:sz w:val="23"/>
          <w:szCs w:val="23"/>
          <w:lang w:val="en"/>
        </w:rPr>
        <w:t xml:space="preserve">For questions about </w:t>
      </w:r>
      <w:r w:rsidRPr="00311F21">
        <w:rPr>
          <w:rFonts w:asciiTheme="minorHAnsi" w:hAnsiTheme="minorHAnsi" w:cs="Calibri"/>
          <w:sz w:val="23"/>
          <w:szCs w:val="23"/>
        </w:rPr>
        <w:t xml:space="preserve">your processing of personal data you can contact </w:t>
      </w:r>
      <w:r w:rsidR="00577885" w:rsidRPr="00311F21">
        <w:rPr>
          <w:rFonts w:asciiTheme="minorHAnsi" w:hAnsiTheme="minorHAnsi" w:cs="Calibri"/>
          <w:sz w:val="23"/>
          <w:szCs w:val="23"/>
        </w:rPr>
        <w:t xml:space="preserve">Dariusz Skowera, </w:t>
      </w:r>
      <w:hyperlink r:id="rId13" w:history="1">
        <w:r w:rsidR="00577885" w:rsidRPr="00311F21">
          <w:rPr>
            <w:rStyle w:val="Collegamentoipertestuale"/>
            <w:rFonts w:asciiTheme="minorHAnsi" w:hAnsiTheme="minorHAnsi" w:cs="Calibri"/>
            <w:sz w:val="23"/>
            <w:szCs w:val="23"/>
          </w:rPr>
          <w:t>iod@spskgruca.pl</w:t>
        </w:r>
      </w:hyperlink>
      <w:r w:rsidR="00577885" w:rsidRPr="00311F21">
        <w:rPr>
          <w:rFonts w:asciiTheme="minorHAnsi" w:hAnsiTheme="minorHAnsi" w:cs="Calibri"/>
          <w:sz w:val="23"/>
          <w:szCs w:val="23"/>
        </w:rPr>
        <w:t xml:space="preserve"> or sekretariat@spskgruca.pl </w:t>
      </w:r>
      <w:r w:rsidRPr="00311F21">
        <w:rPr>
          <w:rFonts w:asciiTheme="minorHAnsi" w:hAnsiTheme="minorHAnsi" w:cs="Calibri"/>
          <w:i/>
          <w:iCs/>
          <w:sz w:val="23"/>
          <w:szCs w:val="23"/>
        </w:rPr>
        <w:t>(D</w:t>
      </w:r>
      <w:r w:rsidR="006026A5" w:rsidRPr="00311F21">
        <w:rPr>
          <w:rFonts w:asciiTheme="minorHAnsi" w:hAnsiTheme="minorHAnsi" w:cs="Calibri"/>
          <w:i/>
          <w:iCs/>
          <w:sz w:val="23"/>
          <w:szCs w:val="23"/>
        </w:rPr>
        <w:t xml:space="preserve">ata </w:t>
      </w:r>
      <w:r w:rsidRPr="00311F21">
        <w:rPr>
          <w:rFonts w:asciiTheme="minorHAnsi" w:hAnsiTheme="minorHAnsi" w:cs="Calibri"/>
          <w:i/>
          <w:iCs/>
          <w:sz w:val="23"/>
          <w:szCs w:val="23"/>
        </w:rPr>
        <w:t>P</w:t>
      </w:r>
      <w:r w:rsidR="006026A5" w:rsidRPr="00311F21">
        <w:rPr>
          <w:rFonts w:asciiTheme="minorHAnsi" w:hAnsiTheme="minorHAnsi" w:cs="Calibri"/>
          <w:i/>
          <w:iCs/>
          <w:sz w:val="23"/>
          <w:szCs w:val="23"/>
        </w:rPr>
        <w:t xml:space="preserve">rotection </w:t>
      </w:r>
      <w:r w:rsidRPr="00311F21">
        <w:rPr>
          <w:rFonts w:asciiTheme="minorHAnsi" w:hAnsiTheme="minorHAnsi" w:cs="Calibri"/>
          <w:i/>
          <w:iCs/>
          <w:sz w:val="23"/>
          <w:szCs w:val="23"/>
        </w:rPr>
        <w:t>O</w:t>
      </w:r>
      <w:r w:rsidR="006026A5" w:rsidRPr="00311F21">
        <w:rPr>
          <w:rFonts w:asciiTheme="minorHAnsi" w:hAnsiTheme="minorHAnsi" w:cs="Calibri"/>
          <w:i/>
          <w:iCs/>
          <w:sz w:val="23"/>
          <w:szCs w:val="23"/>
        </w:rPr>
        <w:t>fficer DPO</w:t>
      </w:r>
      <w:r w:rsidRPr="00311F21">
        <w:rPr>
          <w:rFonts w:asciiTheme="minorHAnsi" w:hAnsiTheme="minorHAnsi" w:cs="Calibri"/>
          <w:i/>
          <w:iCs/>
          <w:sz w:val="23"/>
          <w:szCs w:val="23"/>
        </w:rPr>
        <w:t xml:space="preserve"> of the Hospital)</w:t>
      </w:r>
      <w:r w:rsidRPr="00311F21">
        <w:rPr>
          <w:rFonts w:asciiTheme="minorHAnsi" w:hAnsiTheme="minorHAnsi" w:cs="Calibri"/>
          <w:sz w:val="23"/>
          <w:szCs w:val="23"/>
        </w:rPr>
        <w:t xml:space="preserve">  at the </w:t>
      </w:r>
      <w:r w:rsidRPr="00311F21">
        <w:rPr>
          <w:rFonts w:asciiTheme="minorHAnsi" w:hAnsiTheme="minorHAnsi" w:cs="Calibri"/>
          <w:bCs/>
          <w:sz w:val="23"/>
          <w:szCs w:val="23"/>
          <w:lang w:val="en"/>
        </w:rPr>
        <w:t xml:space="preserve">Samodzielny Publiczny Szpital Kliniczny im. </w:t>
      </w:r>
      <w:r w:rsidR="00EB7684" w:rsidRPr="00311F21">
        <w:rPr>
          <w:rFonts w:asciiTheme="minorHAnsi" w:hAnsiTheme="minorHAnsi" w:cs="Calibri"/>
          <w:bCs/>
          <w:sz w:val="23"/>
          <w:szCs w:val="23"/>
          <w:lang w:val="en"/>
        </w:rPr>
        <w:t xml:space="preserve">Prof. Adama Grucy </w:t>
      </w:r>
      <w:r w:rsidRPr="00311F21">
        <w:rPr>
          <w:rFonts w:asciiTheme="minorHAnsi" w:hAnsiTheme="minorHAnsi" w:cs="Calibri"/>
          <w:bCs/>
          <w:sz w:val="23"/>
          <w:szCs w:val="23"/>
          <w:lang w:val="en"/>
        </w:rPr>
        <w:t>CMKP</w:t>
      </w:r>
      <w:r w:rsidRPr="00311F21">
        <w:rPr>
          <w:rFonts w:asciiTheme="minorHAnsi" w:hAnsiTheme="minorHAnsi" w:cs="Calibri"/>
          <w:sz w:val="23"/>
          <w:szCs w:val="23"/>
        </w:rPr>
        <w:t xml:space="preserve"> in which the study is carried</w:t>
      </w:r>
      <w:r>
        <w:rPr>
          <w:rFonts w:asciiTheme="minorHAnsi" w:hAnsiTheme="minorHAnsi" w:cs="Calibri"/>
          <w:sz w:val="23"/>
          <w:szCs w:val="23"/>
        </w:rPr>
        <w:t xml:space="preserve"> out </w:t>
      </w:r>
    </w:p>
    <w:p w14:paraId="79BBAA25" w14:textId="77777777" w:rsidR="0085297A" w:rsidRDefault="0085297A" w:rsidP="0085297A">
      <w:pPr>
        <w:spacing w:line="276" w:lineRule="auto"/>
        <w:jc w:val="both"/>
        <w:rPr>
          <w:rFonts w:asciiTheme="minorHAnsi" w:hAnsiTheme="minorHAnsi" w:cs="Calibri"/>
          <w:sz w:val="23"/>
          <w:szCs w:val="23"/>
        </w:rPr>
      </w:pPr>
      <w:r w:rsidRPr="0085297A">
        <w:rPr>
          <w:rFonts w:asciiTheme="minorHAnsi" w:hAnsiTheme="minorHAnsi" w:cs="Calibri"/>
          <w:sz w:val="23"/>
          <w:szCs w:val="23"/>
        </w:rPr>
        <w:lastRenderedPageBreak/>
        <w:t xml:space="preserve">or </w:t>
      </w:r>
    </w:p>
    <w:p w14:paraId="71EDCC56" w14:textId="1F2749E3" w:rsidR="00951020" w:rsidRPr="00933A1F" w:rsidRDefault="0085297A" w:rsidP="00933A1F">
      <w:pPr>
        <w:spacing w:line="276" w:lineRule="auto"/>
        <w:jc w:val="both"/>
        <w:rPr>
          <w:rFonts w:asciiTheme="minorHAnsi" w:hAnsiTheme="minorHAnsi" w:cs="Calibri"/>
          <w:sz w:val="23"/>
          <w:szCs w:val="23"/>
        </w:rPr>
      </w:pPr>
      <w:r w:rsidRPr="0085297A">
        <w:rPr>
          <w:rFonts w:asciiTheme="minorHAnsi" w:hAnsiTheme="minorHAnsi" w:cs="Calibri"/>
          <w:sz w:val="23"/>
          <w:szCs w:val="23"/>
        </w:rPr>
        <w:t>Data Protection Officer of the Sponsor</w:t>
      </w:r>
      <w:r w:rsidR="002614DC">
        <w:rPr>
          <w:rFonts w:asciiTheme="minorHAnsi" w:hAnsiTheme="minorHAnsi" w:cs="Calibri"/>
          <w:sz w:val="23"/>
          <w:szCs w:val="23"/>
        </w:rPr>
        <w:t xml:space="preserve"> </w:t>
      </w:r>
      <w:r w:rsidR="002614DC" w:rsidRPr="002614DC">
        <w:rPr>
          <w:rFonts w:asciiTheme="minorHAnsi" w:hAnsiTheme="minorHAnsi" w:cs="Calibri"/>
          <w:sz w:val="23"/>
          <w:szCs w:val="23"/>
        </w:rPr>
        <w:t>and may be contacted at</w:t>
      </w:r>
      <w:r w:rsidR="002614DC">
        <w:rPr>
          <w:rFonts w:asciiTheme="minorHAnsi" w:hAnsiTheme="minorHAnsi" w:cs="Calibri"/>
          <w:sz w:val="23"/>
          <w:szCs w:val="23"/>
        </w:rPr>
        <w:t>:</w:t>
      </w:r>
      <w:r w:rsidR="002614DC" w:rsidRPr="002614DC">
        <w:rPr>
          <w:rFonts w:asciiTheme="minorHAnsi" w:hAnsiTheme="minorHAnsi" w:cs="Calibri"/>
          <w:sz w:val="23"/>
          <w:szCs w:val="23"/>
        </w:rPr>
        <w:t xml:space="preserve"> </w:t>
      </w:r>
      <w:ins w:id="28" w:author="Domizia Baldassi [2]" w:date="2024-11-15T12:36:00Z" w16du:dateUtc="2024-11-15T11:36:00Z">
        <w:r w:rsidR="00911DD1">
          <w:rPr>
            <w:rFonts w:asciiTheme="minorHAnsi" w:hAnsiTheme="minorHAnsi" w:cs="Calibri"/>
            <w:sz w:val="23"/>
            <w:szCs w:val="23"/>
          </w:rPr>
          <w:fldChar w:fldCharType="begin"/>
        </w:r>
        <w:r w:rsidR="00911DD1">
          <w:rPr>
            <w:rFonts w:asciiTheme="minorHAnsi" w:hAnsiTheme="minorHAnsi" w:cs="Calibri"/>
            <w:sz w:val="23"/>
            <w:szCs w:val="23"/>
          </w:rPr>
          <w:instrText>HYPERLINK "mailto:</w:instrText>
        </w:r>
      </w:ins>
      <w:r w:rsidR="00911DD1" w:rsidRPr="00911DD1">
        <w:rPr>
          <w:rFonts w:asciiTheme="minorHAnsi" w:hAnsiTheme="minorHAnsi" w:cs="Calibri"/>
          <w:sz w:val="23"/>
          <w:szCs w:val="23"/>
          <w:rPrChange w:id="29" w:author="Domizia Baldassi [2]" w:date="2024-11-15T12:36:00Z" w16du:dateUtc="2024-11-15T11:36:00Z">
            <w:rPr>
              <w:rStyle w:val="Collegamentoipertestuale"/>
              <w:rFonts w:asciiTheme="minorHAnsi" w:hAnsiTheme="minorHAnsi" w:cs="Calibri"/>
              <w:sz w:val="23"/>
              <w:szCs w:val="23"/>
            </w:rPr>
          </w:rPrChange>
        </w:rPr>
        <w:instrText>dpo@</w:instrText>
      </w:r>
      <w:ins w:id="30" w:author="Domizia Baldassi [2]" w:date="2024-11-15T12:36:00Z" w16du:dateUtc="2024-11-15T11:36:00Z">
        <w:r w:rsidR="00911DD1" w:rsidRPr="00911DD1">
          <w:rPr>
            <w:rFonts w:asciiTheme="minorHAnsi" w:hAnsiTheme="minorHAnsi" w:cs="Calibri"/>
            <w:sz w:val="23"/>
            <w:szCs w:val="23"/>
            <w:rPrChange w:id="31" w:author="Domizia Baldassi [2]" w:date="2024-11-15T12:36:00Z" w16du:dateUtc="2024-11-15T11:36:00Z">
              <w:rPr>
                <w:rStyle w:val="Collegamentoipertestuale"/>
                <w:rFonts w:asciiTheme="minorHAnsi" w:hAnsiTheme="minorHAnsi" w:cs="Calibri"/>
                <w:sz w:val="23"/>
                <w:szCs w:val="23"/>
              </w:rPr>
            </w:rPrChange>
          </w:rPr>
          <w:instrText>enovis</w:instrText>
        </w:r>
      </w:ins>
      <w:r w:rsidR="00911DD1" w:rsidRPr="00911DD1">
        <w:rPr>
          <w:rFonts w:asciiTheme="minorHAnsi" w:hAnsiTheme="minorHAnsi" w:cs="Calibri"/>
          <w:sz w:val="23"/>
          <w:szCs w:val="23"/>
          <w:rPrChange w:id="32" w:author="Domizia Baldassi [2]" w:date="2024-11-15T12:36:00Z" w16du:dateUtc="2024-11-15T11:36:00Z">
            <w:rPr>
              <w:rStyle w:val="Collegamentoipertestuale"/>
              <w:rFonts w:asciiTheme="minorHAnsi" w:hAnsiTheme="minorHAnsi" w:cs="Calibri"/>
              <w:sz w:val="23"/>
              <w:szCs w:val="23"/>
            </w:rPr>
          </w:rPrChange>
        </w:rPr>
        <w:instrText>.com</w:instrText>
      </w:r>
      <w:ins w:id="33" w:author="Domizia Baldassi [2]" w:date="2024-11-15T12:36:00Z" w16du:dateUtc="2024-11-15T11:36:00Z">
        <w:r w:rsidR="00911DD1">
          <w:rPr>
            <w:rFonts w:asciiTheme="minorHAnsi" w:hAnsiTheme="minorHAnsi" w:cs="Calibri"/>
            <w:sz w:val="23"/>
            <w:szCs w:val="23"/>
          </w:rPr>
          <w:instrText>"</w:instrText>
        </w:r>
        <w:r w:rsidR="00911DD1">
          <w:rPr>
            <w:rFonts w:asciiTheme="minorHAnsi" w:hAnsiTheme="minorHAnsi" w:cs="Calibri"/>
            <w:sz w:val="23"/>
            <w:szCs w:val="23"/>
          </w:rPr>
          <w:fldChar w:fldCharType="separate"/>
        </w:r>
      </w:ins>
      <w:r w:rsidR="00911DD1" w:rsidRPr="00911DD1">
        <w:rPr>
          <w:rStyle w:val="Collegamentoipertestuale"/>
          <w:rFonts w:asciiTheme="minorHAnsi" w:hAnsiTheme="minorHAnsi" w:cs="Calibri"/>
          <w:sz w:val="23"/>
          <w:szCs w:val="23"/>
        </w:rPr>
        <w:t>dpo@</w:t>
      </w:r>
      <w:del w:id="34" w:author="Domizia Baldassi [2]" w:date="2024-11-15T12:36:00Z" w16du:dateUtc="2024-11-15T11:36:00Z">
        <w:r w:rsidR="00911DD1" w:rsidRPr="00911DD1" w:rsidDel="00911DD1">
          <w:rPr>
            <w:rStyle w:val="Collegamentoipertestuale"/>
            <w:rFonts w:asciiTheme="minorHAnsi" w:hAnsiTheme="minorHAnsi" w:cs="Calibri"/>
            <w:sz w:val="23"/>
            <w:szCs w:val="23"/>
          </w:rPr>
          <w:delText>limacorporate</w:delText>
        </w:r>
      </w:del>
      <w:ins w:id="35" w:author="Domizia Baldassi [2]" w:date="2024-11-15T12:36:00Z" w16du:dateUtc="2024-11-15T11:36:00Z">
        <w:r w:rsidR="00911DD1" w:rsidRPr="00911DD1">
          <w:rPr>
            <w:rStyle w:val="Collegamentoipertestuale"/>
            <w:rFonts w:asciiTheme="minorHAnsi" w:hAnsiTheme="minorHAnsi" w:cs="Calibri"/>
            <w:sz w:val="23"/>
            <w:szCs w:val="23"/>
          </w:rPr>
          <w:t>enovis</w:t>
        </w:r>
      </w:ins>
      <w:r w:rsidR="00911DD1" w:rsidRPr="00911DD1">
        <w:rPr>
          <w:rStyle w:val="Collegamentoipertestuale"/>
          <w:rFonts w:asciiTheme="minorHAnsi" w:hAnsiTheme="minorHAnsi" w:cs="Calibri"/>
          <w:sz w:val="23"/>
          <w:szCs w:val="23"/>
        </w:rPr>
        <w:t>.com</w:t>
      </w:r>
      <w:ins w:id="36" w:author="Domizia Baldassi [2]" w:date="2024-11-15T12:36:00Z" w16du:dateUtc="2024-11-15T11:36:00Z">
        <w:r w:rsidR="00911DD1">
          <w:rPr>
            <w:rFonts w:asciiTheme="minorHAnsi" w:hAnsiTheme="minorHAnsi" w:cs="Calibri"/>
            <w:sz w:val="23"/>
            <w:szCs w:val="23"/>
          </w:rPr>
          <w:fldChar w:fldCharType="end"/>
        </w:r>
      </w:ins>
      <w:r w:rsidRPr="0085297A">
        <w:rPr>
          <w:rFonts w:asciiTheme="minorHAnsi" w:hAnsiTheme="minorHAnsi" w:cs="Calibri"/>
          <w:sz w:val="23"/>
          <w:szCs w:val="23"/>
        </w:rPr>
        <w:t>.</w:t>
      </w:r>
    </w:p>
    <w:p w14:paraId="7CB18BDE" w14:textId="31A06920" w:rsidR="002B6926" w:rsidRPr="00B213A8" w:rsidRDefault="002B6926" w:rsidP="00B213A8">
      <w:pPr>
        <w:jc w:val="center"/>
        <w:rPr>
          <w:rFonts w:asciiTheme="minorHAnsi" w:hAnsiTheme="minorHAnsi" w:cs="Calibri"/>
          <w:b/>
          <w:sz w:val="28"/>
          <w:szCs w:val="28"/>
          <w:lang w:val="en"/>
        </w:rPr>
      </w:pPr>
      <w:r w:rsidRPr="00B213A8">
        <w:rPr>
          <w:rFonts w:asciiTheme="minorHAnsi" w:hAnsiTheme="minorHAnsi" w:cs="Calibri"/>
          <w:b/>
          <w:sz w:val="28"/>
          <w:szCs w:val="28"/>
          <w:lang w:val="en"/>
        </w:rPr>
        <w:t>Signature - Consent for participation in the study</w:t>
      </w:r>
    </w:p>
    <w:p w14:paraId="16B3CAB2" w14:textId="237426AF" w:rsidR="00951020" w:rsidRDefault="00951020" w:rsidP="669588AC">
      <w:pPr>
        <w:spacing w:line="276" w:lineRule="auto"/>
        <w:jc w:val="both"/>
        <w:rPr>
          <w:rFonts w:asciiTheme="minorHAnsi" w:hAnsiTheme="minorHAnsi" w:cs="Calibri"/>
          <w:sz w:val="23"/>
          <w:szCs w:val="23"/>
          <w:lang w:val="en-US"/>
        </w:rPr>
      </w:pPr>
      <w:r w:rsidRPr="669588AC">
        <w:rPr>
          <w:rFonts w:asciiTheme="minorHAnsi" w:hAnsiTheme="minorHAnsi" w:cs="Calibri"/>
          <w:sz w:val="23"/>
          <w:szCs w:val="23"/>
          <w:lang w:val="en-US"/>
        </w:rPr>
        <w:t>I, the undersigned, confirm that I have received a copy of all the pages of this form after signing it and putting the date on it. I have read the document or it has been read to me, I understand it and I have received answers to the questions I have asked. I voluntary agree to participate in the research study described above and I authorize the study center to use and disclose (share) my health information in the manner described in this informed consent form.</w:t>
      </w:r>
    </w:p>
    <w:p w14:paraId="27EE5A98" w14:textId="6AF6A14E" w:rsidR="002B6926" w:rsidRDefault="002B6926" w:rsidP="002B6926">
      <w:pPr>
        <w:jc w:val="both"/>
        <w:rPr>
          <w:rFonts w:asciiTheme="minorHAnsi" w:hAnsiTheme="minorHAnsi" w:cs="Calibri"/>
          <w:bCs/>
          <w:sz w:val="23"/>
          <w:szCs w:val="23"/>
        </w:rPr>
      </w:pPr>
    </w:p>
    <w:p w14:paraId="12972526" w14:textId="77777777" w:rsidR="00086281" w:rsidRDefault="00086281" w:rsidP="002B6926">
      <w:pPr>
        <w:jc w:val="both"/>
        <w:rPr>
          <w:rFonts w:asciiTheme="minorHAnsi" w:hAnsiTheme="minorHAnsi" w:cs="Calibri"/>
          <w:bCs/>
          <w:sz w:val="23"/>
          <w:szCs w:val="23"/>
        </w:rPr>
      </w:pPr>
    </w:p>
    <w:p w14:paraId="7E164258" w14:textId="77777777" w:rsidR="002B6926" w:rsidRDefault="002B6926" w:rsidP="002B6926">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14:paraId="0766958D" w14:textId="77777777" w:rsidTr="669588AC">
        <w:tc>
          <w:tcPr>
            <w:tcW w:w="5670" w:type="dxa"/>
            <w:tcBorders>
              <w:left w:val="nil"/>
              <w:bottom w:val="nil"/>
              <w:right w:val="nil"/>
            </w:tcBorders>
          </w:tcPr>
          <w:p w14:paraId="36FC34F6" w14:textId="77777777" w:rsidR="00086281" w:rsidRPr="00086281" w:rsidRDefault="00086281"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5A31E500"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488991D" w14:textId="5CE1B6E2" w:rsidR="00086281" w:rsidRDefault="00086281" w:rsidP="001408C9">
            <w:pPr>
              <w:jc w:val="both"/>
              <w:rPr>
                <w:rFonts w:asciiTheme="minorHAnsi" w:hAnsiTheme="minorHAnsi" w:cs="Calibri"/>
                <w:bCs/>
                <w:sz w:val="23"/>
                <w:szCs w:val="23"/>
                <w:lang w:val="en"/>
              </w:rPr>
            </w:pPr>
          </w:p>
        </w:tc>
      </w:tr>
      <w:tr w:rsidR="00086281" w14:paraId="03893C1A" w14:textId="77777777" w:rsidTr="669588AC">
        <w:tc>
          <w:tcPr>
            <w:tcW w:w="5670" w:type="dxa"/>
            <w:tcBorders>
              <w:top w:val="nil"/>
              <w:left w:val="nil"/>
              <w:bottom w:val="single" w:sz="4" w:space="0" w:color="auto"/>
              <w:right w:val="nil"/>
            </w:tcBorders>
          </w:tcPr>
          <w:p w14:paraId="0583F58D" w14:textId="77777777" w:rsidR="00086281" w:rsidRDefault="00086281" w:rsidP="001408C9">
            <w:pPr>
              <w:jc w:val="both"/>
              <w:rPr>
                <w:rFonts w:asciiTheme="minorHAnsi" w:hAnsiTheme="minorHAnsi" w:cs="Calibri"/>
                <w:bCs/>
                <w:sz w:val="23"/>
                <w:szCs w:val="23"/>
                <w:lang w:val="en"/>
              </w:rPr>
            </w:pPr>
          </w:p>
          <w:p w14:paraId="18CBC928" w14:textId="77777777" w:rsidR="00086281" w:rsidRDefault="00086281" w:rsidP="001408C9">
            <w:pPr>
              <w:jc w:val="both"/>
              <w:rPr>
                <w:rFonts w:asciiTheme="minorHAnsi" w:hAnsiTheme="minorHAnsi" w:cs="Calibri"/>
                <w:bCs/>
                <w:sz w:val="23"/>
                <w:szCs w:val="23"/>
                <w:lang w:val="en"/>
              </w:rPr>
            </w:pPr>
          </w:p>
          <w:p w14:paraId="09D5C9A4"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5B00981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9A53FB0" w14:textId="472B163A" w:rsidR="00086281" w:rsidRDefault="00086281" w:rsidP="001408C9">
            <w:pPr>
              <w:jc w:val="both"/>
              <w:rPr>
                <w:rFonts w:asciiTheme="minorHAnsi" w:hAnsiTheme="minorHAnsi" w:cs="Calibri"/>
                <w:bCs/>
                <w:sz w:val="23"/>
                <w:szCs w:val="23"/>
                <w:lang w:val="en"/>
              </w:rPr>
            </w:pPr>
          </w:p>
        </w:tc>
      </w:tr>
      <w:tr w:rsidR="00086281" w14:paraId="74F6383E" w14:textId="77777777" w:rsidTr="669588AC">
        <w:tc>
          <w:tcPr>
            <w:tcW w:w="5670" w:type="dxa"/>
            <w:tcBorders>
              <w:left w:val="nil"/>
              <w:bottom w:val="nil"/>
              <w:right w:val="nil"/>
            </w:tcBorders>
          </w:tcPr>
          <w:p w14:paraId="42D359E8"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5301089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2CF66B" w14:textId="40D8AA10" w:rsidR="00086281" w:rsidRDefault="00086281" w:rsidP="001408C9">
            <w:pPr>
              <w:jc w:val="both"/>
              <w:rPr>
                <w:rFonts w:asciiTheme="minorHAnsi" w:hAnsiTheme="minorHAnsi" w:cs="Calibri"/>
                <w:bCs/>
                <w:sz w:val="23"/>
                <w:szCs w:val="23"/>
                <w:lang w:val="en"/>
              </w:rPr>
            </w:pPr>
          </w:p>
        </w:tc>
      </w:tr>
      <w:tr w:rsidR="00086281" w14:paraId="346FB67B" w14:textId="77777777" w:rsidTr="669588AC">
        <w:tc>
          <w:tcPr>
            <w:tcW w:w="5670" w:type="dxa"/>
            <w:tcBorders>
              <w:top w:val="nil"/>
              <w:left w:val="nil"/>
              <w:bottom w:val="single" w:sz="4" w:space="0" w:color="auto"/>
              <w:right w:val="nil"/>
            </w:tcBorders>
          </w:tcPr>
          <w:p w14:paraId="24D88668" w14:textId="5CF0BF53" w:rsidR="00086281" w:rsidRDefault="00086281" w:rsidP="001408C9">
            <w:pPr>
              <w:jc w:val="both"/>
              <w:rPr>
                <w:rFonts w:asciiTheme="minorHAnsi" w:hAnsiTheme="minorHAnsi" w:cs="Calibri"/>
                <w:bCs/>
                <w:sz w:val="23"/>
                <w:szCs w:val="23"/>
                <w:lang w:val="en"/>
              </w:rPr>
            </w:pPr>
          </w:p>
          <w:p w14:paraId="1AE8AB0C" w14:textId="77777777" w:rsidR="00086281" w:rsidRDefault="00086281" w:rsidP="001408C9">
            <w:pPr>
              <w:jc w:val="both"/>
              <w:rPr>
                <w:rFonts w:asciiTheme="minorHAnsi" w:hAnsiTheme="minorHAnsi" w:cs="Calibri"/>
                <w:bCs/>
                <w:sz w:val="23"/>
                <w:szCs w:val="23"/>
                <w:lang w:val="en"/>
              </w:rPr>
            </w:pPr>
          </w:p>
          <w:p w14:paraId="00282521"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E049BD3"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AE0281C" w14:textId="69B4894F" w:rsidR="00086281" w:rsidRDefault="00086281" w:rsidP="001408C9">
            <w:pPr>
              <w:jc w:val="both"/>
              <w:rPr>
                <w:rFonts w:asciiTheme="minorHAnsi" w:hAnsiTheme="minorHAnsi" w:cs="Calibri"/>
                <w:bCs/>
                <w:sz w:val="23"/>
                <w:szCs w:val="23"/>
                <w:lang w:val="en"/>
              </w:rPr>
            </w:pPr>
          </w:p>
        </w:tc>
      </w:tr>
      <w:tr w:rsidR="00086281" w14:paraId="2E39767F" w14:textId="77777777" w:rsidTr="669588AC">
        <w:tc>
          <w:tcPr>
            <w:tcW w:w="5670" w:type="dxa"/>
            <w:tcBorders>
              <w:left w:val="nil"/>
              <w:bottom w:val="nil"/>
              <w:right w:val="nil"/>
            </w:tcBorders>
          </w:tcPr>
          <w:p w14:paraId="3CB84D59"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57C1FCF" w14:textId="77777777" w:rsidR="00086281" w:rsidRDefault="00086281" w:rsidP="001408C9">
            <w:pPr>
              <w:jc w:val="both"/>
              <w:rPr>
                <w:rFonts w:asciiTheme="minorHAnsi" w:hAnsiTheme="minorHAnsi" w:cs="Calibri"/>
                <w:bCs/>
                <w:sz w:val="18"/>
                <w:szCs w:val="18"/>
                <w:lang w:val="en"/>
              </w:rPr>
            </w:pPr>
          </w:p>
          <w:p w14:paraId="05DCFED3" w14:textId="77777777" w:rsidR="00086281" w:rsidRDefault="00086281" w:rsidP="001408C9">
            <w:pPr>
              <w:jc w:val="both"/>
              <w:rPr>
                <w:rFonts w:asciiTheme="minorHAnsi" w:hAnsiTheme="minorHAnsi" w:cs="Calibri"/>
                <w:bCs/>
                <w:sz w:val="18"/>
                <w:szCs w:val="18"/>
                <w:lang w:val="en"/>
              </w:rPr>
            </w:pPr>
          </w:p>
          <w:p w14:paraId="2894E296" w14:textId="77777777" w:rsidR="00086281" w:rsidRDefault="00086281" w:rsidP="001408C9">
            <w:pPr>
              <w:jc w:val="both"/>
              <w:rPr>
                <w:rFonts w:asciiTheme="minorHAnsi" w:hAnsiTheme="minorHAnsi" w:cs="Calibri"/>
                <w:bCs/>
                <w:sz w:val="18"/>
                <w:szCs w:val="18"/>
                <w:lang w:val="en"/>
              </w:rPr>
            </w:pPr>
          </w:p>
          <w:p w14:paraId="0A28A817" w14:textId="7A479E68" w:rsidR="00086281" w:rsidRPr="00AC2E24"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49F165A"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4C5401D" w14:textId="21DADEB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62CD9471" w14:textId="77777777" w:rsidTr="669588AC">
        <w:tc>
          <w:tcPr>
            <w:tcW w:w="10065" w:type="dxa"/>
            <w:gridSpan w:val="3"/>
            <w:tcBorders>
              <w:top w:val="nil"/>
              <w:left w:val="nil"/>
              <w:bottom w:val="nil"/>
              <w:right w:val="nil"/>
            </w:tcBorders>
          </w:tcPr>
          <w:p w14:paraId="6D83B76E" w14:textId="4586B717" w:rsidR="00086281" w:rsidRDefault="00086281" w:rsidP="669588AC">
            <w:pPr>
              <w:jc w:val="both"/>
              <w:rPr>
                <w:rFonts w:asciiTheme="minorHAnsi" w:hAnsiTheme="minorHAnsi" w:cs="Calibri"/>
                <w:sz w:val="23"/>
                <w:szCs w:val="23"/>
                <w:lang w:val="en-US"/>
              </w:rPr>
            </w:pPr>
            <w:r w:rsidRPr="669588AC">
              <w:rPr>
                <w:rFonts w:asciiTheme="minorHAnsi" w:hAnsiTheme="minorHAnsi" w:cs="Calibri"/>
                <w:sz w:val="23"/>
                <w:szCs w:val="23"/>
                <w:lang w:val="en-US"/>
              </w:rPr>
              <w:t>I, the undersigned, have fully explained this informed consent to the afore mentioned patient and/or his/her legally authorized representative.</w:t>
            </w:r>
          </w:p>
          <w:p w14:paraId="7120FA3C" w14:textId="77777777" w:rsidR="00086281" w:rsidRDefault="00086281" w:rsidP="001408C9">
            <w:pPr>
              <w:jc w:val="both"/>
              <w:rPr>
                <w:rFonts w:asciiTheme="minorHAnsi" w:hAnsiTheme="minorHAnsi" w:cs="Calibri"/>
                <w:bCs/>
                <w:sz w:val="23"/>
                <w:szCs w:val="23"/>
                <w:lang w:val="en"/>
              </w:rPr>
            </w:pPr>
          </w:p>
          <w:p w14:paraId="192CB2A1" w14:textId="77777777" w:rsidR="00086281" w:rsidRDefault="00086281" w:rsidP="001408C9">
            <w:pPr>
              <w:jc w:val="both"/>
              <w:rPr>
                <w:rFonts w:asciiTheme="minorHAnsi" w:hAnsiTheme="minorHAnsi" w:cs="Calibri"/>
                <w:bCs/>
                <w:sz w:val="23"/>
                <w:szCs w:val="23"/>
                <w:lang w:val="en"/>
              </w:rPr>
            </w:pPr>
          </w:p>
        </w:tc>
      </w:tr>
      <w:tr w:rsidR="00086281" w14:paraId="129CA642" w14:textId="77777777" w:rsidTr="669588AC">
        <w:tc>
          <w:tcPr>
            <w:tcW w:w="5670" w:type="dxa"/>
            <w:tcBorders>
              <w:top w:val="nil"/>
              <w:left w:val="nil"/>
              <w:bottom w:val="single" w:sz="4" w:space="0" w:color="auto"/>
              <w:right w:val="nil"/>
            </w:tcBorders>
          </w:tcPr>
          <w:p w14:paraId="73C00C8B" w14:textId="77777777" w:rsidR="00086281" w:rsidRDefault="00086281" w:rsidP="001408C9">
            <w:pPr>
              <w:jc w:val="both"/>
              <w:rPr>
                <w:rFonts w:asciiTheme="minorHAnsi" w:hAnsiTheme="minorHAnsi" w:cs="Calibri"/>
                <w:bCs/>
                <w:sz w:val="23"/>
                <w:szCs w:val="23"/>
                <w:lang w:val="en"/>
              </w:rPr>
            </w:pPr>
          </w:p>
          <w:p w14:paraId="03C4979C" w14:textId="3E7D9B6A"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0E031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7F8E602" w14:textId="4FB9AAF4" w:rsidR="00086281" w:rsidRDefault="00086281" w:rsidP="001408C9">
            <w:pPr>
              <w:jc w:val="both"/>
              <w:rPr>
                <w:rFonts w:asciiTheme="minorHAnsi" w:hAnsiTheme="minorHAnsi" w:cs="Calibri"/>
                <w:bCs/>
                <w:sz w:val="23"/>
                <w:szCs w:val="23"/>
                <w:lang w:val="en"/>
              </w:rPr>
            </w:pPr>
          </w:p>
        </w:tc>
      </w:tr>
      <w:tr w:rsidR="00086281" w14:paraId="5F8960AC" w14:textId="77777777" w:rsidTr="669588AC">
        <w:tc>
          <w:tcPr>
            <w:tcW w:w="5670" w:type="dxa"/>
            <w:tcBorders>
              <w:left w:val="nil"/>
              <w:bottom w:val="nil"/>
              <w:right w:val="nil"/>
            </w:tcBorders>
          </w:tcPr>
          <w:p w14:paraId="1EA2E90D"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person who led the discussion on informed consent (block letters)</w:t>
            </w:r>
          </w:p>
          <w:p w14:paraId="6AD35E9A"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766DD2E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9E133B4" w14:textId="53DD936E" w:rsidR="00086281" w:rsidRDefault="00086281" w:rsidP="001408C9">
            <w:pPr>
              <w:jc w:val="both"/>
              <w:rPr>
                <w:rFonts w:asciiTheme="minorHAnsi" w:hAnsiTheme="minorHAnsi" w:cs="Calibri"/>
                <w:bCs/>
                <w:sz w:val="23"/>
                <w:szCs w:val="23"/>
                <w:lang w:val="en"/>
              </w:rPr>
            </w:pPr>
          </w:p>
        </w:tc>
      </w:tr>
      <w:tr w:rsidR="00086281" w14:paraId="09AD0F9A" w14:textId="77777777" w:rsidTr="669588AC">
        <w:tc>
          <w:tcPr>
            <w:tcW w:w="5670" w:type="dxa"/>
            <w:tcBorders>
              <w:top w:val="nil"/>
              <w:left w:val="nil"/>
              <w:bottom w:val="single" w:sz="4" w:space="0" w:color="auto"/>
              <w:right w:val="nil"/>
            </w:tcBorders>
          </w:tcPr>
          <w:p w14:paraId="344E8FFC" w14:textId="77777777" w:rsidR="00086281" w:rsidRDefault="00086281" w:rsidP="001408C9">
            <w:pPr>
              <w:jc w:val="both"/>
              <w:rPr>
                <w:rFonts w:asciiTheme="minorHAnsi" w:hAnsiTheme="minorHAnsi" w:cs="Calibri"/>
                <w:bCs/>
                <w:sz w:val="23"/>
                <w:szCs w:val="23"/>
                <w:lang w:val="en"/>
              </w:rPr>
            </w:pPr>
          </w:p>
          <w:p w14:paraId="3E74532A" w14:textId="77777777" w:rsidR="00086281" w:rsidRDefault="00086281" w:rsidP="001408C9">
            <w:pPr>
              <w:jc w:val="both"/>
              <w:rPr>
                <w:rFonts w:asciiTheme="minorHAnsi" w:hAnsiTheme="minorHAnsi" w:cs="Calibri"/>
                <w:bCs/>
                <w:sz w:val="23"/>
                <w:szCs w:val="23"/>
                <w:lang w:val="en"/>
              </w:rPr>
            </w:pPr>
          </w:p>
          <w:p w14:paraId="44F686CC" w14:textId="248286A6" w:rsidR="00301E7D" w:rsidRDefault="00301E7D"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77828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409E0831" w14:textId="6E40CFFE" w:rsidR="00086281" w:rsidRDefault="00086281" w:rsidP="001408C9">
            <w:pPr>
              <w:jc w:val="both"/>
              <w:rPr>
                <w:rFonts w:asciiTheme="minorHAnsi" w:hAnsiTheme="minorHAnsi" w:cs="Calibri"/>
                <w:bCs/>
                <w:sz w:val="23"/>
                <w:szCs w:val="23"/>
                <w:lang w:val="en"/>
              </w:rPr>
            </w:pPr>
          </w:p>
        </w:tc>
      </w:tr>
      <w:tr w:rsidR="00086281" w14:paraId="5BD86029" w14:textId="77777777" w:rsidTr="669588AC">
        <w:tc>
          <w:tcPr>
            <w:tcW w:w="5670" w:type="dxa"/>
            <w:tcBorders>
              <w:left w:val="nil"/>
              <w:bottom w:val="nil"/>
              <w:right w:val="nil"/>
            </w:tcBorders>
          </w:tcPr>
          <w:p w14:paraId="4F3C4B94"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person who led the discussion on informed consent</w:t>
            </w:r>
          </w:p>
          <w:p w14:paraId="572C554A" w14:textId="77777777" w:rsidR="00086281" w:rsidRPr="00301E7D" w:rsidRDefault="00086281" w:rsidP="001408C9">
            <w:pPr>
              <w:jc w:val="both"/>
              <w:rPr>
                <w:rFonts w:asciiTheme="minorHAnsi" w:hAnsiTheme="minorHAnsi" w:cs="Calibri"/>
                <w:bCs/>
                <w:sz w:val="20"/>
                <w:szCs w:val="20"/>
                <w:lang w:val="en"/>
              </w:rPr>
            </w:pPr>
          </w:p>
          <w:p w14:paraId="1A467E25" w14:textId="77777777" w:rsidR="00086281" w:rsidRDefault="00086281" w:rsidP="001408C9">
            <w:pPr>
              <w:jc w:val="both"/>
              <w:rPr>
                <w:rFonts w:asciiTheme="minorHAnsi" w:hAnsiTheme="minorHAnsi" w:cs="Calibri"/>
                <w:bCs/>
                <w:sz w:val="23"/>
                <w:szCs w:val="23"/>
                <w:lang w:val="en"/>
              </w:rPr>
            </w:pPr>
          </w:p>
          <w:p w14:paraId="1D621C5F"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0A364AD"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7E73490" w14:textId="67BC5F5D"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1478E448" w14:textId="77777777" w:rsidTr="669588AC">
        <w:tc>
          <w:tcPr>
            <w:tcW w:w="5670" w:type="dxa"/>
            <w:tcBorders>
              <w:top w:val="nil"/>
              <w:left w:val="nil"/>
              <w:bottom w:val="nil"/>
              <w:right w:val="nil"/>
            </w:tcBorders>
          </w:tcPr>
          <w:p w14:paraId="16EDFBA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7489D67"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42DC320D" w14:textId="575A1E48" w:rsidR="00086281" w:rsidRPr="00BB7866" w:rsidRDefault="00086281" w:rsidP="001408C9">
            <w:pPr>
              <w:jc w:val="both"/>
              <w:rPr>
                <w:rFonts w:asciiTheme="minorHAnsi" w:hAnsiTheme="minorHAnsi" w:cs="Calibri"/>
                <w:bCs/>
                <w:sz w:val="18"/>
                <w:szCs w:val="18"/>
                <w:lang w:val="en"/>
              </w:rPr>
            </w:pPr>
          </w:p>
        </w:tc>
      </w:tr>
      <w:tr w:rsidR="00301E7D" w14:paraId="111E1B04" w14:textId="77777777" w:rsidTr="669588AC">
        <w:tc>
          <w:tcPr>
            <w:tcW w:w="5670" w:type="dxa"/>
            <w:tcBorders>
              <w:top w:val="nil"/>
              <w:left w:val="nil"/>
              <w:bottom w:val="single" w:sz="4" w:space="0" w:color="auto"/>
              <w:right w:val="nil"/>
            </w:tcBorders>
          </w:tcPr>
          <w:p w14:paraId="7CDA638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D284AC5"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6129869D" w14:textId="77CB4BCF" w:rsidR="00086281" w:rsidRPr="00BB7866" w:rsidRDefault="00086281" w:rsidP="001408C9">
            <w:pPr>
              <w:jc w:val="both"/>
              <w:rPr>
                <w:rFonts w:asciiTheme="minorHAnsi" w:hAnsiTheme="minorHAnsi" w:cs="Calibri"/>
                <w:bCs/>
                <w:sz w:val="18"/>
                <w:szCs w:val="18"/>
                <w:lang w:val="en"/>
              </w:rPr>
            </w:pPr>
          </w:p>
        </w:tc>
      </w:tr>
      <w:tr w:rsidR="00086281" w14:paraId="1612913A" w14:textId="77777777" w:rsidTr="669588AC">
        <w:tc>
          <w:tcPr>
            <w:tcW w:w="5670" w:type="dxa"/>
            <w:tcBorders>
              <w:left w:val="nil"/>
              <w:bottom w:val="nil"/>
              <w:right w:val="nil"/>
            </w:tcBorders>
          </w:tcPr>
          <w:p w14:paraId="4AFF2419" w14:textId="530ACC84" w:rsidR="00086281" w:rsidRPr="00301E7D" w:rsidRDefault="00086281" w:rsidP="669588AC">
            <w:pPr>
              <w:jc w:val="both"/>
              <w:rPr>
                <w:rFonts w:asciiTheme="minorHAnsi" w:hAnsiTheme="minorHAnsi" w:cs="Calibri"/>
                <w:sz w:val="20"/>
                <w:szCs w:val="20"/>
                <w:lang w:val="en-US"/>
              </w:rPr>
            </w:pPr>
            <w:r w:rsidRPr="669588AC">
              <w:rPr>
                <w:rFonts w:asciiTheme="minorHAnsi" w:hAnsiTheme="minorHAnsi" w:cs="Calibri"/>
                <w:sz w:val="20"/>
                <w:szCs w:val="20"/>
                <w:lang w:val="en-US"/>
              </w:rPr>
              <w:t>Name and surname of the witness (block letters)</w:t>
            </w:r>
            <w:r w:rsidR="00301E7D" w:rsidRPr="669588AC">
              <w:rPr>
                <w:rFonts w:asciiTheme="minorHAnsi" w:hAnsiTheme="minorHAnsi" w:cs="Calibri"/>
                <w:sz w:val="20"/>
                <w:szCs w:val="20"/>
                <w:lang w:val="en-US"/>
              </w:rPr>
              <w:t>*</w:t>
            </w:r>
          </w:p>
          <w:p w14:paraId="39189D09" w14:textId="77777777" w:rsidR="00086281" w:rsidRDefault="00086281" w:rsidP="001408C9">
            <w:pPr>
              <w:jc w:val="both"/>
              <w:rPr>
                <w:rFonts w:asciiTheme="minorHAnsi" w:hAnsiTheme="minorHAnsi" w:cs="Calibri"/>
                <w:bCs/>
                <w:sz w:val="18"/>
                <w:szCs w:val="18"/>
                <w:lang w:val="en"/>
              </w:rPr>
            </w:pPr>
          </w:p>
          <w:p w14:paraId="004D46D4"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E2C7573"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FA2DD5A" w14:textId="1DC94A19" w:rsidR="00086281" w:rsidRPr="00BB7866" w:rsidRDefault="00086281" w:rsidP="001408C9">
            <w:pPr>
              <w:jc w:val="both"/>
              <w:rPr>
                <w:rFonts w:asciiTheme="minorHAnsi" w:hAnsiTheme="minorHAnsi" w:cs="Calibri"/>
                <w:bCs/>
                <w:sz w:val="18"/>
                <w:szCs w:val="18"/>
                <w:lang w:val="en"/>
              </w:rPr>
            </w:pPr>
          </w:p>
        </w:tc>
      </w:tr>
      <w:tr w:rsidR="00301E7D" w14:paraId="79F7F58D" w14:textId="77777777" w:rsidTr="669588AC">
        <w:tc>
          <w:tcPr>
            <w:tcW w:w="5670" w:type="dxa"/>
            <w:tcBorders>
              <w:top w:val="nil"/>
              <w:left w:val="nil"/>
              <w:bottom w:val="single" w:sz="4" w:space="0" w:color="auto"/>
              <w:right w:val="nil"/>
            </w:tcBorders>
          </w:tcPr>
          <w:p w14:paraId="725EEB81" w14:textId="77777777" w:rsidR="00086281" w:rsidRDefault="00086281" w:rsidP="001408C9">
            <w:pPr>
              <w:jc w:val="both"/>
              <w:rPr>
                <w:rFonts w:asciiTheme="minorHAnsi" w:hAnsiTheme="minorHAnsi" w:cs="Calibri"/>
                <w:bCs/>
                <w:sz w:val="18"/>
                <w:szCs w:val="18"/>
                <w:lang w:val="en"/>
              </w:rPr>
            </w:pPr>
          </w:p>
          <w:p w14:paraId="562ECB26" w14:textId="77777777" w:rsidR="00086281" w:rsidRDefault="00086281" w:rsidP="001408C9">
            <w:pPr>
              <w:jc w:val="both"/>
              <w:rPr>
                <w:rFonts w:asciiTheme="minorHAnsi" w:hAnsiTheme="minorHAnsi" w:cs="Calibri"/>
                <w:bCs/>
                <w:sz w:val="18"/>
                <w:szCs w:val="18"/>
                <w:lang w:val="en"/>
              </w:rPr>
            </w:pPr>
          </w:p>
          <w:p w14:paraId="615A2387" w14:textId="59DB894A" w:rsidR="00301E7D" w:rsidRPr="00637B9C" w:rsidRDefault="00301E7D"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811A26"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5A11DA7E" w14:textId="1AA2AAD9" w:rsidR="00086281" w:rsidRPr="00BB7866" w:rsidRDefault="00086281" w:rsidP="001408C9">
            <w:pPr>
              <w:jc w:val="both"/>
              <w:rPr>
                <w:rFonts w:asciiTheme="minorHAnsi" w:hAnsiTheme="minorHAnsi" w:cs="Calibri"/>
                <w:bCs/>
                <w:sz w:val="18"/>
                <w:szCs w:val="18"/>
                <w:lang w:val="en"/>
              </w:rPr>
            </w:pPr>
          </w:p>
        </w:tc>
      </w:tr>
      <w:tr w:rsidR="00086281" w:rsidRPr="00301E7D" w14:paraId="7BA7BD28" w14:textId="77777777" w:rsidTr="669588AC">
        <w:tc>
          <w:tcPr>
            <w:tcW w:w="5670" w:type="dxa"/>
            <w:tcBorders>
              <w:left w:val="nil"/>
              <w:bottom w:val="nil"/>
              <w:right w:val="nil"/>
            </w:tcBorders>
          </w:tcPr>
          <w:p w14:paraId="38942400"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67BC3381" w14:textId="77777777" w:rsidR="00086281" w:rsidRPr="00301E7D" w:rsidRDefault="00086281" w:rsidP="001408C9">
            <w:pPr>
              <w:jc w:val="both"/>
              <w:rPr>
                <w:rFonts w:asciiTheme="minorHAnsi" w:hAnsiTheme="minorHAnsi" w:cs="Calibri"/>
                <w:bCs/>
                <w:sz w:val="20"/>
                <w:szCs w:val="20"/>
                <w:lang w:val="en"/>
              </w:rPr>
            </w:pPr>
          </w:p>
        </w:tc>
        <w:tc>
          <w:tcPr>
            <w:tcW w:w="3407" w:type="dxa"/>
            <w:tcBorders>
              <w:left w:val="nil"/>
              <w:bottom w:val="nil"/>
              <w:right w:val="nil"/>
            </w:tcBorders>
          </w:tcPr>
          <w:p w14:paraId="2635DE8E" w14:textId="0CD5236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D10A3FC" w14:textId="77777777" w:rsidR="002B6926" w:rsidRDefault="002B6926" w:rsidP="002B6926">
      <w:pPr>
        <w:jc w:val="both"/>
        <w:rPr>
          <w:rFonts w:asciiTheme="minorHAnsi" w:hAnsiTheme="minorHAnsi" w:cs="Calibri"/>
          <w:bCs/>
          <w:sz w:val="23"/>
          <w:szCs w:val="23"/>
          <w:lang w:val="en"/>
        </w:rPr>
      </w:pPr>
    </w:p>
    <w:p w14:paraId="34B1644D" w14:textId="72BFB9D4" w:rsidR="007F17B7" w:rsidRPr="006008A6" w:rsidRDefault="00301E7D" w:rsidP="00E54125">
      <w:pPr>
        <w:jc w:val="both"/>
        <w:rPr>
          <w:rFonts w:asciiTheme="minorHAnsi" w:hAnsiTheme="minorHAnsi" w:cs="Calibri"/>
          <w:bCs/>
          <w:sz w:val="20"/>
          <w:szCs w:val="20"/>
          <w:lang w:val="en-US"/>
        </w:rPr>
      </w:pPr>
      <w:r>
        <w:rPr>
          <w:rFonts w:asciiTheme="minorHAnsi" w:hAnsiTheme="minorHAnsi" w:cs="Calibri"/>
          <w:bCs/>
          <w:sz w:val="20"/>
          <w:szCs w:val="20"/>
          <w:lang w:val="en"/>
        </w:rPr>
        <w:lastRenderedPageBreak/>
        <w:t>*</w:t>
      </w:r>
      <w:r w:rsidR="002B6926" w:rsidRPr="00301E7D">
        <w:rPr>
          <w:rFonts w:asciiTheme="minorHAnsi" w:hAnsiTheme="minorHAnsi" w:cs="Calibri"/>
          <w:bCs/>
          <w:sz w:val="20"/>
          <w:szCs w:val="20"/>
          <w:lang w:val="en"/>
        </w:rPr>
        <w:t>If the Principal investigator or the Ethics Committee believes it necessary to sign a witness (in accordance with the ICH guidelines and good clinical practice [E6], 4.8.9).</w:t>
      </w:r>
    </w:p>
    <w:p w14:paraId="20A11171" w14:textId="77777777" w:rsidR="00933A1F" w:rsidRDefault="00933A1F" w:rsidP="00B213A8">
      <w:pPr>
        <w:jc w:val="center"/>
        <w:rPr>
          <w:rFonts w:asciiTheme="minorHAnsi" w:hAnsiTheme="minorHAnsi"/>
          <w:b/>
          <w:sz w:val="28"/>
          <w:szCs w:val="28"/>
          <w:lang w:val="en"/>
        </w:rPr>
      </w:pPr>
    </w:p>
    <w:p w14:paraId="427EB9DD" w14:textId="259357EE" w:rsidR="00B213A8" w:rsidRDefault="00B213A8" w:rsidP="00B213A8">
      <w:pPr>
        <w:jc w:val="center"/>
        <w:rPr>
          <w:rFonts w:asciiTheme="minorHAnsi" w:hAnsiTheme="minorHAnsi"/>
          <w:b/>
          <w:sz w:val="28"/>
          <w:szCs w:val="28"/>
          <w:lang w:val="en"/>
        </w:rPr>
      </w:pPr>
      <w:r>
        <w:rPr>
          <w:rFonts w:asciiTheme="minorHAnsi" w:hAnsiTheme="minorHAnsi"/>
          <w:b/>
          <w:sz w:val="28"/>
          <w:szCs w:val="28"/>
          <w:lang w:val="en"/>
        </w:rPr>
        <w:t>Signature - General Practitioner information</w:t>
      </w:r>
    </w:p>
    <w:p w14:paraId="4B9FBD7C" w14:textId="77777777" w:rsidR="00E54125" w:rsidRDefault="00E54125" w:rsidP="00B213A8">
      <w:pPr>
        <w:jc w:val="center"/>
        <w:rPr>
          <w:rFonts w:asciiTheme="minorHAnsi" w:hAnsiTheme="minorHAnsi"/>
          <w:bCs/>
          <w:sz w:val="22"/>
          <w:lang w:val="en"/>
        </w:rPr>
      </w:pPr>
    </w:p>
    <w:p w14:paraId="51C8E973" w14:textId="3AF2586C" w:rsidR="00951020" w:rsidRDefault="00951020" w:rsidP="00951020">
      <w:pPr>
        <w:spacing w:line="276" w:lineRule="auto"/>
        <w:jc w:val="both"/>
        <w:rPr>
          <w:rFonts w:asciiTheme="minorHAnsi" w:hAnsiTheme="minorHAnsi" w:cs="Calibri"/>
          <w:sz w:val="23"/>
          <w:szCs w:val="23"/>
        </w:rPr>
      </w:pPr>
      <w:r w:rsidRPr="001C3CDD">
        <w:rPr>
          <w:rFonts w:asciiTheme="minorHAnsi" w:hAnsiTheme="minorHAnsi" w:cs="Calibri"/>
          <w:sz w:val="23"/>
          <w:szCs w:val="23"/>
        </w:rPr>
        <w:t xml:space="preserve">Your own </w:t>
      </w:r>
      <w:r w:rsidRPr="00E34441">
        <w:rPr>
          <w:rFonts w:asciiTheme="minorHAnsi" w:hAnsiTheme="minorHAnsi" w:cs="Calibri"/>
          <w:sz w:val="23"/>
          <w:szCs w:val="23"/>
        </w:rPr>
        <w:t xml:space="preserve">General Practitioner </w:t>
      </w:r>
      <w:r>
        <w:rPr>
          <w:rFonts w:asciiTheme="minorHAnsi" w:hAnsiTheme="minorHAnsi" w:cs="Calibri"/>
          <w:sz w:val="23"/>
          <w:szCs w:val="23"/>
        </w:rPr>
        <w:t>(</w:t>
      </w:r>
      <w:r w:rsidRPr="001C3CDD">
        <w:rPr>
          <w:rFonts w:asciiTheme="minorHAnsi" w:hAnsiTheme="minorHAnsi" w:cs="Calibri"/>
          <w:sz w:val="23"/>
          <w:szCs w:val="23"/>
        </w:rPr>
        <w:t>GP</w:t>
      </w:r>
      <w:r>
        <w:rPr>
          <w:rFonts w:asciiTheme="minorHAnsi" w:hAnsiTheme="minorHAnsi" w:cs="Calibri"/>
          <w:sz w:val="23"/>
          <w:szCs w:val="23"/>
        </w:rPr>
        <w:t>)</w:t>
      </w:r>
      <w:r w:rsidRPr="001C3CDD">
        <w:rPr>
          <w:rFonts w:asciiTheme="minorHAnsi" w:hAnsiTheme="minorHAnsi" w:cs="Calibri"/>
          <w:sz w:val="23"/>
          <w:szCs w:val="23"/>
        </w:rPr>
        <w:t xml:space="preserve"> may be informed about your participation in the study. This is customary and is in the interest of your safety. Hence, your GP may inform us of any new medical information relevant to your </w:t>
      </w:r>
      <w:r>
        <w:rPr>
          <w:rFonts w:asciiTheme="minorHAnsi" w:hAnsiTheme="minorHAnsi" w:cs="Calibri"/>
          <w:sz w:val="23"/>
          <w:szCs w:val="23"/>
        </w:rPr>
        <w:t>hip</w:t>
      </w:r>
      <w:r w:rsidRPr="001C3CDD">
        <w:rPr>
          <w:rFonts w:asciiTheme="minorHAnsi" w:hAnsiTheme="minorHAnsi" w:cs="Calibri"/>
          <w:sz w:val="23"/>
          <w:szCs w:val="23"/>
        </w:rPr>
        <w:t xml:space="preserve"> prosthesis (i.e. </w:t>
      </w:r>
      <w:r w:rsidR="006026A5" w:rsidRPr="001C3CDD">
        <w:rPr>
          <w:rFonts w:asciiTheme="minorHAnsi" w:hAnsiTheme="minorHAnsi" w:cs="Calibri"/>
          <w:sz w:val="23"/>
          <w:szCs w:val="23"/>
        </w:rPr>
        <w:t>in comfort</w:t>
      </w:r>
      <w:r w:rsidRPr="001C3CDD">
        <w:rPr>
          <w:rFonts w:asciiTheme="minorHAnsi" w:hAnsiTheme="minorHAnsi" w:cs="Calibri"/>
          <w:sz w:val="23"/>
          <w:szCs w:val="23"/>
        </w:rPr>
        <w:t>, adverse event). We may also inform him of any relevant unresolved event at the time you complete the study. You may select if you wish or not the GP to be informed on your participation in the study</w:t>
      </w:r>
      <w:r>
        <w:rPr>
          <w:rFonts w:asciiTheme="minorHAnsi" w:hAnsiTheme="minorHAnsi" w:cs="Calibri"/>
          <w:sz w:val="23"/>
          <w:szCs w:val="23"/>
        </w:rPr>
        <w:t xml:space="preserve">. </w:t>
      </w:r>
      <w:r w:rsidRPr="00E34441">
        <w:rPr>
          <w:rFonts w:asciiTheme="minorHAnsi" w:hAnsiTheme="minorHAnsi" w:cs="Calibri"/>
          <w:sz w:val="23"/>
          <w:szCs w:val="23"/>
        </w:rPr>
        <w:t>This correspondence will help to propose you a closer follow-up. You may select if you wish or not the GP to be informed on your participation in the study:</w:t>
      </w:r>
    </w:p>
    <w:p w14:paraId="23B0C748" w14:textId="77777777" w:rsidR="00951020" w:rsidRDefault="00951020" w:rsidP="00951020">
      <w:pPr>
        <w:spacing w:line="276" w:lineRule="auto"/>
        <w:jc w:val="both"/>
        <w:rPr>
          <w:rFonts w:asciiTheme="minorHAnsi" w:hAnsiTheme="minorHAnsi" w:cs="Calibri"/>
          <w:sz w:val="23"/>
          <w:szCs w:val="23"/>
        </w:rPr>
      </w:pPr>
    </w:p>
    <w:p w14:paraId="4FD9DB37" w14:textId="41C5AA52" w:rsidR="00951020" w:rsidRDefault="00951020" w:rsidP="00951020">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00837D79">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00837D79">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14:paraId="5723DF42" w14:textId="1638CE28" w:rsidR="00137C7E" w:rsidRDefault="00137C7E" w:rsidP="00951020">
      <w:pPr>
        <w:spacing w:line="276" w:lineRule="auto"/>
        <w:jc w:val="center"/>
        <w:rPr>
          <w:rFonts w:asciiTheme="minorHAnsi" w:hAnsiTheme="minorHAnsi" w:cstheme="minorHAnsi"/>
          <w:sz w:val="23"/>
          <w:szCs w:val="23"/>
        </w:rPr>
      </w:pPr>
    </w:p>
    <w:p w14:paraId="1C498C95" w14:textId="77777777" w:rsidR="00137C7E" w:rsidRDefault="00137C7E" w:rsidP="00951020">
      <w:pPr>
        <w:spacing w:line="276" w:lineRule="auto"/>
        <w:jc w:val="center"/>
      </w:pPr>
    </w:p>
    <w:p w14:paraId="73BBA073" w14:textId="77777777" w:rsidR="00951020" w:rsidRDefault="00951020" w:rsidP="00951020">
      <w:pPr>
        <w:jc w:val="both"/>
        <w:rPr>
          <w:rFonts w:asciiTheme="minorHAnsi" w:hAnsiTheme="minorHAnsi" w:cs="Calibri"/>
          <w:bCs/>
          <w:sz w:val="23"/>
          <w:szCs w:val="23"/>
          <w:lang w:val="en"/>
        </w:rPr>
      </w:pPr>
    </w:p>
    <w:p w14:paraId="0EB1BD8C" w14:textId="77777777" w:rsidR="00137C7E" w:rsidRDefault="00137C7E" w:rsidP="00137C7E">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14:paraId="64297624" w14:textId="77777777" w:rsidTr="001408C9">
        <w:tc>
          <w:tcPr>
            <w:tcW w:w="5670" w:type="dxa"/>
            <w:tcBorders>
              <w:left w:val="nil"/>
              <w:bottom w:val="nil"/>
              <w:right w:val="nil"/>
            </w:tcBorders>
          </w:tcPr>
          <w:p w14:paraId="53C15396" w14:textId="77777777" w:rsidR="00137C7E" w:rsidRPr="00086281" w:rsidRDefault="00137C7E"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AB096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385EEDE" w14:textId="77777777" w:rsidR="00137C7E" w:rsidRDefault="00137C7E" w:rsidP="001408C9">
            <w:pPr>
              <w:jc w:val="both"/>
              <w:rPr>
                <w:rFonts w:asciiTheme="minorHAnsi" w:hAnsiTheme="minorHAnsi" w:cs="Calibri"/>
                <w:bCs/>
                <w:sz w:val="23"/>
                <w:szCs w:val="23"/>
                <w:lang w:val="en"/>
              </w:rPr>
            </w:pPr>
          </w:p>
        </w:tc>
      </w:tr>
      <w:tr w:rsidR="00137C7E" w14:paraId="33EB83CA" w14:textId="77777777" w:rsidTr="001408C9">
        <w:tc>
          <w:tcPr>
            <w:tcW w:w="5670" w:type="dxa"/>
            <w:tcBorders>
              <w:top w:val="nil"/>
              <w:left w:val="nil"/>
              <w:bottom w:val="single" w:sz="4" w:space="0" w:color="auto"/>
              <w:right w:val="nil"/>
            </w:tcBorders>
          </w:tcPr>
          <w:p w14:paraId="25A62576" w14:textId="77777777" w:rsidR="00137C7E" w:rsidRDefault="00137C7E" w:rsidP="001408C9">
            <w:pPr>
              <w:jc w:val="both"/>
              <w:rPr>
                <w:rFonts w:asciiTheme="minorHAnsi" w:hAnsiTheme="minorHAnsi" w:cs="Calibri"/>
                <w:bCs/>
                <w:sz w:val="23"/>
                <w:szCs w:val="23"/>
                <w:lang w:val="en"/>
              </w:rPr>
            </w:pPr>
          </w:p>
          <w:p w14:paraId="71F7E64C" w14:textId="77777777" w:rsidR="00137C7E" w:rsidRDefault="00137C7E" w:rsidP="001408C9">
            <w:pPr>
              <w:jc w:val="both"/>
              <w:rPr>
                <w:rFonts w:asciiTheme="minorHAnsi" w:hAnsiTheme="minorHAnsi" w:cs="Calibri"/>
                <w:bCs/>
                <w:sz w:val="23"/>
                <w:szCs w:val="23"/>
                <w:lang w:val="en"/>
              </w:rPr>
            </w:pPr>
          </w:p>
          <w:p w14:paraId="4E4AE7EC"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AB01B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173F7D" w14:textId="77777777" w:rsidR="00137C7E" w:rsidRDefault="00137C7E" w:rsidP="001408C9">
            <w:pPr>
              <w:jc w:val="both"/>
              <w:rPr>
                <w:rFonts w:asciiTheme="minorHAnsi" w:hAnsiTheme="minorHAnsi" w:cs="Calibri"/>
                <w:bCs/>
                <w:sz w:val="23"/>
                <w:szCs w:val="23"/>
                <w:lang w:val="en"/>
              </w:rPr>
            </w:pPr>
          </w:p>
        </w:tc>
      </w:tr>
      <w:tr w:rsidR="00137C7E" w14:paraId="65B7A9A4" w14:textId="77777777" w:rsidTr="001408C9">
        <w:tc>
          <w:tcPr>
            <w:tcW w:w="5670" w:type="dxa"/>
            <w:tcBorders>
              <w:left w:val="nil"/>
              <w:bottom w:val="nil"/>
              <w:right w:val="nil"/>
            </w:tcBorders>
          </w:tcPr>
          <w:p w14:paraId="6D2BAD01"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3F98EA49"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860D426" w14:textId="77777777" w:rsidR="00137C7E" w:rsidRDefault="00137C7E" w:rsidP="001408C9">
            <w:pPr>
              <w:jc w:val="both"/>
              <w:rPr>
                <w:rFonts w:asciiTheme="minorHAnsi" w:hAnsiTheme="minorHAnsi" w:cs="Calibri"/>
                <w:bCs/>
                <w:sz w:val="23"/>
                <w:szCs w:val="23"/>
                <w:lang w:val="en"/>
              </w:rPr>
            </w:pPr>
          </w:p>
        </w:tc>
      </w:tr>
      <w:tr w:rsidR="00137C7E" w14:paraId="314F94F5" w14:textId="77777777" w:rsidTr="001408C9">
        <w:tc>
          <w:tcPr>
            <w:tcW w:w="5670" w:type="dxa"/>
            <w:tcBorders>
              <w:top w:val="nil"/>
              <w:left w:val="nil"/>
              <w:bottom w:val="single" w:sz="4" w:space="0" w:color="auto"/>
              <w:right w:val="nil"/>
            </w:tcBorders>
          </w:tcPr>
          <w:p w14:paraId="51F3F1BD" w14:textId="77777777" w:rsidR="00137C7E" w:rsidRDefault="00137C7E" w:rsidP="001408C9">
            <w:pPr>
              <w:jc w:val="both"/>
              <w:rPr>
                <w:rFonts w:asciiTheme="minorHAnsi" w:hAnsiTheme="minorHAnsi" w:cs="Calibri"/>
                <w:bCs/>
                <w:sz w:val="23"/>
                <w:szCs w:val="23"/>
                <w:lang w:val="en"/>
              </w:rPr>
            </w:pPr>
          </w:p>
          <w:p w14:paraId="168DAE7D" w14:textId="77777777" w:rsidR="00137C7E" w:rsidRDefault="00137C7E" w:rsidP="001408C9">
            <w:pPr>
              <w:jc w:val="both"/>
              <w:rPr>
                <w:rFonts w:asciiTheme="minorHAnsi" w:hAnsiTheme="minorHAnsi" w:cs="Calibri"/>
                <w:bCs/>
                <w:sz w:val="23"/>
                <w:szCs w:val="23"/>
                <w:lang w:val="en"/>
              </w:rPr>
            </w:pPr>
          </w:p>
          <w:p w14:paraId="546BA82F"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11FE47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7F8BCD4A" w14:textId="77777777" w:rsidR="00137C7E" w:rsidRDefault="00137C7E" w:rsidP="001408C9">
            <w:pPr>
              <w:jc w:val="both"/>
              <w:rPr>
                <w:rFonts w:asciiTheme="minorHAnsi" w:hAnsiTheme="minorHAnsi" w:cs="Calibri"/>
                <w:bCs/>
                <w:sz w:val="23"/>
                <w:szCs w:val="23"/>
                <w:lang w:val="en"/>
              </w:rPr>
            </w:pPr>
          </w:p>
        </w:tc>
      </w:tr>
      <w:tr w:rsidR="00137C7E" w14:paraId="03E34B20" w14:textId="77777777" w:rsidTr="001408C9">
        <w:tc>
          <w:tcPr>
            <w:tcW w:w="5670" w:type="dxa"/>
            <w:tcBorders>
              <w:left w:val="nil"/>
              <w:bottom w:val="nil"/>
              <w:right w:val="nil"/>
            </w:tcBorders>
          </w:tcPr>
          <w:p w14:paraId="55124542"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38F7CF0B" w14:textId="77777777" w:rsidR="00137C7E" w:rsidRDefault="00137C7E" w:rsidP="001408C9">
            <w:pPr>
              <w:jc w:val="both"/>
              <w:rPr>
                <w:rFonts w:asciiTheme="minorHAnsi" w:hAnsiTheme="minorHAnsi" w:cs="Calibri"/>
                <w:bCs/>
                <w:sz w:val="18"/>
                <w:szCs w:val="18"/>
                <w:lang w:val="en"/>
              </w:rPr>
            </w:pPr>
          </w:p>
          <w:p w14:paraId="15CE9936" w14:textId="77777777" w:rsidR="00137C7E" w:rsidRDefault="00137C7E" w:rsidP="001408C9">
            <w:pPr>
              <w:jc w:val="both"/>
              <w:rPr>
                <w:rFonts w:asciiTheme="minorHAnsi" w:hAnsiTheme="minorHAnsi" w:cs="Calibri"/>
                <w:bCs/>
                <w:sz w:val="18"/>
                <w:szCs w:val="18"/>
                <w:lang w:val="en"/>
              </w:rPr>
            </w:pPr>
          </w:p>
          <w:p w14:paraId="31D879A5" w14:textId="77777777" w:rsidR="00137C7E" w:rsidRDefault="00137C7E" w:rsidP="001408C9">
            <w:pPr>
              <w:jc w:val="both"/>
              <w:rPr>
                <w:rFonts w:asciiTheme="minorHAnsi" w:hAnsiTheme="minorHAnsi" w:cs="Calibri"/>
                <w:bCs/>
                <w:sz w:val="18"/>
                <w:szCs w:val="18"/>
                <w:lang w:val="en"/>
              </w:rPr>
            </w:pPr>
          </w:p>
          <w:p w14:paraId="58BF7E4A" w14:textId="77777777" w:rsidR="00137C7E" w:rsidRPr="00AC2E24" w:rsidRDefault="00137C7E"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55CC46F" w14:textId="77777777" w:rsidR="00137C7E" w:rsidRPr="00BB7866" w:rsidRDefault="00137C7E" w:rsidP="001408C9">
            <w:pPr>
              <w:jc w:val="both"/>
              <w:rPr>
                <w:rFonts w:asciiTheme="minorHAnsi" w:hAnsiTheme="minorHAnsi" w:cs="Calibri"/>
                <w:bCs/>
                <w:sz w:val="18"/>
                <w:szCs w:val="18"/>
                <w:lang w:val="en"/>
              </w:rPr>
            </w:pPr>
          </w:p>
        </w:tc>
        <w:tc>
          <w:tcPr>
            <w:tcW w:w="3407" w:type="dxa"/>
            <w:tcBorders>
              <w:left w:val="nil"/>
              <w:bottom w:val="nil"/>
              <w:right w:val="nil"/>
            </w:tcBorders>
          </w:tcPr>
          <w:p w14:paraId="12E8B137"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5C44F1F" w14:textId="7A8FCA0F" w:rsidR="00951020" w:rsidRPr="005D1D93" w:rsidRDefault="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79479057" w14:textId="49795337" w:rsidR="005D1D93" w:rsidRDefault="005D1D93">
      <w:pPr>
        <w:rPr>
          <w:rFonts w:asciiTheme="minorHAnsi" w:hAnsiTheme="minorHAnsi" w:cstheme="minorHAnsi"/>
          <w:sz w:val="23"/>
          <w:szCs w:val="23"/>
        </w:rPr>
      </w:pPr>
    </w:p>
    <w:p w14:paraId="4E7A3753" w14:textId="77777777" w:rsidR="005D1D93" w:rsidRPr="005D1D93" w:rsidRDefault="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013D488B" w14:textId="77777777" w:rsidTr="001408C9">
        <w:tc>
          <w:tcPr>
            <w:tcW w:w="5670" w:type="dxa"/>
            <w:tcBorders>
              <w:top w:val="nil"/>
              <w:left w:val="nil"/>
              <w:bottom w:val="nil"/>
              <w:right w:val="nil"/>
            </w:tcBorders>
          </w:tcPr>
          <w:p w14:paraId="50C3FB4D"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8CA1A7"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3222DA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0EF88988" w14:textId="77777777" w:rsidTr="001408C9">
        <w:tc>
          <w:tcPr>
            <w:tcW w:w="5670" w:type="dxa"/>
            <w:tcBorders>
              <w:top w:val="nil"/>
              <w:left w:val="nil"/>
              <w:bottom w:val="single" w:sz="4" w:space="0" w:color="auto"/>
              <w:right w:val="nil"/>
            </w:tcBorders>
          </w:tcPr>
          <w:p w14:paraId="2714A1E3"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5D934D71"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70ED46E"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7CBDFCD" w14:textId="77777777" w:rsidTr="001408C9">
        <w:tc>
          <w:tcPr>
            <w:tcW w:w="5670" w:type="dxa"/>
            <w:tcBorders>
              <w:left w:val="nil"/>
              <w:bottom w:val="nil"/>
              <w:right w:val="nil"/>
            </w:tcBorders>
          </w:tcPr>
          <w:p w14:paraId="6FC0ECC3" w14:textId="41A95CE5"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747E42F" w14:textId="77777777" w:rsidR="005D1D93" w:rsidRDefault="005D1D93" w:rsidP="001408C9">
            <w:pPr>
              <w:jc w:val="both"/>
              <w:rPr>
                <w:rFonts w:asciiTheme="minorHAnsi" w:hAnsiTheme="minorHAnsi" w:cs="Calibri"/>
                <w:bCs/>
                <w:sz w:val="18"/>
                <w:szCs w:val="18"/>
                <w:lang w:val="en"/>
              </w:rPr>
            </w:pPr>
          </w:p>
          <w:p w14:paraId="7C09B5EA"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1B94BFDB"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3490F32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BFDF5C4" w14:textId="77777777" w:rsidTr="001408C9">
        <w:tc>
          <w:tcPr>
            <w:tcW w:w="5670" w:type="dxa"/>
            <w:tcBorders>
              <w:top w:val="nil"/>
              <w:left w:val="nil"/>
              <w:bottom w:val="single" w:sz="4" w:space="0" w:color="auto"/>
              <w:right w:val="nil"/>
            </w:tcBorders>
          </w:tcPr>
          <w:p w14:paraId="235598C3" w14:textId="77777777" w:rsidR="005D1D93" w:rsidRDefault="005D1D93" w:rsidP="001408C9">
            <w:pPr>
              <w:jc w:val="both"/>
              <w:rPr>
                <w:rFonts w:asciiTheme="minorHAnsi" w:hAnsiTheme="minorHAnsi" w:cs="Calibri"/>
                <w:bCs/>
                <w:sz w:val="18"/>
                <w:szCs w:val="18"/>
                <w:lang w:val="en"/>
              </w:rPr>
            </w:pPr>
          </w:p>
          <w:p w14:paraId="25D229CA" w14:textId="77777777" w:rsidR="005D1D93" w:rsidRDefault="005D1D93" w:rsidP="001408C9">
            <w:pPr>
              <w:jc w:val="both"/>
              <w:rPr>
                <w:rFonts w:asciiTheme="minorHAnsi" w:hAnsiTheme="minorHAnsi" w:cs="Calibri"/>
                <w:bCs/>
                <w:sz w:val="18"/>
                <w:szCs w:val="18"/>
                <w:lang w:val="en"/>
              </w:rPr>
            </w:pPr>
          </w:p>
          <w:p w14:paraId="0A99DFA9"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C260F7D"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6B2D17FB"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677E7A9B" w14:textId="77777777" w:rsidTr="001408C9">
        <w:tc>
          <w:tcPr>
            <w:tcW w:w="5670" w:type="dxa"/>
            <w:tcBorders>
              <w:left w:val="nil"/>
              <w:bottom w:val="nil"/>
              <w:right w:val="nil"/>
            </w:tcBorders>
          </w:tcPr>
          <w:p w14:paraId="18CA242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1DDA2F6F"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565A7670"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2F4F9A48" w14:textId="1BDE81EB" w:rsidR="00E54125" w:rsidRDefault="00E54125"/>
    <w:p w14:paraId="422ACBF8" w14:textId="7EDFBA63" w:rsidR="00E54125" w:rsidRDefault="00E54125"/>
    <w:p w14:paraId="67FE6B3D" w14:textId="2664E5FE" w:rsidR="00E54125" w:rsidRDefault="00E54125"/>
    <w:p w14:paraId="07D80B28" w14:textId="0630B4C2" w:rsidR="00E54125" w:rsidRDefault="00E54125"/>
    <w:p w14:paraId="159324EF" w14:textId="48FCAFFA" w:rsidR="00E54125" w:rsidRDefault="00E54125"/>
    <w:p w14:paraId="20F7EAC8" w14:textId="61F6AFC7" w:rsidR="00E54125" w:rsidRDefault="00E54125"/>
    <w:p w14:paraId="4FC25D2D" w14:textId="6E7D7929" w:rsidR="00E54125" w:rsidRDefault="00E54125"/>
    <w:p w14:paraId="5E9E16B9" w14:textId="71DAA8B8" w:rsidR="00E54125" w:rsidRDefault="00E54125"/>
    <w:p w14:paraId="6C87A229" w14:textId="474CA952" w:rsidR="00E54125" w:rsidRDefault="00E54125"/>
    <w:p w14:paraId="22DD8A70" w14:textId="77777777" w:rsidR="00E54125" w:rsidRDefault="00E54125" w:rsidP="00E54125">
      <w:pPr>
        <w:jc w:val="center"/>
        <w:rPr>
          <w:rFonts w:asciiTheme="minorHAnsi" w:hAnsiTheme="minorHAnsi"/>
          <w:b/>
          <w:sz w:val="28"/>
          <w:szCs w:val="28"/>
          <w:lang w:val="en"/>
        </w:rPr>
      </w:pPr>
    </w:p>
    <w:p w14:paraId="2814C248" w14:textId="4E176663" w:rsidR="00E54125" w:rsidRDefault="00E54125" w:rsidP="00E54125">
      <w:pPr>
        <w:jc w:val="center"/>
        <w:rPr>
          <w:rFonts w:asciiTheme="minorHAnsi" w:hAnsiTheme="minorHAnsi"/>
          <w:bCs/>
          <w:sz w:val="22"/>
          <w:lang w:val="en"/>
        </w:rPr>
      </w:pPr>
      <w:r>
        <w:rPr>
          <w:rFonts w:asciiTheme="minorHAnsi" w:hAnsiTheme="minorHAnsi"/>
          <w:b/>
          <w:sz w:val="28"/>
          <w:szCs w:val="28"/>
          <w:lang w:val="en"/>
        </w:rPr>
        <w:t xml:space="preserve">Signature - </w:t>
      </w:r>
      <w:bookmarkStart w:id="37" w:name="_Hlk34945601"/>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37"/>
    </w:p>
    <w:p w14:paraId="4E97712C" w14:textId="47EE3D4B" w:rsidR="00E54125" w:rsidRDefault="00E54125"/>
    <w:p w14:paraId="19B23D8A" w14:textId="796CAD8A" w:rsidR="00B258CC" w:rsidRPr="00CB3F59" w:rsidRDefault="00B258CC" w:rsidP="00B258CC">
      <w:pPr>
        <w:spacing w:line="276" w:lineRule="auto"/>
        <w:jc w:val="both"/>
        <w:rPr>
          <w:rFonts w:asciiTheme="minorHAnsi" w:hAnsiTheme="minorHAnsi" w:cstheme="minorHAnsi"/>
          <w:b/>
          <w:bCs/>
        </w:rPr>
      </w:pPr>
      <w:r w:rsidRPr="00CB3F59">
        <w:rPr>
          <w:rFonts w:asciiTheme="minorHAnsi" w:hAnsiTheme="minorHAnsi" w:cstheme="minorHAnsi"/>
          <w:b/>
          <w:bCs/>
        </w:rPr>
        <w:t>Data controllers and related purposes</w:t>
      </w:r>
    </w:p>
    <w:p w14:paraId="1B4DBEF5" w14:textId="231F7C25" w:rsidR="00B258CC" w:rsidRDefault="00B258CC" w:rsidP="00B258CC">
      <w:pPr>
        <w:spacing w:line="276" w:lineRule="auto"/>
        <w:jc w:val="both"/>
        <w:rPr>
          <w:rFonts w:asciiTheme="minorHAnsi" w:hAnsiTheme="minorHAnsi" w:cs="Calibri"/>
          <w:sz w:val="23"/>
          <w:szCs w:val="23"/>
        </w:rPr>
      </w:pPr>
      <w:r>
        <w:rPr>
          <w:rFonts w:asciiTheme="minorHAnsi" w:hAnsiTheme="minorHAnsi" w:cs="Calibri"/>
          <w:sz w:val="23"/>
          <w:szCs w:val="23"/>
        </w:rPr>
        <w:t>T</w:t>
      </w:r>
      <w:r w:rsidRPr="006D276F">
        <w:rPr>
          <w:rFonts w:asciiTheme="minorHAnsi" w:hAnsiTheme="minorHAnsi" w:cs="Calibri"/>
          <w:sz w:val="23"/>
          <w:szCs w:val="23"/>
        </w:rPr>
        <w:t xml:space="preserve">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 is carried out, </w:t>
      </w:r>
      <w:r w:rsidRPr="00311F21">
        <w:rPr>
          <w:rFonts w:asciiTheme="minorHAnsi" w:hAnsiTheme="minorHAnsi" w:cs="Calibri"/>
          <w:bCs/>
          <w:sz w:val="23"/>
          <w:szCs w:val="23"/>
          <w:lang w:val="en"/>
        </w:rPr>
        <w:t xml:space="preserve">Samodzielny Publiczny Szpital Kliniczny im. </w:t>
      </w:r>
      <w:r w:rsidR="00EB7684" w:rsidRPr="00311F21">
        <w:rPr>
          <w:rFonts w:asciiTheme="minorHAnsi" w:hAnsiTheme="minorHAnsi" w:cs="Calibri"/>
          <w:bCs/>
          <w:sz w:val="23"/>
          <w:szCs w:val="23"/>
          <w:lang w:val="en"/>
        </w:rPr>
        <w:t xml:space="preserve">Prof. Adama Grucy </w:t>
      </w:r>
      <w:r w:rsidRPr="00311F21">
        <w:rPr>
          <w:rFonts w:asciiTheme="minorHAnsi" w:hAnsiTheme="minorHAnsi" w:cs="Calibri"/>
          <w:bCs/>
          <w:sz w:val="23"/>
          <w:szCs w:val="23"/>
          <w:lang w:val="en"/>
        </w:rPr>
        <w:t>CMKP</w:t>
      </w:r>
      <w:r w:rsidRPr="00311F21">
        <w:rPr>
          <w:rFonts w:asciiTheme="minorHAnsi" w:hAnsiTheme="minorHAnsi" w:cs="Calibri"/>
          <w:sz w:val="23"/>
          <w:szCs w:val="23"/>
        </w:rPr>
        <w:t>,</w:t>
      </w:r>
      <w:r w:rsidR="00D84442" w:rsidRPr="00311F21">
        <w:rPr>
          <w:rFonts w:asciiTheme="minorHAnsi" w:hAnsiTheme="minorHAnsi" w:cs="Calibri"/>
          <w:sz w:val="23"/>
          <w:szCs w:val="23"/>
        </w:rPr>
        <w:t xml:space="preserve"> </w:t>
      </w:r>
      <w:r w:rsidRPr="00311F21">
        <w:rPr>
          <w:rFonts w:asciiTheme="minorHAnsi" w:hAnsiTheme="minorHAnsi" w:cs="Calibri"/>
          <w:sz w:val="23"/>
          <w:szCs w:val="23"/>
        </w:rPr>
        <w:t>and LimaCorporate S.p.A.</w:t>
      </w:r>
      <w:r w:rsidR="00D96CAD" w:rsidRPr="00311F21">
        <w:rPr>
          <w:rFonts w:asciiTheme="minorHAnsi" w:hAnsiTheme="minorHAnsi" w:cs="Calibri"/>
          <w:sz w:val="23"/>
          <w:szCs w:val="23"/>
        </w:rPr>
        <w:t xml:space="preserve"> </w:t>
      </w:r>
      <w:r w:rsidR="00D96CAD" w:rsidRPr="00311F21">
        <w:rPr>
          <w:rFonts w:asciiTheme="minorHAnsi" w:hAnsiTheme="minorHAnsi" w:cstheme="minorHAnsi"/>
          <w:sz w:val="23"/>
          <w:szCs w:val="23"/>
        </w:rPr>
        <w:t>(33038</w:t>
      </w:r>
      <w:r w:rsidR="00D96CAD" w:rsidRPr="00D96CAD">
        <w:rPr>
          <w:rFonts w:asciiTheme="minorHAnsi" w:hAnsiTheme="minorHAnsi" w:cstheme="minorHAnsi"/>
          <w:sz w:val="23"/>
          <w:szCs w:val="23"/>
        </w:rPr>
        <w:t xml:space="preserve">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00D96CAD" w:rsidRPr="00D96CAD">
        <w:rPr>
          <w:rFonts w:asciiTheme="minorHAnsi" w:hAnsiTheme="minorHAnsi" w:cstheme="minorHAnsi"/>
          <w:sz w:val="23"/>
          <w:szCs w:val="23"/>
        </w:rPr>
        <w:t>)</w:t>
      </w:r>
      <w:r w:rsidRPr="00D96CAD">
        <w:rPr>
          <w:rFonts w:asciiTheme="minorHAnsi" w:hAnsiTheme="minorHAnsi" w:cstheme="minorHAnsi"/>
          <w:sz w:val="23"/>
          <w:szCs w:val="23"/>
        </w:rPr>
        <w:t>,</w:t>
      </w:r>
      <w:r>
        <w:rPr>
          <w:rFonts w:asciiTheme="minorHAnsi" w:hAnsiTheme="minorHAnsi" w:cs="Calibri"/>
          <w:sz w:val="23"/>
          <w:szCs w:val="23"/>
        </w:rPr>
        <w:t xml:space="preserve"> who sponsors the study,</w:t>
      </w:r>
      <w:r w:rsidRPr="006D276F">
        <w:rPr>
          <w:rFonts w:asciiTheme="minorHAnsi" w:hAnsiTheme="minorHAnsi" w:cs="Calibri"/>
          <w:sz w:val="23"/>
          <w:szCs w:val="23"/>
        </w:rPr>
        <w:t xml:space="preserve"> </w:t>
      </w:r>
      <w:r>
        <w:rPr>
          <w:rFonts w:asciiTheme="minorHAnsi" w:hAnsiTheme="minorHAnsi" w:cs="Calibri"/>
          <w:sz w:val="23"/>
          <w:szCs w:val="23"/>
        </w:rPr>
        <w:t xml:space="preserve">are the data controllers </w:t>
      </w:r>
      <w:r w:rsidRPr="006D276F">
        <w:rPr>
          <w:rFonts w:asciiTheme="minorHAnsi" w:hAnsiTheme="minorHAnsi" w:cs="Calibri"/>
          <w:sz w:val="23"/>
          <w:szCs w:val="23"/>
        </w:rPr>
        <w:t>each for the part of its competence</w:t>
      </w:r>
      <w:r>
        <w:rPr>
          <w:rFonts w:asciiTheme="minorHAnsi" w:hAnsiTheme="minorHAnsi" w:cs="Calibri"/>
          <w:sz w:val="23"/>
          <w:szCs w:val="23"/>
        </w:rPr>
        <w:t xml:space="preserve"> </w:t>
      </w:r>
      <w:r w:rsidRPr="00B258CC">
        <w:rPr>
          <w:rFonts w:asciiTheme="minorHAnsi" w:hAnsiTheme="minorHAnsi" w:cs="Calibri"/>
          <w:sz w:val="23"/>
          <w:szCs w:val="23"/>
        </w:rPr>
        <w:t>according to</w:t>
      </w:r>
      <w:r>
        <w:rPr>
          <w:rFonts w:asciiTheme="minorHAnsi" w:hAnsiTheme="minorHAnsi" w:cs="Calibri"/>
          <w:sz w:val="23"/>
          <w:szCs w:val="23"/>
        </w:rPr>
        <w:t xml:space="preserve"> </w:t>
      </w:r>
      <w:r w:rsidRPr="00B258CC">
        <w:rPr>
          <w:rFonts w:asciiTheme="minorHAnsi" w:hAnsiTheme="minorHAnsi" w:cs="Calibri"/>
          <w:sz w:val="23"/>
          <w:szCs w:val="23"/>
        </w:rPr>
        <w:t>responsibilities foreseen by the applicable regulations</w:t>
      </w:r>
      <w:r w:rsidR="00D96CAD">
        <w:rPr>
          <w:rFonts w:asciiTheme="minorHAnsi" w:hAnsiTheme="minorHAnsi" w:cs="Calibri"/>
          <w:sz w:val="23"/>
          <w:szCs w:val="23"/>
        </w:rPr>
        <w:t>.</w:t>
      </w:r>
    </w:p>
    <w:p w14:paraId="3F65D058" w14:textId="77777777" w:rsidR="000C6E05" w:rsidRP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0C6E05">
        <w:rPr>
          <w:rFonts w:asciiTheme="minorHAnsi" w:hAnsiTheme="minorHAnsi" w:cs="Calibri"/>
          <w:sz w:val="23"/>
          <w:szCs w:val="23"/>
        </w:rPr>
        <w:t xml:space="preserve">, 2016 on the protection of individuals with regards to processing of personal data (GDPR) and with regards to the data policy of the national laws for data protection, as well as the general data protection regulations. </w:t>
      </w:r>
    </w:p>
    <w:p w14:paraId="0E5323F5" w14:textId="049C1962" w:rsid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 xml:space="preserve">In case you need any information on the processing of personal data you can contact </w:t>
      </w:r>
      <w:r w:rsidR="00577885">
        <w:rPr>
          <w:rFonts w:asciiTheme="minorHAnsi" w:hAnsiTheme="minorHAnsi" w:cs="Calibri"/>
          <w:sz w:val="23"/>
          <w:szCs w:val="23"/>
        </w:rPr>
        <w:t xml:space="preserve"> </w:t>
      </w:r>
      <w:r w:rsidR="00577885" w:rsidRPr="00311F21">
        <w:rPr>
          <w:rFonts w:asciiTheme="minorHAnsi" w:hAnsiTheme="minorHAnsi" w:cs="Calibri"/>
          <w:sz w:val="23"/>
          <w:szCs w:val="23"/>
        </w:rPr>
        <w:t xml:space="preserve">Dariusz Skowera, </w:t>
      </w:r>
      <w:hyperlink r:id="rId14" w:history="1">
        <w:r w:rsidR="00577885" w:rsidRPr="00311F21">
          <w:rPr>
            <w:rStyle w:val="Collegamentoipertestuale"/>
            <w:rFonts w:asciiTheme="minorHAnsi" w:hAnsiTheme="minorHAnsi" w:cs="Calibri"/>
            <w:sz w:val="23"/>
            <w:szCs w:val="23"/>
          </w:rPr>
          <w:t>iod@spskgruca.pl</w:t>
        </w:r>
      </w:hyperlink>
      <w:r w:rsidR="00577885" w:rsidRPr="00311F21">
        <w:rPr>
          <w:rFonts w:asciiTheme="minorHAnsi" w:hAnsiTheme="minorHAnsi" w:cs="Calibri"/>
          <w:sz w:val="23"/>
          <w:szCs w:val="23"/>
        </w:rPr>
        <w:t xml:space="preserve"> or sekretariat@spskgruca.pl </w:t>
      </w:r>
      <w:r w:rsidRPr="00311F21">
        <w:rPr>
          <w:rFonts w:asciiTheme="minorHAnsi" w:hAnsiTheme="minorHAnsi" w:cs="Calibri"/>
          <w:sz w:val="23"/>
          <w:szCs w:val="23"/>
        </w:rPr>
        <w:t xml:space="preserve">at the </w:t>
      </w:r>
      <w:r w:rsidRPr="00311F21">
        <w:rPr>
          <w:rFonts w:asciiTheme="minorHAnsi" w:hAnsiTheme="minorHAnsi" w:cs="Calibri"/>
          <w:bCs/>
          <w:sz w:val="23"/>
          <w:szCs w:val="23"/>
          <w:lang w:val="en"/>
        </w:rPr>
        <w:t xml:space="preserve">Samodzielny Publiczny Szpital Kliniczny im. </w:t>
      </w:r>
      <w:r w:rsidR="00EB7684" w:rsidRPr="00311F21">
        <w:rPr>
          <w:rFonts w:asciiTheme="minorHAnsi" w:hAnsiTheme="minorHAnsi" w:cs="Calibri"/>
          <w:bCs/>
          <w:sz w:val="23"/>
          <w:szCs w:val="23"/>
          <w:lang w:val="en"/>
        </w:rPr>
        <w:t xml:space="preserve">Prof. Adama Grucy </w:t>
      </w:r>
      <w:r w:rsidRPr="00311F21">
        <w:rPr>
          <w:rFonts w:asciiTheme="minorHAnsi" w:hAnsiTheme="minorHAnsi" w:cs="Calibri"/>
          <w:bCs/>
          <w:sz w:val="23"/>
          <w:szCs w:val="23"/>
          <w:lang w:val="en"/>
        </w:rPr>
        <w:t>CMKP</w:t>
      </w:r>
      <w:r w:rsidRPr="00311F21">
        <w:rPr>
          <w:rFonts w:asciiTheme="minorHAnsi" w:hAnsiTheme="minorHAnsi" w:cs="Calibri"/>
          <w:sz w:val="23"/>
          <w:szCs w:val="23"/>
        </w:rPr>
        <w:t xml:space="preserve"> Hospital or the Data Protection Officer of the Sponsor</w:t>
      </w:r>
      <w:r w:rsidR="006026A5" w:rsidRPr="00311F21">
        <w:rPr>
          <w:rFonts w:asciiTheme="minorHAnsi" w:hAnsiTheme="minorHAnsi" w:cs="Calibri"/>
          <w:sz w:val="23"/>
          <w:szCs w:val="23"/>
        </w:rPr>
        <w:t>,</w:t>
      </w:r>
      <w:r w:rsidRPr="00311F21">
        <w:rPr>
          <w:rFonts w:asciiTheme="minorHAnsi" w:hAnsiTheme="minorHAnsi" w:cs="Calibri"/>
          <w:sz w:val="23"/>
          <w:szCs w:val="23"/>
        </w:rPr>
        <w:t xml:space="preserve"> Ms</w:t>
      </w:r>
      <w:r w:rsidR="006026A5" w:rsidRPr="00311F21">
        <w:rPr>
          <w:rFonts w:asciiTheme="minorHAnsi" w:hAnsiTheme="minorHAnsi" w:cs="Calibri"/>
          <w:sz w:val="23"/>
          <w:szCs w:val="23"/>
        </w:rPr>
        <w:t>.</w:t>
      </w:r>
      <w:r w:rsidRPr="00311F21">
        <w:rPr>
          <w:rFonts w:asciiTheme="minorHAnsi" w:hAnsiTheme="minorHAnsi" w:cs="Calibri"/>
          <w:sz w:val="23"/>
          <w:szCs w:val="23"/>
        </w:rPr>
        <w:t xml:space="preserve"> Elena Bianchi</w:t>
      </w:r>
      <w:r w:rsidRPr="000C6E05">
        <w:rPr>
          <w:rFonts w:asciiTheme="minorHAnsi" w:hAnsiTheme="minorHAnsi" w:cs="Calibri"/>
          <w:sz w:val="23"/>
          <w:szCs w:val="23"/>
        </w:rPr>
        <w:t xml:space="preserve"> at </w:t>
      </w:r>
      <w:ins w:id="38" w:author="Domizia Baldassi [2]" w:date="2024-11-15T12:37:00Z" w16du:dateUtc="2024-11-15T11:37:00Z">
        <w:r w:rsidR="00911DD1">
          <w:rPr>
            <w:rFonts w:asciiTheme="minorHAnsi" w:hAnsiTheme="minorHAnsi" w:cs="Calibri"/>
            <w:sz w:val="23"/>
            <w:szCs w:val="23"/>
          </w:rPr>
          <w:fldChar w:fldCharType="begin"/>
        </w:r>
        <w:r w:rsidR="00911DD1">
          <w:rPr>
            <w:rFonts w:asciiTheme="minorHAnsi" w:hAnsiTheme="minorHAnsi" w:cs="Calibri"/>
            <w:sz w:val="23"/>
            <w:szCs w:val="23"/>
          </w:rPr>
          <w:instrText>HYPERLINK "mailto:</w:instrText>
        </w:r>
      </w:ins>
      <w:r w:rsidR="00911DD1" w:rsidRPr="00911DD1">
        <w:rPr>
          <w:rFonts w:asciiTheme="minorHAnsi" w:hAnsiTheme="minorHAnsi" w:cs="Calibri"/>
          <w:sz w:val="23"/>
          <w:szCs w:val="23"/>
          <w:rPrChange w:id="39" w:author="Domizia Baldassi [2]" w:date="2024-11-15T12:37:00Z" w16du:dateUtc="2024-11-15T11:37:00Z">
            <w:rPr>
              <w:rStyle w:val="Collegamentoipertestuale"/>
              <w:rFonts w:asciiTheme="minorHAnsi" w:hAnsiTheme="minorHAnsi" w:cs="Calibri"/>
              <w:sz w:val="23"/>
              <w:szCs w:val="23"/>
            </w:rPr>
          </w:rPrChange>
        </w:rPr>
        <w:instrText>dpo@</w:instrText>
      </w:r>
      <w:ins w:id="40" w:author="Domizia Baldassi [2]" w:date="2024-11-15T12:36:00Z" w16du:dateUtc="2024-11-15T11:36:00Z">
        <w:r w:rsidR="00911DD1" w:rsidRPr="00911DD1">
          <w:rPr>
            <w:rFonts w:asciiTheme="minorHAnsi" w:hAnsiTheme="minorHAnsi" w:cs="Calibri"/>
            <w:sz w:val="23"/>
            <w:szCs w:val="23"/>
            <w:rPrChange w:id="41" w:author="Domizia Baldassi [2]" w:date="2024-11-15T12:37:00Z" w16du:dateUtc="2024-11-15T11:37:00Z">
              <w:rPr>
                <w:rStyle w:val="Collegamentoipertestuale"/>
                <w:rFonts w:asciiTheme="minorHAnsi" w:hAnsiTheme="minorHAnsi" w:cs="Calibri"/>
                <w:sz w:val="23"/>
                <w:szCs w:val="23"/>
              </w:rPr>
            </w:rPrChange>
          </w:rPr>
          <w:instrText>enovis</w:instrText>
        </w:r>
      </w:ins>
      <w:r w:rsidR="00911DD1" w:rsidRPr="00911DD1">
        <w:rPr>
          <w:rFonts w:asciiTheme="minorHAnsi" w:hAnsiTheme="minorHAnsi" w:cs="Calibri"/>
          <w:sz w:val="23"/>
          <w:szCs w:val="23"/>
          <w:rPrChange w:id="42" w:author="Domizia Baldassi [2]" w:date="2024-11-15T12:37:00Z" w16du:dateUtc="2024-11-15T11:37:00Z">
            <w:rPr>
              <w:rStyle w:val="Collegamentoipertestuale"/>
              <w:rFonts w:asciiTheme="minorHAnsi" w:hAnsiTheme="minorHAnsi" w:cs="Calibri"/>
              <w:sz w:val="23"/>
              <w:szCs w:val="23"/>
            </w:rPr>
          </w:rPrChange>
        </w:rPr>
        <w:instrText>.com</w:instrText>
      </w:r>
      <w:ins w:id="43" w:author="Domizia Baldassi [2]" w:date="2024-11-15T12:37:00Z" w16du:dateUtc="2024-11-15T11:37:00Z">
        <w:r w:rsidR="00911DD1">
          <w:rPr>
            <w:rFonts w:asciiTheme="minorHAnsi" w:hAnsiTheme="minorHAnsi" w:cs="Calibri"/>
            <w:sz w:val="23"/>
            <w:szCs w:val="23"/>
          </w:rPr>
          <w:instrText>"</w:instrText>
        </w:r>
        <w:r w:rsidR="00911DD1">
          <w:rPr>
            <w:rFonts w:asciiTheme="minorHAnsi" w:hAnsiTheme="minorHAnsi" w:cs="Calibri"/>
            <w:sz w:val="23"/>
            <w:szCs w:val="23"/>
          </w:rPr>
          <w:fldChar w:fldCharType="separate"/>
        </w:r>
      </w:ins>
      <w:r w:rsidR="00911DD1" w:rsidRPr="00911DD1">
        <w:rPr>
          <w:rStyle w:val="Collegamentoipertestuale"/>
          <w:rFonts w:asciiTheme="minorHAnsi" w:hAnsiTheme="minorHAnsi" w:cs="Calibri"/>
          <w:sz w:val="23"/>
          <w:szCs w:val="23"/>
        </w:rPr>
        <w:t>dpo@</w:t>
      </w:r>
      <w:del w:id="44" w:author="Domizia Baldassi [2]" w:date="2024-11-15T12:36:00Z" w16du:dateUtc="2024-11-15T11:36:00Z">
        <w:r w:rsidR="00911DD1" w:rsidRPr="00911DD1" w:rsidDel="00911DD1">
          <w:rPr>
            <w:rStyle w:val="Collegamentoipertestuale"/>
            <w:rFonts w:asciiTheme="minorHAnsi" w:hAnsiTheme="minorHAnsi" w:cs="Calibri"/>
            <w:sz w:val="23"/>
            <w:szCs w:val="23"/>
          </w:rPr>
          <w:delText>limacorporate</w:delText>
        </w:r>
      </w:del>
      <w:ins w:id="45" w:author="Domizia Baldassi [2]" w:date="2024-11-15T12:36:00Z" w16du:dateUtc="2024-11-15T11:36:00Z">
        <w:r w:rsidR="00911DD1" w:rsidRPr="00911DD1">
          <w:rPr>
            <w:rStyle w:val="Collegamentoipertestuale"/>
            <w:rFonts w:asciiTheme="minorHAnsi" w:hAnsiTheme="minorHAnsi" w:cs="Calibri"/>
            <w:sz w:val="23"/>
            <w:szCs w:val="23"/>
          </w:rPr>
          <w:t>enovis</w:t>
        </w:r>
      </w:ins>
      <w:r w:rsidR="00911DD1" w:rsidRPr="00911DD1">
        <w:rPr>
          <w:rStyle w:val="Collegamentoipertestuale"/>
          <w:rFonts w:asciiTheme="minorHAnsi" w:hAnsiTheme="minorHAnsi" w:cs="Calibri"/>
          <w:sz w:val="23"/>
          <w:szCs w:val="23"/>
        </w:rPr>
        <w:t>.com</w:t>
      </w:r>
      <w:ins w:id="46" w:author="Domizia Baldassi [2]" w:date="2024-11-15T12:37:00Z" w16du:dateUtc="2024-11-15T11:37:00Z">
        <w:r w:rsidR="00911DD1">
          <w:rPr>
            <w:rFonts w:asciiTheme="minorHAnsi" w:hAnsiTheme="minorHAnsi" w:cs="Calibri"/>
            <w:sz w:val="23"/>
            <w:szCs w:val="23"/>
          </w:rPr>
          <w:fldChar w:fldCharType="end"/>
        </w:r>
      </w:ins>
      <w:r w:rsidRPr="000C6E05">
        <w:rPr>
          <w:rFonts w:asciiTheme="minorHAnsi" w:hAnsiTheme="minorHAnsi" w:cs="Calibri"/>
          <w:sz w:val="23"/>
          <w:szCs w:val="23"/>
        </w:rPr>
        <w:t>.</w:t>
      </w:r>
    </w:p>
    <w:p w14:paraId="147A1618" w14:textId="197558CA"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during the course of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2AAE4660" w14:textId="77777777"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7E69AC80" w14:textId="5CAF9850" w:rsidR="000C6E05" w:rsidRDefault="000C6E05" w:rsidP="00B258CC">
      <w:pPr>
        <w:spacing w:line="276" w:lineRule="auto"/>
        <w:jc w:val="both"/>
        <w:rPr>
          <w:rFonts w:asciiTheme="minorHAnsi" w:hAnsiTheme="minorHAnsi" w:cstheme="minorHAnsi"/>
          <w:sz w:val="23"/>
          <w:szCs w:val="23"/>
        </w:rPr>
      </w:pPr>
    </w:p>
    <w:p w14:paraId="57731F50" w14:textId="4C1AD0DE" w:rsidR="00E40044" w:rsidRPr="00CB3F59" w:rsidRDefault="00E40044" w:rsidP="00B258CC">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14:paraId="078AB4D7" w14:textId="2DE7F28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r>
        <w:rPr>
          <w:rFonts w:asciiTheme="minorHAnsi" w:hAnsiTheme="minorHAnsi" w:cstheme="minorHAnsi"/>
          <w:sz w:val="23"/>
          <w:szCs w:val="23"/>
        </w:rPr>
        <w:t>LimaCorporate</w:t>
      </w:r>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311F21">
        <w:rPr>
          <w:rFonts w:asciiTheme="minorHAnsi" w:hAnsiTheme="minorHAnsi" w:cstheme="minorHAnsi"/>
          <w:sz w:val="23"/>
          <w:szCs w:val="23"/>
        </w:rPr>
        <w:t>Informed Consent Form</w:t>
      </w:r>
      <w:r w:rsidRPr="00E40044">
        <w:rPr>
          <w:rFonts w:asciiTheme="minorHAnsi" w:hAnsiTheme="minorHAnsi" w:cstheme="minorHAnsi"/>
          <w:sz w:val="23"/>
          <w:szCs w:val="23"/>
        </w:rPr>
        <w:t xml:space="preserve"> for</w:t>
      </w:r>
    </w:p>
    <w:p w14:paraId="6F4844F0" w14:textId="7777777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14:paraId="4289AB2A" w14:textId="6D7C5783"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14:paraId="79E12694" w14:textId="2F08CFEA" w:rsid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14:paraId="14364DB4" w14:textId="209BD4DC" w:rsidR="00A17E4A" w:rsidRPr="00A17E4A" w:rsidRDefault="0081050A" w:rsidP="00A17E4A">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00A17E4A" w:rsidRPr="00A17E4A">
        <w:rPr>
          <w:rFonts w:asciiTheme="minorHAnsi" w:hAnsiTheme="minorHAnsi" w:cstheme="minorHAnsi"/>
          <w:sz w:val="23"/>
          <w:szCs w:val="23"/>
        </w:rPr>
        <w:t>our data</w:t>
      </w:r>
      <w:r>
        <w:rPr>
          <w:rFonts w:asciiTheme="minorHAnsi" w:hAnsiTheme="minorHAnsi" w:cstheme="minorHAnsi"/>
          <w:sz w:val="23"/>
          <w:szCs w:val="23"/>
        </w:rPr>
        <w:t xml:space="preserve"> </w:t>
      </w:r>
      <w:r w:rsidR="00A17E4A" w:rsidRPr="00A17E4A">
        <w:rPr>
          <w:rFonts w:asciiTheme="minorHAnsi" w:hAnsiTheme="minorHAnsi" w:cstheme="minorHAnsi"/>
          <w:sz w:val="23"/>
          <w:szCs w:val="23"/>
        </w:rPr>
        <w:t>will be processed for the following purposes:</w:t>
      </w:r>
    </w:p>
    <w:p w14:paraId="481EBED7" w14:textId="471AF806" w:rsidR="00A17E4A" w:rsidRP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lastRenderedPageBreak/>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14:paraId="001D0C2B" w14:textId="5B91E83F" w:rsid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0081050A" w:rsidRPr="00A17E4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law;</w:t>
      </w:r>
    </w:p>
    <w:p w14:paraId="742DFA01" w14:textId="77777777" w:rsidR="009C4CFD" w:rsidRDefault="009C4CFD" w:rsidP="00E40044">
      <w:pPr>
        <w:spacing w:line="276" w:lineRule="auto"/>
        <w:jc w:val="both"/>
        <w:rPr>
          <w:rFonts w:asciiTheme="minorHAnsi" w:hAnsiTheme="minorHAnsi" w:cstheme="minorHAnsi"/>
          <w:sz w:val="23"/>
          <w:szCs w:val="23"/>
        </w:rPr>
      </w:pPr>
    </w:p>
    <w:p w14:paraId="7090A538" w14:textId="3745A44B" w:rsidR="00650293" w:rsidRPr="00F12154" w:rsidRDefault="00650293" w:rsidP="00E40044">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t>Method of processing</w:t>
      </w:r>
    </w:p>
    <w:p w14:paraId="33308171" w14:textId="3A651462" w:rsidR="00650293" w:rsidRDefault="00650293" w:rsidP="00E40044">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14:paraId="52CBC712" w14:textId="3857DE59" w:rsidR="001408C9" w:rsidRDefault="001408C9" w:rsidP="001408C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00284420" w:rsidRPr="00397C2A">
        <w:rPr>
          <w:rFonts w:asciiTheme="minorHAnsi" w:hAnsiTheme="minorHAnsi" w:cs="Calibri"/>
          <w:sz w:val="23"/>
          <w:szCs w:val="23"/>
        </w:rPr>
        <w:t>pseudonymised</w:t>
      </w:r>
      <w:r w:rsidR="00284420" w:rsidRPr="001408C9">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r w:rsidR="00284420">
        <w:rPr>
          <w:rFonts w:asciiTheme="minorHAnsi" w:hAnsiTheme="minorHAnsi" w:cs="Calibri"/>
          <w:sz w:val="23"/>
          <w:szCs w:val="23"/>
        </w:rPr>
        <w:t xml:space="preserve">LimaCorporate S.p.A. </w:t>
      </w:r>
      <w:r w:rsidR="00284420" w:rsidRPr="00D96CAD">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00284420" w:rsidRPr="00D96CAD">
        <w:rPr>
          <w:rFonts w:asciiTheme="minorHAnsi" w:hAnsiTheme="minorHAnsi" w:cstheme="minorHAnsi"/>
          <w:sz w:val="23"/>
          <w:szCs w:val="23"/>
        </w:rPr>
        <w:t>)</w:t>
      </w:r>
      <w:r w:rsidR="00284420">
        <w:rPr>
          <w:rFonts w:asciiTheme="minorHAnsi" w:hAnsiTheme="minorHAnsi" w:cstheme="minorHAnsi"/>
          <w:sz w:val="23"/>
          <w:szCs w:val="23"/>
        </w:rPr>
        <w:t>.</w:t>
      </w:r>
    </w:p>
    <w:p w14:paraId="7AB9FE09" w14:textId="70A9DBB0" w:rsidR="009C4CFD" w:rsidRDefault="009C4CFD" w:rsidP="009C4CFD">
      <w:pPr>
        <w:pStyle w:val="Testocommento"/>
        <w:spacing w:line="276" w:lineRule="auto"/>
        <w:jc w:val="both"/>
        <w:rPr>
          <w:rFonts w:ascii="Calibri" w:eastAsia="Calibri" w:hAnsi="Calibri" w:cs="Calibri"/>
          <w:color w:val="000000"/>
          <w:sz w:val="23"/>
          <w:szCs w:val="23"/>
          <w:lang w:val="en-US" w:eastAsia="it-IT"/>
        </w:rPr>
      </w:pPr>
      <w:r w:rsidRPr="009C4CFD">
        <w:rPr>
          <w:rFonts w:asciiTheme="minorHAnsi" w:hAnsiTheme="minorHAnsi" w:cstheme="minorHAnsi"/>
          <w:sz w:val="23"/>
          <w:szCs w:val="23"/>
        </w:rPr>
        <w:t xml:space="preserve">Furthermore, prior your specific consent, if you </w:t>
      </w:r>
      <w:r w:rsidRPr="009C4CFD">
        <w:rPr>
          <w:rFonts w:ascii="Calibri" w:eastAsia="Calibri" w:hAnsi="Calibri" w:cs="Calibri"/>
          <w:color w:val="000000"/>
          <w:sz w:val="23"/>
          <w:szCs w:val="23"/>
          <w:lang w:val="en-US" w:eastAsia="it-IT"/>
        </w:rPr>
        <w:t xml:space="preserve">agree to the secondary use of the data collected for further research as describe in the section “Secondary use of data”, </w:t>
      </w:r>
      <w:r w:rsidRPr="009C4CFD">
        <w:rPr>
          <w:rFonts w:asciiTheme="minorHAnsi" w:hAnsiTheme="minorHAnsi" w:cstheme="minorHAnsi"/>
          <w:sz w:val="23"/>
          <w:szCs w:val="23"/>
        </w:rPr>
        <w:t xml:space="preserve">which in any case does not affect your participation in the study, your data could be used by LimaCorporate </w:t>
      </w:r>
      <w:r w:rsidRPr="009C4CFD">
        <w:rPr>
          <w:rFonts w:ascii="Calibri" w:eastAsia="Calibri" w:hAnsi="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14:paraId="3F5DE327" w14:textId="0FE01E85" w:rsidR="0082503F" w:rsidRDefault="0082503F" w:rsidP="009C4CFD">
      <w:pPr>
        <w:pStyle w:val="Testocommento"/>
        <w:spacing w:line="276" w:lineRule="auto"/>
        <w:jc w:val="both"/>
        <w:rPr>
          <w:rFonts w:ascii="Calibri" w:eastAsia="Calibri" w:hAnsi="Calibri" w:cs="Calibri"/>
          <w:color w:val="000000"/>
          <w:sz w:val="23"/>
          <w:szCs w:val="23"/>
          <w:lang w:val="en-US" w:eastAsia="it-IT"/>
        </w:rPr>
      </w:pPr>
    </w:p>
    <w:p w14:paraId="23FF9582" w14:textId="161246B7" w:rsidR="0082503F" w:rsidRPr="00095A2D" w:rsidRDefault="0082503F" w:rsidP="009C4CFD">
      <w:pPr>
        <w:pStyle w:val="Testocommento"/>
        <w:spacing w:line="276" w:lineRule="auto"/>
        <w:jc w:val="both"/>
        <w:rPr>
          <w:rFonts w:ascii="Calibri" w:eastAsia="Calibri" w:hAnsi="Calibri" w:cs="Calibri"/>
          <w:b/>
          <w:bCs/>
          <w:color w:val="000000"/>
          <w:sz w:val="23"/>
          <w:szCs w:val="23"/>
          <w:lang w:val="en-US" w:eastAsia="it-IT"/>
        </w:rPr>
      </w:pPr>
      <w:r w:rsidRPr="00095A2D">
        <w:rPr>
          <w:rFonts w:ascii="Calibri" w:eastAsia="Calibri" w:hAnsi="Calibri" w:cs="Calibri"/>
          <w:b/>
          <w:bCs/>
          <w:color w:val="000000"/>
          <w:sz w:val="23"/>
          <w:szCs w:val="23"/>
          <w:lang w:val="en-US" w:eastAsia="it-IT"/>
        </w:rPr>
        <w:t>Rights</w:t>
      </w:r>
    </w:p>
    <w:p w14:paraId="562FA243" w14:textId="6112ACD4" w:rsidR="0082503F" w:rsidRPr="009C4CFD" w:rsidRDefault="0082503F" w:rsidP="009C4CFD">
      <w:pPr>
        <w:pStyle w:val="Testocommento"/>
        <w:spacing w:line="276" w:lineRule="auto"/>
        <w:jc w:val="both"/>
        <w:rPr>
          <w:rFonts w:ascii="Calibri" w:eastAsia="Calibri" w:hAnsi="Calibri" w:cs="Calibri"/>
          <w:color w:val="000000"/>
          <w:sz w:val="23"/>
          <w:szCs w:val="23"/>
          <w:lang w:val="en-US" w:eastAsia="it-IT"/>
        </w:rPr>
      </w:pPr>
      <w:r w:rsidRPr="0082503F">
        <w:rPr>
          <w:rFonts w:ascii="Calibri" w:eastAsia="Calibri" w:hAnsi="Calibri" w:cs="Calibri"/>
          <w:color w:val="000000"/>
          <w:sz w:val="23"/>
          <w:szCs w:val="23"/>
          <w:lang w:val="en-US" w:eastAsia="it-IT"/>
        </w:rPr>
        <w:t xml:space="preserve">You may exercise </w:t>
      </w:r>
      <w:r>
        <w:rPr>
          <w:rFonts w:ascii="Calibri" w:eastAsia="Calibri" w:hAnsi="Calibri" w:cs="Calibri"/>
          <w:color w:val="000000"/>
          <w:sz w:val="23"/>
          <w:szCs w:val="23"/>
          <w:lang w:val="en-US" w:eastAsia="it-IT"/>
        </w:rPr>
        <w:t>your</w:t>
      </w:r>
      <w:r w:rsidRPr="0082503F">
        <w:rPr>
          <w:rFonts w:ascii="Calibri" w:eastAsia="Calibri" w:hAnsi="Calibri" w:cs="Calibri"/>
          <w:color w:val="000000"/>
          <w:sz w:val="23"/>
          <w:szCs w:val="23"/>
          <w:lang w:val="en-US" w:eastAsia="it-IT"/>
        </w:rPr>
        <w:t xml:space="preserve"> right</w:t>
      </w:r>
      <w:r w:rsidR="00095A2D">
        <w:rPr>
          <w:rFonts w:ascii="Calibri" w:eastAsia="Calibri" w:hAnsi="Calibri" w:cs="Calibri"/>
          <w:color w:val="000000"/>
          <w:sz w:val="23"/>
          <w:szCs w:val="23"/>
          <w:lang w:val="en-US" w:eastAsia="it-IT"/>
        </w:rPr>
        <w:t xml:space="preserve">s according </w:t>
      </w:r>
      <w:r w:rsidRPr="0082503F">
        <w:rPr>
          <w:rFonts w:ascii="Calibri" w:eastAsia="Calibri" w:hAnsi="Calibri" w:cs="Calibri"/>
          <w:color w:val="000000"/>
          <w:sz w:val="23"/>
          <w:szCs w:val="23"/>
          <w:lang w:val="en-US" w:eastAsia="it-IT"/>
        </w:rPr>
        <w:t>to</w:t>
      </w:r>
      <w:r w:rsidR="00095A2D">
        <w:rPr>
          <w:rFonts w:ascii="Calibri" w:eastAsia="Calibri" w:hAnsi="Calibri" w:cs="Calibri"/>
          <w:color w:val="000000"/>
          <w:sz w:val="23"/>
          <w:szCs w:val="23"/>
          <w:lang w:val="en-US" w:eastAsia="it-IT"/>
        </w:rPr>
        <w:t xml:space="preserve"> the</w:t>
      </w:r>
      <w:r w:rsidRPr="0082503F">
        <w:rPr>
          <w:rFonts w:ascii="Calibri" w:eastAsia="Calibri" w:hAnsi="Calibri" w:cs="Calibri"/>
          <w:color w:val="000000"/>
          <w:sz w:val="23"/>
          <w:szCs w:val="23"/>
          <w:lang w:val="en-US" w:eastAsia="it-IT"/>
        </w:rPr>
        <w:t xml:space="preserve"> articles 16, 18, 20 of the European Regulation 679/2016</w:t>
      </w:r>
      <w:r w:rsidR="00095A2D">
        <w:rPr>
          <w:rFonts w:ascii="Calibri" w:eastAsia="Calibri" w:hAnsi="Calibri" w:cs="Calibri"/>
          <w:color w:val="000000"/>
          <w:sz w:val="23"/>
          <w:szCs w:val="23"/>
          <w:lang w:val="en-US" w:eastAsia="it-IT"/>
        </w:rPr>
        <w:t xml:space="preserve"> (</w:t>
      </w:r>
      <w:r w:rsidR="00095A2D" w:rsidRPr="003F4BBC">
        <w:rPr>
          <w:rFonts w:asciiTheme="minorHAnsi" w:hAnsiTheme="minorHAnsi" w:cstheme="minorHAnsi"/>
          <w:sz w:val="23"/>
          <w:szCs w:val="23"/>
        </w:rPr>
        <w:t>European General Data Protection Regulation</w:t>
      </w:r>
      <w:r w:rsidR="00095A2D" w:rsidRPr="006008A6">
        <w:rPr>
          <w:rFonts w:asciiTheme="minorHAnsi" w:hAnsiTheme="minorHAnsi" w:cstheme="minorHAnsi"/>
          <w:sz w:val="23"/>
          <w:szCs w:val="23"/>
          <w:lang w:val="en-US"/>
        </w:rPr>
        <w:t>, GDPR)</w:t>
      </w:r>
      <w:r w:rsidR="00095A2D" w:rsidRPr="003F4BBC">
        <w:rPr>
          <w:rFonts w:asciiTheme="minorHAnsi" w:hAnsiTheme="minorHAnsi" w:cstheme="minorHAnsi"/>
          <w:sz w:val="23"/>
          <w:szCs w:val="23"/>
        </w:rPr>
        <w:t xml:space="preserve"> </w:t>
      </w:r>
      <w:r w:rsidRPr="0082503F">
        <w:rPr>
          <w:rFonts w:ascii="Calibri" w:eastAsia="Calibri" w:hAnsi="Calibri" w:cs="Calibri"/>
          <w:color w:val="000000"/>
          <w:sz w:val="23"/>
          <w:szCs w:val="23"/>
          <w:lang w:val="en-US" w:eastAsia="it-IT"/>
        </w:rPr>
        <w:t>and that is: access to your personal data, rectification, opposition for legitimate reasons, portability</w:t>
      </w:r>
      <w:r w:rsidR="00095A2D">
        <w:rPr>
          <w:rFonts w:ascii="Calibri" w:eastAsia="Calibri" w:hAnsi="Calibri" w:cs="Calibri"/>
          <w:color w:val="000000"/>
          <w:sz w:val="23"/>
          <w:szCs w:val="23"/>
          <w:lang w:val="en-US" w:eastAsia="it-IT"/>
        </w:rPr>
        <w:t xml:space="preserve"> </w:t>
      </w:r>
      <w:r w:rsidRPr="0082503F">
        <w:rPr>
          <w:rFonts w:ascii="Calibri" w:eastAsia="Calibri" w:hAnsi="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eastAsia="Calibri" w:hAnsi="Calibri" w:cs="Calibri"/>
          <w:color w:val="000000"/>
          <w:sz w:val="23"/>
          <w:szCs w:val="23"/>
          <w:lang w:val="en-US" w:eastAsia="it-IT"/>
        </w:rPr>
        <w:t xml:space="preserve">study </w:t>
      </w:r>
      <w:r w:rsidRPr="0082503F">
        <w:rPr>
          <w:rFonts w:ascii="Calibri" w:eastAsia="Calibri" w:hAnsi="Calibri" w:cs="Calibri"/>
          <w:color w:val="000000"/>
          <w:sz w:val="23"/>
          <w:szCs w:val="23"/>
          <w:lang w:val="en-US" w:eastAsia="it-IT"/>
        </w:rPr>
        <w:t xml:space="preserve">doctor of the </w:t>
      </w:r>
      <w:r w:rsidR="00095A2D">
        <w:rPr>
          <w:rFonts w:ascii="Calibri" w:eastAsia="Calibri" w:hAnsi="Calibri" w:cs="Calibri"/>
          <w:color w:val="000000"/>
          <w:sz w:val="23"/>
          <w:szCs w:val="23"/>
          <w:lang w:val="en-US" w:eastAsia="it-IT"/>
        </w:rPr>
        <w:t>hospital</w:t>
      </w:r>
      <w:r w:rsidRPr="0082503F">
        <w:rPr>
          <w:rFonts w:ascii="Calibri" w:eastAsia="Calibri" w:hAnsi="Calibri" w:cs="Calibri"/>
          <w:color w:val="000000"/>
          <w:sz w:val="23"/>
          <w:szCs w:val="23"/>
          <w:lang w:val="en-US" w:eastAsia="it-IT"/>
        </w:rPr>
        <w:t xml:space="preserve"> directly</w:t>
      </w:r>
    </w:p>
    <w:p w14:paraId="6CAB4A44" w14:textId="77777777" w:rsidR="000B6C8C" w:rsidRPr="00311F21" w:rsidRDefault="000B6C8C" w:rsidP="000B6C8C">
      <w:pPr>
        <w:spacing w:line="276" w:lineRule="auto"/>
        <w:jc w:val="both"/>
        <w:rPr>
          <w:rFonts w:asciiTheme="minorHAnsi" w:hAnsiTheme="minorHAnsi" w:cs="Calibri"/>
          <w:b/>
          <w:sz w:val="23"/>
          <w:szCs w:val="23"/>
          <w:lang w:val="en"/>
        </w:rPr>
      </w:pPr>
      <w:r w:rsidRPr="00311F21">
        <w:rPr>
          <w:rFonts w:asciiTheme="minorHAnsi" w:hAnsiTheme="minorHAnsi" w:cs="Calibri"/>
          <w:b/>
          <w:sz w:val="23"/>
          <w:szCs w:val="23"/>
          <w:lang w:val="en"/>
        </w:rPr>
        <w:t>Dr. Jerzy Białecki</w:t>
      </w:r>
    </w:p>
    <w:p w14:paraId="024CFE74" w14:textId="089FA555"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Telephone number: 0048</w:t>
      </w:r>
      <w:r w:rsidR="008F1223" w:rsidRPr="00311F21">
        <w:rPr>
          <w:rFonts w:asciiTheme="minorHAnsi" w:hAnsiTheme="minorHAnsi" w:cs="Calibri"/>
          <w:bCs/>
          <w:sz w:val="23"/>
          <w:szCs w:val="23"/>
          <w:lang w:val="en"/>
        </w:rPr>
        <w:t>602378640</w:t>
      </w:r>
    </w:p>
    <w:p w14:paraId="5ECA6368" w14:textId="77777777"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Email address:</w:t>
      </w:r>
      <w:r w:rsidRPr="00311F21">
        <w:t xml:space="preserve"> </w:t>
      </w:r>
      <w:hyperlink r:id="rId15" w:history="1">
        <w:r w:rsidRPr="00311F21">
          <w:rPr>
            <w:rStyle w:val="Collegamentoipertestuale"/>
            <w:rFonts w:asciiTheme="minorHAnsi" w:hAnsiTheme="minorHAnsi" w:cs="Calibri"/>
            <w:bCs/>
            <w:sz w:val="23"/>
            <w:szCs w:val="23"/>
            <w:lang w:val="en"/>
          </w:rPr>
          <w:t>jerzybialecki@pro.onet.pl</w:t>
        </w:r>
      </w:hyperlink>
    </w:p>
    <w:p w14:paraId="155480A0" w14:textId="7FE2431C" w:rsidR="000B6C8C" w:rsidRPr="006B0164" w:rsidRDefault="000B6C8C" w:rsidP="000B6C8C">
      <w:pPr>
        <w:spacing w:line="276" w:lineRule="auto"/>
        <w:jc w:val="both"/>
        <w:rPr>
          <w:rFonts w:asciiTheme="minorHAnsi" w:hAnsiTheme="minorHAnsi" w:cs="Calibri"/>
          <w:bCs/>
          <w:sz w:val="23"/>
          <w:szCs w:val="23"/>
          <w:lang w:val="de-DE"/>
          <w:rPrChange w:id="47" w:author="Domizia Baldassi" w:date="2024-09-09T12:15:00Z" w16du:dateUtc="2024-09-09T10:15:00Z">
            <w:rPr>
              <w:rFonts w:asciiTheme="minorHAnsi" w:hAnsiTheme="minorHAnsi" w:cs="Calibri"/>
              <w:bCs/>
              <w:sz w:val="23"/>
              <w:szCs w:val="23"/>
              <w:lang w:val="en"/>
            </w:rPr>
          </w:rPrChange>
        </w:rPr>
      </w:pPr>
      <w:r w:rsidRPr="006B0164">
        <w:rPr>
          <w:rFonts w:asciiTheme="minorHAnsi" w:hAnsiTheme="minorHAnsi" w:cs="Calibri"/>
          <w:bCs/>
          <w:sz w:val="23"/>
          <w:szCs w:val="23"/>
          <w:lang w:val="de-DE"/>
          <w:rPrChange w:id="48" w:author="Domizia Baldassi" w:date="2024-09-09T12:15:00Z" w16du:dateUtc="2024-09-09T10:15:00Z">
            <w:rPr>
              <w:rFonts w:asciiTheme="minorHAnsi" w:hAnsiTheme="minorHAnsi" w:cs="Calibri"/>
              <w:bCs/>
              <w:sz w:val="23"/>
              <w:szCs w:val="23"/>
              <w:lang w:val="en"/>
            </w:rPr>
          </w:rPrChange>
        </w:rPr>
        <w:t xml:space="preserve">Hospital: Samodzielny Publiczny Szpital Kliniczny im. </w:t>
      </w:r>
      <w:r w:rsidR="00EB7684" w:rsidRPr="006B0164">
        <w:rPr>
          <w:rFonts w:asciiTheme="minorHAnsi" w:hAnsiTheme="minorHAnsi" w:cs="Calibri"/>
          <w:bCs/>
          <w:sz w:val="23"/>
          <w:szCs w:val="23"/>
          <w:lang w:val="de-DE"/>
          <w:rPrChange w:id="49" w:author="Domizia Baldassi" w:date="2024-09-09T12:15:00Z" w16du:dateUtc="2024-09-09T10:15:00Z">
            <w:rPr>
              <w:rFonts w:asciiTheme="minorHAnsi" w:hAnsiTheme="minorHAnsi" w:cs="Calibri"/>
              <w:bCs/>
              <w:sz w:val="23"/>
              <w:szCs w:val="23"/>
              <w:lang w:val="en"/>
            </w:rPr>
          </w:rPrChange>
        </w:rPr>
        <w:t xml:space="preserve">Prof. Adama Grucy </w:t>
      </w:r>
      <w:r w:rsidRPr="006B0164">
        <w:rPr>
          <w:rFonts w:asciiTheme="minorHAnsi" w:hAnsiTheme="minorHAnsi" w:cs="Calibri"/>
          <w:bCs/>
          <w:sz w:val="23"/>
          <w:szCs w:val="23"/>
          <w:lang w:val="de-DE"/>
          <w:rPrChange w:id="50" w:author="Domizia Baldassi" w:date="2024-09-09T12:15:00Z" w16du:dateUtc="2024-09-09T10:15:00Z">
            <w:rPr>
              <w:rFonts w:asciiTheme="minorHAnsi" w:hAnsiTheme="minorHAnsi" w:cs="Calibri"/>
              <w:bCs/>
              <w:sz w:val="23"/>
              <w:szCs w:val="23"/>
              <w:lang w:val="en"/>
            </w:rPr>
          </w:rPrChange>
        </w:rPr>
        <w:t>CMKP</w:t>
      </w:r>
    </w:p>
    <w:p w14:paraId="65D73D8F" w14:textId="77777777" w:rsidR="000B6C8C" w:rsidRPr="006B0164" w:rsidRDefault="000B6C8C" w:rsidP="000B6C8C">
      <w:pPr>
        <w:spacing w:line="276" w:lineRule="auto"/>
        <w:jc w:val="both"/>
        <w:rPr>
          <w:rFonts w:asciiTheme="minorHAnsi" w:hAnsiTheme="minorHAnsi" w:cs="Calibri"/>
          <w:bCs/>
          <w:sz w:val="23"/>
          <w:szCs w:val="23"/>
          <w:lang w:val="de-DE"/>
          <w:rPrChange w:id="51" w:author="Domizia Baldassi" w:date="2024-09-09T12:15:00Z" w16du:dateUtc="2024-09-09T10:15:00Z">
            <w:rPr>
              <w:rFonts w:asciiTheme="minorHAnsi" w:hAnsiTheme="minorHAnsi" w:cs="Calibri"/>
              <w:bCs/>
              <w:sz w:val="23"/>
              <w:szCs w:val="23"/>
              <w:lang w:val="en"/>
            </w:rPr>
          </w:rPrChange>
        </w:rPr>
      </w:pPr>
      <w:r w:rsidRPr="006B0164">
        <w:rPr>
          <w:rFonts w:asciiTheme="minorHAnsi" w:hAnsiTheme="minorHAnsi" w:cs="Calibri"/>
          <w:bCs/>
          <w:sz w:val="23"/>
          <w:szCs w:val="23"/>
          <w:lang w:val="de-DE"/>
          <w:rPrChange w:id="52" w:author="Domizia Baldassi" w:date="2024-09-09T12:15:00Z" w16du:dateUtc="2024-09-09T10:15:00Z">
            <w:rPr>
              <w:rFonts w:asciiTheme="minorHAnsi" w:hAnsiTheme="minorHAnsi" w:cs="Calibri"/>
              <w:bCs/>
              <w:sz w:val="23"/>
              <w:szCs w:val="23"/>
              <w:lang w:val="en"/>
            </w:rPr>
          </w:rPrChange>
        </w:rPr>
        <w:t>Address: Księdza Stanisława Konarskiego, 13</w:t>
      </w:r>
    </w:p>
    <w:p w14:paraId="0D618313" w14:textId="77777777" w:rsidR="000B6C8C" w:rsidRPr="00311F21"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City: 05-400 Otwock</w:t>
      </w:r>
    </w:p>
    <w:p w14:paraId="70EE277F" w14:textId="77777777" w:rsidR="000B6C8C" w:rsidRDefault="000B6C8C" w:rsidP="000B6C8C">
      <w:pPr>
        <w:spacing w:line="276" w:lineRule="auto"/>
        <w:jc w:val="both"/>
        <w:rPr>
          <w:rFonts w:asciiTheme="minorHAnsi" w:hAnsiTheme="minorHAnsi" w:cs="Calibri"/>
          <w:bCs/>
          <w:sz w:val="23"/>
          <w:szCs w:val="23"/>
          <w:lang w:val="en"/>
        </w:rPr>
      </w:pPr>
      <w:r w:rsidRPr="00311F21">
        <w:rPr>
          <w:rFonts w:asciiTheme="minorHAnsi" w:hAnsiTheme="minorHAnsi" w:cs="Calibri"/>
          <w:bCs/>
          <w:sz w:val="23"/>
          <w:szCs w:val="23"/>
          <w:lang w:val="en"/>
        </w:rPr>
        <w:t>Country: Poland</w:t>
      </w:r>
      <w:r w:rsidRPr="0085297A">
        <w:rPr>
          <w:rFonts w:asciiTheme="minorHAnsi" w:hAnsiTheme="minorHAnsi" w:cs="Calibri"/>
          <w:bCs/>
          <w:sz w:val="23"/>
          <w:szCs w:val="23"/>
          <w:lang w:val="en"/>
        </w:rPr>
        <w:t xml:space="preserve"> </w:t>
      </w:r>
    </w:p>
    <w:p w14:paraId="20E0438B" w14:textId="7B6E2ACB" w:rsidR="00650293" w:rsidRDefault="00650293" w:rsidP="009C4CFD">
      <w:pPr>
        <w:spacing w:line="276" w:lineRule="auto"/>
        <w:jc w:val="both"/>
        <w:rPr>
          <w:rFonts w:asciiTheme="minorHAnsi" w:hAnsiTheme="minorHAnsi" w:cstheme="minorHAnsi"/>
          <w:sz w:val="23"/>
          <w:szCs w:val="23"/>
        </w:rPr>
      </w:pPr>
    </w:p>
    <w:p w14:paraId="503EC9B1" w14:textId="6B327A38" w:rsidR="000B6C8C" w:rsidRDefault="000B6C8C" w:rsidP="000B6C8C">
      <w:pPr>
        <w:spacing w:line="276" w:lineRule="auto"/>
        <w:jc w:val="both"/>
        <w:rPr>
          <w:rFonts w:asciiTheme="minorHAnsi" w:hAnsiTheme="minorHAnsi" w:cs="Calibr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ins w:id="53" w:author="Domizia Baldassi [2]" w:date="2024-11-15T12:38:00Z" w16du:dateUtc="2024-11-15T11:38:00Z">
        <w:r w:rsidR="00837D79">
          <w:rPr>
            <w:rFonts w:asciiTheme="minorHAnsi" w:hAnsiTheme="minorHAnsi" w:cs="Calibri"/>
            <w:sz w:val="23"/>
            <w:szCs w:val="23"/>
          </w:rPr>
          <w:fldChar w:fldCharType="begin"/>
        </w:r>
        <w:r w:rsidR="00837D79">
          <w:rPr>
            <w:rFonts w:asciiTheme="minorHAnsi" w:hAnsiTheme="minorHAnsi" w:cs="Calibri"/>
            <w:sz w:val="23"/>
            <w:szCs w:val="23"/>
          </w:rPr>
          <w:instrText>HYPERLINK "mailto:</w:instrText>
        </w:r>
      </w:ins>
      <w:r w:rsidR="00837D79" w:rsidRPr="00837D79">
        <w:rPr>
          <w:rFonts w:asciiTheme="minorHAnsi" w:hAnsiTheme="minorHAnsi" w:cs="Calibri"/>
          <w:sz w:val="23"/>
          <w:szCs w:val="23"/>
          <w:rPrChange w:id="54" w:author="Domizia Baldassi [2]" w:date="2024-11-15T12:38:00Z" w16du:dateUtc="2024-11-15T11:38:00Z">
            <w:rPr>
              <w:rStyle w:val="Collegamentoipertestuale"/>
              <w:rFonts w:asciiTheme="minorHAnsi" w:hAnsiTheme="minorHAnsi" w:cs="Calibri"/>
              <w:sz w:val="23"/>
              <w:szCs w:val="23"/>
            </w:rPr>
          </w:rPrChange>
        </w:rPr>
        <w:instrText>dpo@</w:instrText>
      </w:r>
      <w:ins w:id="55" w:author="Domizia Baldassi [2]" w:date="2024-11-15T12:37:00Z" w16du:dateUtc="2024-11-15T11:37:00Z">
        <w:r w:rsidR="00837D79" w:rsidRPr="00837D79">
          <w:rPr>
            <w:rFonts w:asciiTheme="minorHAnsi" w:hAnsiTheme="minorHAnsi" w:cs="Calibri"/>
            <w:sz w:val="23"/>
            <w:szCs w:val="23"/>
            <w:rPrChange w:id="56" w:author="Domizia Baldassi [2]" w:date="2024-11-15T12:38:00Z" w16du:dateUtc="2024-11-15T11:38:00Z">
              <w:rPr>
                <w:rStyle w:val="Collegamentoipertestuale"/>
                <w:rFonts w:asciiTheme="minorHAnsi" w:hAnsiTheme="minorHAnsi" w:cs="Calibri"/>
                <w:sz w:val="23"/>
                <w:szCs w:val="23"/>
              </w:rPr>
            </w:rPrChange>
          </w:rPr>
          <w:instrText>enovis</w:instrText>
        </w:r>
      </w:ins>
      <w:r w:rsidR="00837D79" w:rsidRPr="00837D79">
        <w:rPr>
          <w:rFonts w:asciiTheme="minorHAnsi" w:hAnsiTheme="minorHAnsi" w:cs="Calibri"/>
          <w:sz w:val="23"/>
          <w:szCs w:val="23"/>
          <w:rPrChange w:id="57" w:author="Domizia Baldassi [2]" w:date="2024-11-15T12:38:00Z" w16du:dateUtc="2024-11-15T11:38:00Z">
            <w:rPr>
              <w:rStyle w:val="Collegamentoipertestuale"/>
              <w:rFonts w:asciiTheme="minorHAnsi" w:hAnsiTheme="minorHAnsi" w:cs="Calibri"/>
              <w:sz w:val="23"/>
              <w:szCs w:val="23"/>
            </w:rPr>
          </w:rPrChange>
        </w:rPr>
        <w:instrText>.com</w:instrText>
      </w:r>
      <w:ins w:id="58" w:author="Domizia Baldassi [2]" w:date="2024-11-15T12:38:00Z" w16du:dateUtc="2024-11-15T11:38:00Z">
        <w:r w:rsidR="00837D79">
          <w:rPr>
            <w:rFonts w:asciiTheme="minorHAnsi" w:hAnsiTheme="minorHAnsi" w:cs="Calibri"/>
            <w:sz w:val="23"/>
            <w:szCs w:val="23"/>
          </w:rPr>
          <w:instrText>"</w:instrText>
        </w:r>
        <w:r w:rsidR="00837D79">
          <w:rPr>
            <w:rFonts w:asciiTheme="minorHAnsi" w:hAnsiTheme="minorHAnsi" w:cs="Calibri"/>
            <w:sz w:val="23"/>
            <w:szCs w:val="23"/>
          </w:rPr>
          <w:fldChar w:fldCharType="separate"/>
        </w:r>
      </w:ins>
      <w:r w:rsidR="00837D79" w:rsidRPr="00B5775C">
        <w:rPr>
          <w:rStyle w:val="Collegamentoipertestuale"/>
          <w:rFonts w:asciiTheme="minorHAnsi" w:hAnsiTheme="minorHAnsi" w:cs="Calibri"/>
          <w:sz w:val="23"/>
          <w:szCs w:val="23"/>
          <w:rPrChange w:id="59" w:author="Domizia Baldassi [2]" w:date="2024-11-15T12:38:00Z" w16du:dateUtc="2024-11-15T11:38:00Z">
            <w:rPr>
              <w:rStyle w:val="Collegamentoipertestuale"/>
              <w:rFonts w:asciiTheme="minorHAnsi" w:hAnsiTheme="minorHAnsi" w:cs="Calibri"/>
              <w:sz w:val="23"/>
              <w:szCs w:val="23"/>
            </w:rPr>
          </w:rPrChange>
        </w:rPr>
        <w:t>dpo@</w:t>
      </w:r>
      <w:del w:id="60" w:author="Domizia Baldassi [2]" w:date="2024-11-15T12:37:00Z" w16du:dateUtc="2024-11-15T11:37:00Z">
        <w:r w:rsidR="00837D79" w:rsidRPr="00B5775C" w:rsidDel="00911DD1">
          <w:rPr>
            <w:rStyle w:val="Collegamentoipertestuale"/>
            <w:rFonts w:asciiTheme="minorHAnsi" w:hAnsiTheme="minorHAnsi" w:cs="Calibri"/>
            <w:sz w:val="23"/>
            <w:szCs w:val="23"/>
            <w:rPrChange w:id="61" w:author="Domizia Baldassi [2]" w:date="2024-11-15T12:38:00Z" w16du:dateUtc="2024-11-15T11:38:00Z">
              <w:rPr>
                <w:rStyle w:val="Collegamentoipertestuale"/>
                <w:rFonts w:asciiTheme="minorHAnsi" w:hAnsiTheme="minorHAnsi" w:cs="Calibri"/>
                <w:sz w:val="23"/>
                <w:szCs w:val="23"/>
              </w:rPr>
            </w:rPrChange>
          </w:rPr>
          <w:delText>limacorporate</w:delText>
        </w:r>
      </w:del>
      <w:ins w:id="62" w:author="Domizia Baldassi [2]" w:date="2024-11-15T12:37:00Z" w16du:dateUtc="2024-11-15T11:37:00Z">
        <w:r w:rsidR="00837D79" w:rsidRPr="00B5775C">
          <w:rPr>
            <w:rStyle w:val="Collegamentoipertestuale"/>
            <w:rFonts w:asciiTheme="minorHAnsi" w:hAnsiTheme="minorHAnsi" w:cs="Calibri"/>
            <w:sz w:val="23"/>
            <w:szCs w:val="23"/>
            <w:rPrChange w:id="63" w:author="Domizia Baldassi [2]" w:date="2024-11-15T12:38:00Z" w16du:dateUtc="2024-11-15T11:38:00Z">
              <w:rPr>
                <w:rStyle w:val="Collegamentoipertestuale"/>
                <w:rFonts w:asciiTheme="minorHAnsi" w:hAnsiTheme="minorHAnsi" w:cs="Calibri"/>
                <w:sz w:val="23"/>
                <w:szCs w:val="23"/>
              </w:rPr>
            </w:rPrChange>
          </w:rPr>
          <w:t>enovis</w:t>
        </w:r>
      </w:ins>
      <w:r w:rsidR="00837D79" w:rsidRPr="00B5775C">
        <w:rPr>
          <w:rStyle w:val="Collegamentoipertestuale"/>
          <w:rFonts w:asciiTheme="minorHAnsi" w:hAnsiTheme="minorHAnsi" w:cs="Calibri"/>
          <w:sz w:val="23"/>
          <w:szCs w:val="23"/>
          <w:rPrChange w:id="64" w:author="Domizia Baldassi [2]" w:date="2024-11-15T12:38:00Z" w16du:dateUtc="2024-11-15T11:38:00Z">
            <w:rPr>
              <w:rStyle w:val="Collegamentoipertestuale"/>
              <w:rFonts w:asciiTheme="minorHAnsi" w:hAnsiTheme="minorHAnsi" w:cs="Calibri"/>
              <w:sz w:val="23"/>
              <w:szCs w:val="23"/>
            </w:rPr>
          </w:rPrChange>
        </w:rPr>
        <w:t>.com</w:t>
      </w:r>
      <w:ins w:id="65" w:author="Domizia Baldassi [2]" w:date="2024-11-15T12:38:00Z" w16du:dateUtc="2024-11-15T11:38:00Z">
        <w:r w:rsidR="00837D79">
          <w:rPr>
            <w:rFonts w:asciiTheme="minorHAnsi" w:hAnsiTheme="minorHAnsi" w:cs="Calibri"/>
            <w:sz w:val="23"/>
            <w:szCs w:val="23"/>
          </w:rPr>
          <w:fldChar w:fldCharType="end"/>
        </w:r>
      </w:ins>
      <w:r w:rsidRPr="000C6E05">
        <w:rPr>
          <w:rFonts w:asciiTheme="minorHAnsi" w:hAnsiTheme="minorHAnsi" w:cs="Calibri"/>
          <w:sz w:val="23"/>
          <w:szCs w:val="23"/>
        </w:rPr>
        <w:t>.</w:t>
      </w:r>
    </w:p>
    <w:p w14:paraId="4C6CB118" w14:textId="13CC7780" w:rsidR="000B6C8C" w:rsidRDefault="000B6C8C" w:rsidP="009C4CFD">
      <w:pPr>
        <w:spacing w:line="276" w:lineRule="auto"/>
        <w:jc w:val="both"/>
        <w:rPr>
          <w:rFonts w:asciiTheme="minorHAnsi" w:hAnsiTheme="minorHAnsi" w:cstheme="minorHAnsi"/>
          <w:sz w:val="23"/>
          <w:szCs w:val="23"/>
        </w:rPr>
      </w:pPr>
    </w:p>
    <w:p w14:paraId="26112811" w14:textId="76E771AD" w:rsidR="000B6C8C" w:rsidRDefault="000B6C8C" w:rsidP="009C4CF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311F21">
        <w:rPr>
          <w:rFonts w:asciiTheme="minorHAnsi" w:hAnsiTheme="minorHAnsi" w:cstheme="minorHAnsi"/>
          <w:sz w:val="23"/>
          <w:szCs w:val="23"/>
        </w:rPr>
        <w:t xml:space="preserve">at </w:t>
      </w:r>
      <w:hyperlink r:id="rId16" w:history="1">
        <w:r w:rsidRPr="00311F21">
          <w:rPr>
            <w:rStyle w:val="Collegamentoipertestuale"/>
            <w:rFonts w:asciiTheme="minorHAnsi" w:hAnsiTheme="minorHAnsi" w:cstheme="minorHAnsi"/>
            <w:sz w:val="23"/>
            <w:szCs w:val="23"/>
          </w:rPr>
          <w:t>www.uodo.gov.pl</w:t>
        </w:r>
      </w:hyperlink>
      <w:r w:rsidRPr="00311F21">
        <w:rPr>
          <w:rFonts w:asciiTheme="minorHAnsi" w:hAnsiTheme="minorHAnsi" w:cstheme="minorHAnsi"/>
          <w:sz w:val="23"/>
          <w:szCs w:val="23"/>
        </w:rPr>
        <w:t>): the Personal Data Protection Office</w:t>
      </w:r>
      <w:r w:rsidR="00EF171A" w:rsidRPr="00311F21">
        <w:rPr>
          <w:rFonts w:asciiTheme="minorHAnsi" w:hAnsiTheme="minorHAnsi" w:cstheme="minorHAnsi"/>
          <w:sz w:val="23"/>
          <w:szCs w:val="23"/>
        </w:rPr>
        <w:t xml:space="preserve"> can be contacted at 606-950-000 or </w:t>
      </w:r>
      <w:hyperlink r:id="rId17" w:history="1">
        <w:r w:rsidR="00EF171A" w:rsidRPr="00311F21">
          <w:rPr>
            <w:rStyle w:val="Collegamentoipertestuale"/>
            <w:rFonts w:asciiTheme="minorHAnsi" w:hAnsiTheme="minorHAnsi" w:cstheme="minorHAnsi"/>
            <w:sz w:val="23"/>
            <w:szCs w:val="23"/>
          </w:rPr>
          <w:t>kancelaria@uodo.gov.pl</w:t>
        </w:r>
      </w:hyperlink>
    </w:p>
    <w:p w14:paraId="6F1055BE" w14:textId="77777777" w:rsidR="00EF171A" w:rsidRDefault="00EF171A" w:rsidP="009C4CFD">
      <w:pPr>
        <w:spacing w:line="276" w:lineRule="auto"/>
        <w:jc w:val="both"/>
        <w:rPr>
          <w:rFonts w:asciiTheme="minorHAnsi" w:hAnsiTheme="minorHAnsi" w:cstheme="minorHAnsi"/>
          <w:sz w:val="23"/>
          <w:szCs w:val="23"/>
        </w:rPr>
      </w:pPr>
    </w:p>
    <w:p w14:paraId="05BC9D4D" w14:textId="27551A8D" w:rsidR="00650293" w:rsidRDefault="00B65390" w:rsidP="00B65390">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 xml:space="preserve">Furthermore, no further data concerning you will be </w:t>
      </w:r>
      <w:r w:rsidRPr="00B65390">
        <w:rPr>
          <w:rFonts w:asciiTheme="minorHAnsi" w:hAnsiTheme="minorHAnsi" w:cstheme="minorHAnsi"/>
          <w:sz w:val="23"/>
          <w:szCs w:val="23"/>
        </w:rPr>
        <w:lastRenderedPageBreak/>
        <w:t>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14:paraId="06E86952" w14:textId="1D1D16F4" w:rsidR="00617A78" w:rsidRDefault="00617A78" w:rsidP="00B65390">
      <w:pPr>
        <w:spacing w:line="276" w:lineRule="auto"/>
        <w:jc w:val="both"/>
        <w:rPr>
          <w:rFonts w:asciiTheme="minorHAnsi" w:hAnsiTheme="minorHAnsi" w:cstheme="minorHAnsi"/>
          <w:sz w:val="23"/>
          <w:szCs w:val="23"/>
        </w:rPr>
      </w:pPr>
    </w:p>
    <w:p w14:paraId="00064FE8" w14:textId="0D3432C7" w:rsidR="00617A78" w:rsidRDefault="00617A78" w:rsidP="00B65390">
      <w:pPr>
        <w:spacing w:line="276" w:lineRule="auto"/>
        <w:jc w:val="both"/>
        <w:rPr>
          <w:rFonts w:asciiTheme="minorHAnsi" w:hAnsiTheme="minorHAnsi" w:cstheme="minorHAnsi"/>
          <w:sz w:val="23"/>
          <w:szCs w:val="23"/>
        </w:rPr>
      </w:pPr>
    </w:p>
    <w:p w14:paraId="268CB850" w14:textId="7F87A926" w:rsidR="00617A78" w:rsidRDefault="00617A78" w:rsidP="00B65390">
      <w:pPr>
        <w:spacing w:line="276" w:lineRule="auto"/>
        <w:jc w:val="both"/>
        <w:rPr>
          <w:rFonts w:asciiTheme="minorHAnsi" w:hAnsiTheme="minorHAnsi" w:cstheme="minorHAnsi"/>
          <w:sz w:val="23"/>
          <w:szCs w:val="23"/>
        </w:rPr>
      </w:pPr>
    </w:p>
    <w:p w14:paraId="36609E17" w14:textId="1E91904E" w:rsidR="00617A78" w:rsidRP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By signing this form, </w:t>
      </w:r>
      <w:r w:rsidR="00010B7D">
        <w:rPr>
          <w:rFonts w:asciiTheme="minorHAnsi" w:hAnsiTheme="minorHAnsi" w:cstheme="minorHAnsi"/>
          <w:sz w:val="23"/>
          <w:szCs w:val="23"/>
        </w:rPr>
        <w:t xml:space="preserve">I am aware about </w:t>
      </w:r>
      <w:r w:rsidRPr="00617A78">
        <w:rPr>
          <w:rFonts w:asciiTheme="minorHAnsi" w:hAnsiTheme="minorHAnsi" w:cstheme="minorHAnsi"/>
          <w:sz w:val="23"/>
          <w:szCs w:val="23"/>
        </w:rPr>
        <w:t>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14:paraId="66BF74DD" w14:textId="37CFDBD3" w:rsid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00603DF9" w:rsidRP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14:paraId="3C310C4A" w14:textId="40B1362B" w:rsidR="00AD3EA1" w:rsidRDefault="00AD3EA1" w:rsidP="00617A78">
      <w:pPr>
        <w:spacing w:line="276" w:lineRule="auto"/>
        <w:jc w:val="both"/>
        <w:rPr>
          <w:rFonts w:asciiTheme="minorHAnsi" w:hAnsiTheme="minorHAnsi" w:cstheme="minorHAnsi"/>
          <w:sz w:val="23"/>
          <w:szCs w:val="23"/>
        </w:rPr>
      </w:pPr>
    </w:p>
    <w:p w14:paraId="6977EDCE" w14:textId="38EADE0A" w:rsidR="00AD3EA1" w:rsidRDefault="00AD3EA1" w:rsidP="00617A78">
      <w:pPr>
        <w:spacing w:line="276" w:lineRule="auto"/>
        <w:jc w:val="both"/>
        <w:rPr>
          <w:rFonts w:asciiTheme="minorHAnsi" w:hAnsiTheme="minorHAnsi" w:cstheme="minorHAnsi"/>
          <w:sz w:val="23"/>
          <w:szCs w:val="23"/>
        </w:rPr>
      </w:pPr>
    </w:p>
    <w:p w14:paraId="2554F62F" w14:textId="77777777" w:rsidR="00AD3EA1" w:rsidRDefault="00AD3EA1" w:rsidP="00617A78">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14:paraId="6361C77A" w14:textId="77777777" w:rsidTr="00DB473B">
        <w:tc>
          <w:tcPr>
            <w:tcW w:w="5670" w:type="dxa"/>
            <w:tcBorders>
              <w:left w:val="nil"/>
              <w:bottom w:val="nil"/>
              <w:right w:val="nil"/>
            </w:tcBorders>
          </w:tcPr>
          <w:p w14:paraId="72D56B0D" w14:textId="77777777" w:rsidR="00AD3EA1" w:rsidRPr="00086281" w:rsidRDefault="00AD3EA1" w:rsidP="00DB473B">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0078D9CC"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37481531" w14:textId="77777777" w:rsidR="00AD3EA1" w:rsidRDefault="00AD3EA1" w:rsidP="00DB473B">
            <w:pPr>
              <w:jc w:val="both"/>
              <w:rPr>
                <w:rFonts w:asciiTheme="minorHAnsi" w:hAnsiTheme="minorHAnsi" w:cs="Calibri"/>
                <w:bCs/>
                <w:sz w:val="23"/>
                <w:szCs w:val="23"/>
                <w:lang w:val="en"/>
              </w:rPr>
            </w:pPr>
          </w:p>
        </w:tc>
      </w:tr>
      <w:tr w:rsidR="00AD3EA1" w14:paraId="1CC6DFCE" w14:textId="77777777" w:rsidTr="00DB473B">
        <w:tc>
          <w:tcPr>
            <w:tcW w:w="5670" w:type="dxa"/>
            <w:tcBorders>
              <w:top w:val="nil"/>
              <w:left w:val="nil"/>
              <w:bottom w:val="single" w:sz="4" w:space="0" w:color="auto"/>
              <w:right w:val="nil"/>
            </w:tcBorders>
          </w:tcPr>
          <w:p w14:paraId="392E6DFC" w14:textId="77777777" w:rsidR="00AD3EA1" w:rsidRDefault="00AD3EA1" w:rsidP="00DB473B">
            <w:pPr>
              <w:jc w:val="both"/>
              <w:rPr>
                <w:rFonts w:asciiTheme="minorHAnsi" w:hAnsiTheme="minorHAnsi" w:cs="Calibri"/>
                <w:bCs/>
                <w:sz w:val="23"/>
                <w:szCs w:val="23"/>
                <w:lang w:val="en"/>
              </w:rPr>
            </w:pPr>
          </w:p>
          <w:p w14:paraId="453E2E25" w14:textId="77777777" w:rsidR="00AD3EA1" w:rsidRDefault="00AD3EA1" w:rsidP="00DB473B">
            <w:pPr>
              <w:jc w:val="both"/>
              <w:rPr>
                <w:rFonts w:asciiTheme="minorHAnsi" w:hAnsiTheme="minorHAnsi" w:cs="Calibri"/>
                <w:bCs/>
                <w:sz w:val="23"/>
                <w:szCs w:val="23"/>
                <w:lang w:val="en"/>
              </w:rPr>
            </w:pPr>
          </w:p>
          <w:p w14:paraId="7D7D13DC"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426FD7A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57B02D4E" w14:textId="77777777" w:rsidR="00AD3EA1" w:rsidRDefault="00AD3EA1" w:rsidP="00DB473B">
            <w:pPr>
              <w:jc w:val="both"/>
              <w:rPr>
                <w:rFonts w:asciiTheme="minorHAnsi" w:hAnsiTheme="minorHAnsi" w:cs="Calibri"/>
                <w:bCs/>
                <w:sz w:val="23"/>
                <w:szCs w:val="23"/>
                <w:lang w:val="en"/>
              </w:rPr>
            </w:pPr>
          </w:p>
        </w:tc>
      </w:tr>
      <w:tr w:rsidR="00AD3EA1" w14:paraId="2DF505D5" w14:textId="77777777" w:rsidTr="00DB473B">
        <w:tc>
          <w:tcPr>
            <w:tcW w:w="5670" w:type="dxa"/>
            <w:tcBorders>
              <w:left w:val="nil"/>
              <w:bottom w:val="nil"/>
              <w:right w:val="nil"/>
            </w:tcBorders>
          </w:tcPr>
          <w:p w14:paraId="1484ACD8"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40E78720"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0D37BA5C" w14:textId="77777777" w:rsidR="00AD3EA1" w:rsidRDefault="00AD3EA1" w:rsidP="00DB473B">
            <w:pPr>
              <w:jc w:val="both"/>
              <w:rPr>
                <w:rFonts w:asciiTheme="minorHAnsi" w:hAnsiTheme="minorHAnsi" w:cs="Calibri"/>
                <w:bCs/>
                <w:sz w:val="23"/>
                <w:szCs w:val="23"/>
                <w:lang w:val="en"/>
              </w:rPr>
            </w:pPr>
          </w:p>
        </w:tc>
      </w:tr>
      <w:tr w:rsidR="00AD3EA1" w14:paraId="1D8B8A18" w14:textId="77777777" w:rsidTr="00DB473B">
        <w:tc>
          <w:tcPr>
            <w:tcW w:w="5670" w:type="dxa"/>
            <w:tcBorders>
              <w:top w:val="nil"/>
              <w:left w:val="nil"/>
              <w:bottom w:val="single" w:sz="4" w:space="0" w:color="auto"/>
              <w:right w:val="nil"/>
            </w:tcBorders>
          </w:tcPr>
          <w:p w14:paraId="2BED8EE0" w14:textId="77777777" w:rsidR="00AD3EA1" w:rsidRDefault="00AD3EA1" w:rsidP="00DB473B">
            <w:pPr>
              <w:jc w:val="both"/>
              <w:rPr>
                <w:rFonts w:asciiTheme="minorHAnsi" w:hAnsiTheme="minorHAnsi" w:cs="Calibri"/>
                <w:bCs/>
                <w:sz w:val="23"/>
                <w:szCs w:val="23"/>
                <w:lang w:val="en"/>
              </w:rPr>
            </w:pPr>
          </w:p>
          <w:p w14:paraId="538F00B0" w14:textId="3DAA0E9B" w:rsidR="00AD3EA1" w:rsidRDefault="00AD3EA1" w:rsidP="00DB473B">
            <w:pPr>
              <w:jc w:val="both"/>
              <w:rPr>
                <w:rFonts w:asciiTheme="minorHAnsi" w:hAnsiTheme="minorHAnsi" w:cs="Calibri"/>
                <w:bCs/>
                <w:sz w:val="23"/>
                <w:szCs w:val="23"/>
                <w:lang w:val="en"/>
              </w:rPr>
            </w:pPr>
          </w:p>
          <w:p w14:paraId="3FFF13D2" w14:textId="77777777" w:rsidR="00131037" w:rsidRDefault="00131037" w:rsidP="00DB473B">
            <w:pPr>
              <w:jc w:val="both"/>
              <w:rPr>
                <w:rFonts w:asciiTheme="minorHAnsi" w:hAnsiTheme="minorHAnsi" w:cs="Calibri"/>
                <w:bCs/>
                <w:sz w:val="23"/>
                <w:szCs w:val="23"/>
                <w:lang w:val="en"/>
              </w:rPr>
            </w:pPr>
          </w:p>
          <w:p w14:paraId="301A4D8F"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7C1E36D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2E2A0842" w14:textId="77777777" w:rsidR="00AD3EA1" w:rsidRDefault="00AD3EA1" w:rsidP="00DB473B">
            <w:pPr>
              <w:jc w:val="both"/>
              <w:rPr>
                <w:rFonts w:asciiTheme="minorHAnsi" w:hAnsiTheme="minorHAnsi" w:cs="Calibri"/>
                <w:bCs/>
                <w:sz w:val="23"/>
                <w:szCs w:val="23"/>
                <w:lang w:val="en"/>
              </w:rPr>
            </w:pPr>
          </w:p>
        </w:tc>
      </w:tr>
      <w:tr w:rsidR="00AD3EA1" w14:paraId="152B43AC" w14:textId="77777777" w:rsidTr="00DB473B">
        <w:tc>
          <w:tcPr>
            <w:tcW w:w="5670" w:type="dxa"/>
            <w:tcBorders>
              <w:left w:val="nil"/>
              <w:bottom w:val="nil"/>
              <w:right w:val="nil"/>
            </w:tcBorders>
          </w:tcPr>
          <w:p w14:paraId="0D3D847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C0EFF6E" w14:textId="77777777" w:rsidR="00AD3EA1" w:rsidRDefault="00AD3EA1" w:rsidP="00DB473B">
            <w:pPr>
              <w:jc w:val="both"/>
              <w:rPr>
                <w:rFonts w:asciiTheme="minorHAnsi" w:hAnsiTheme="minorHAnsi" w:cs="Calibri"/>
                <w:bCs/>
                <w:sz w:val="18"/>
                <w:szCs w:val="18"/>
                <w:lang w:val="en"/>
              </w:rPr>
            </w:pPr>
          </w:p>
          <w:p w14:paraId="3669D5A9" w14:textId="77777777" w:rsidR="00AD3EA1" w:rsidRDefault="00AD3EA1" w:rsidP="00DB473B">
            <w:pPr>
              <w:jc w:val="both"/>
              <w:rPr>
                <w:rFonts w:asciiTheme="minorHAnsi" w:hAnsiTheme="minorHAnsi" w:cs="Calibri"/>
                <w:bCs/>
                <w:sz w:val="18"/>
                <w:szCs w:val="18"/>
                <w:lang w:val="en"/>
              </w:rPr>
            </w:pPr>
          </w:p>
          <w:p w14:paraId="15367ECD" w14:textId="77777777" w:rsidR="00AD3EA1" w:rsidRDefault="00AD3EA1" w:rsidP="00DB473B">
            <w:pPr>
              <w:jc w:val="both"/>
              <w:rPr>
                <w:rFonts w:asciiTheme="minorHAnsi" w:hAnsiTheme="minorHAnsi" w:cs="Calibri"/>
                <w:bCs/>
                <w:sz w:val="18"/>
                <w:szCs w:val="18"/>
                <w:lang w:val="en"/>
              </w:rPr>
            </w:pPr>
          </w:p>
          <w:p w14:paraId="66AB401C" w14:textId="77777777" w:rsidR="00AD3EA1" w:rsidRPr="00AC2E24"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52C75081" w14:textId="77777777" w:rsidR="00AD3EA1" w:rsidRPr="00BB7866" w:rsidRDefault="00AD3EA1" w:rsidP="00DB473B">
            <w:pPr>
              <w:jc w:val="both"/>
              <w:rPr>
                <w:rFonts w:asciiTheme="minorHAnsi" w:hAnsiTheme="minorHAnsi" w:cs="Calibri"/>
                <w:bCs/>
                <w:sz w:val="18"/>
                <w:szCs w:val="18"/>
                <w:lang w:val="en"/>
              </w:rPr>
            </w:pPr>
          </w:p>
        </w:tc>
        <w:tc>
          <w:tcPr>
            <w:tcW w:w="3407" w:type="dxa"/>
            <w:tcBorders>
              <w:left w:val="nil"/>
              <w:bottom w:val="nil"/>
              <w:right w:val="nil"/>
            </w:tcBorders>
          </w:tcPr>
          <w:p w14:paraId="4368590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54C5C10F" w14:textId="77777777" w:rsidR="00AD3EA1" w:rsidRPr="005D1D93" w:rsidRDefault="00AD3EA1" w:rsidP="00AD3EA1">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418C2CFF" w14:textId="77777777" w:rsidR="00AD3EA1" w:rsidRDefault="00AD3EA1" w:rsidP="00AD3EA1">
      <w:pPr>
        <w:rPr>
          <w:rFonts w:asciiTheme="minorHAnsi" w:hAnsiTheme="minorHAnsi" w:cstheme="minorHAnsi"/>
          <w:sz w:val="23"/>
          <w:szCs w:val="23"/>
        </w:rPr>
      </w:pPr>
    </w:p>
    <w:p w14:paraId="39A71697" w14:textId="77777777" w:rsidR="00AD3EA1" w:rsidRPr="005D1D93" w:rsidRDefault="00AD3EA1" w:rsidP="00AD3EA1">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RPr="00BB7866" w14:paraId="22CC271E" w14:textId="77777777" w:rsidTr="00DB473B">
        <w:tc>
          <w:tcPr>
            <w:tcW w:w="5670" w:type="dxa"/>
            <w:tcBorders>
              <w:top w:val="nil"/>
              <w:left w:val="nil"/>
              <w:bottom w:val="nil"/>
              <w:right w:val="nil"/>
            </w:tcBorders>
          </w:tcPr>
          <w:p w14:paraId="5A1A8488"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465B41E7"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35FC155B"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1807BBDC" w14:textId="77777777" w:rsidTr="00DB473B">
        <w:tc>
          <w:tcPr>
            <w:tcW w:w="5670" w:type="dxa"/>
            <w:tcBorders>
              <w:top w:val="nil"/>
              <w:left w:val="nil"/>
              <w:bottom w:val="single" w:sz="4" w:space="0" w:color="auto"/>
              <w:right w:val="nil"/>
            </w:tcBorders>
          </w:tcPr>
          <w:p w14:paraId="0D056253"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2299B503"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7DC20A07"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7A5DCA25" w14:textId="77777777" w:rsidTr="00DB473B">
        <w:tc>
          <w:tcPr>
            <w:tcW w:w="5670" w:type="dxa"/>
            <w:tcBorders>
              <w:left w:val="nil"/>
              <w:bottom w:val="nil"/>
              <w:right w:val="nil"/>
            </w:tcBorders>
          </w:tcPr>
          <w:p w14:paraId="7BBEB093"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D88E672" w14:textId="77777777" w:rsidR="00AD3EA1" w:rsidRDefault="00AD3EA1" w:rsidP="00DB473B">
            <w:pPr>
              <w:jc w:val="both"/>
              <w:rPr>
                <w:rFonts w:asciiTheme="minorHAnsi" w:hAnsiTheme="minorHAnsi" w:cs="Calibri"/>
                <w:bCs/>
                <w:sz w:val="18"/>
                <w:szCs w:val="18"/>
                <w:lang w:val="en"/>
              </w:rPr>
            </w:pPr>
          </w:p>
          <w:p w14:paraId="67FD84BE"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03DA6B5B"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6D553EF9"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4E971C87" w14:textId="77777777" w:rsidTr="00DB473B">
        <w:tc>
          <w:tcPr>
            <w:tcW w:w="5670" w:type="dxa"/>
            <w:tcBorders>
              <w:top w:val="nil"/>
              <w:left w:val="nil"/>
              <w:bottom w:val="single" w:sz="4" w:space="0" w:color="auto"/>
              <w:right w:val="nil"/>
            </w:tcBorders>
          </w:tcPr>
          <w:p w14:paraId="7B20D8A9" w14:textId="77777777" w:rsidR="00AD3EA1" w:rsidRDefault="00AD3EA1" w:rsidP="00DB473B">
            <w:pPr>
              <w:jc w:val="both"/>
              <w:rPr>
                <w:rFonts w:asciiTheme="minorHAnsi" w:hAnsiTheme="minorHAnsi" w:cs="Calibri"/>
                <w:bCs/>
                <w:sz w:val="18"/>
                <w:szCs w:val="18"/>
                <w:lang w:val="en"/>
              </w:rPr>
            </w:pPr>
          </w:p>
          <w:p w14:paraId="3624C8E6" w14:textId="77777777" w:rsidR="00AD3EA1" w:rsidRDefault="00AD3EA1" w:rsidP="00DB473B">
            <w:pPr>
              <w:jc w:val="both"/>
              <w:rPr>
                <w:rFonts w:asciiTheme="minorHAnsi" w:hAnsiTheme="minorHAnsi" w:cs="Calibri"/>
                <w:bCs/>
                <w:sz w:val="18"/>
                <w:szCs w:val="18"/>
                <w:lang w:val="en"/>
              </w:rPr>
            </w:pPr>
          </w:p>
          <w:p w14:paraId="3C3C02FC"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654B58CF"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69AE02F" w14:textId="77777777" w:rsidR="00AD3EA1" w:rsidRPr="00BB7866" w:rsidRDefault="00AD3EA1" w:rsidP="00DB473B">
            <w:pPr>
              <w:jc w:val="both"/>
              <w:rPr>
                <w:rFonts w:asciiTheme="minorHAnsi" w:hAnsiTheme="minorHAnsi" w:cs="Calibri"/>
                <w:bCs/>
                <w:sz w:val="18"/>
                <w:szCs w:val="18"/>
                <w:lang w:val="en"/>
              </w:rPr>
            </w:pPr>
          </w:p>
        </w:tc>
      </w:tr>
      <w:tr w:rsidR="00AD3EA1" w:rsidRPr="00301E7D" w14:paraId="342843D9" w14:textId="77777777" w:rsidTr="00DB473B">
        <w:tc>
          <w:tcPr>
            <w:tcW w:w="5670" w:type="dxa"/>
            <w:tcBorders>
              <w:left w:val="nil"/>
              <w:bottom w:val="nil"/>
              <w:right w:val="nil"/>
            </w:tcBorders>
          </w:tcPr>
          <w:p w14:paraId="162E3C6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06CF7789" w14:textId="77777777" w:rsidR="00AD3EA1" w:rsidRPr="00301E7D" w:rsidRDefault="00AD3EA1" w:rsidP="00DB473B">
            <w:pPr>
              <w:jc w:val="both"/>
              <w:rPr>
                <w:rFonts w:asciiTheme="minorHAnsi" w:hAnsiTheme="minorHAnsi" w:cs="Calibri"/>
                <w:bCs/>
                <w:sz w:val="20"/>
                <w:szCs w:val="20"/>
                <w:lang w:val="en"/>
              </w:rPr>
            </w:pPr>
          </w:p>
        </w:tc>
        <w:tc>
          <w:tcPr>
            <w:tcW w:w="3407" w:type="dxa"/>
            <w:tcBorders>
              <w:left w:val="nil"/>
              <w:bottom w:val="nil"/>
              <w:right w:val="nil"/>
            </w:tcBorders>
          </w:tcPr>
          <w:p w14:paraId="602986E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7BFBB12" w14:textId="77777777" w:rsidR="00AD3EA1" w:rsidRDefault="00AD3EA1" w:rsidP="00AD3EA1"/>
    <w:p w14:paraId="61784FD8" w14:textId="77777777" w:rsidR="00AD3EA1" w:rsidRDefault="00AD3EA1" w:rsidP="00AD3EA1"/>
    <w:p w14:paraId="03B5DC69" w14:textId="1E289DEF" w:rsidR="00AD3EA1" w:rsidRDefault="00AD3EA1" w:rsidP="00AD3EA1">
      <w:pPr>
        <w:spacing w:line="276" w:lineRule="auto"/>
        <w:jc w:val="both"/>
        <w:rPr>
          <w:rFonts w:asciiTheme="minorHAnsi" w:hAnsiTheme="minorHAnsi" w:cstheme="minorHAnsi"/>
          <w:sz w:val="23"/>
          <w:szCs w:val="23"/>
        </w:rPr>
      </w:pPr>
    </w:p>
    <w:p w14:paraId="173F9B77" w14:textId="7E3BDC33" w:rsidR="00131037" w:rsidRDefault="00131037" w:rsidP="00AD3EA1">
      <w:pPr>
        <w:spacing w:line="276" w:lineRule="auto"/>
        <w:jc w:val="both"/>
        <w:rPr>
          <w:rFonts w:asciiTheme="minorHAnsi" w:hAnsiTheme="minorHAnsi" w:cstheme="minorHAnsi"/>
          <w:sz w:val="23"/>
          <w:szCs w:val="23"/>
        </w:rPr>
      </w:pPr>
    </w:p>
    <w:p w14:paraId="597B84AA" w14:textId="729D5C93" w:rsidR="00131037" w:rsidRDefault="00131037" w:rsidP="00AD3EA1">
      <w:pPr>
        <w:spacing w:line="276" w:lineRule="auto"/>
        <w:jc w:val="both"/>
        <w:rPr>
          <w:rFonts w:asciiTheme="minorHAnsi" w:hAnsiTheme="minorHAnsi" w:cstheme="minorHAnsi"/>
          <w:sz w:val="23"/>
          <w:szCs w:val="23"/>
        </w:rPr>
      </w:pPr>
    </w:p>
    <w:p w14:paraId="19F5660C" w14:textId="76588A89" w:rsidR="00131037" w:rsidRDefault="00131037" w:rsidP="00AD3EA1">
      <w:pPr>
        <w:spacing w:line="276" w:lineRule="auto"/>
        <w:jc w:val="both"/>
        <w:rPr>
          <w:rFonts w:asciiTheme="minorHAnsi" w:hAnsiTheme="minorHAnsi" w:cstheme="minorHAnsi"/>
          <w:sz w:val="23"/>
          <w:szCs w:val="23"/>
        </w:rPr>
      </w:pPr>
    </w:p>
    <w:p w14:paraId="3DC7A21B" w14:textId="2EA2B4DC" w:rsidR="00131037" w:rsidRDefault="00131037" w:rsidP="00AD3EA1">
      <w:pPr>
        <w:spacing w:line="276" w:lineRule="auto"/>
        <w:jc w:val="both"/>
        <w:rPr>
          <w:rFonts w:asciiTheme="minorHAnsi" w:hAnsiTheme="minorHAnsi" w:cstheme="minorHAnsi"/>
          <w:sz w:val="23"/>
          <w:szCs w:val="23"/>
        </w:rPr>
      </w:pPr>
    </w:p>
    <w:p w14:paraId="3301279A" w14:textId="4E5903F4" w:rsidR="00131037" w:rsidRDefault="00131037" w:rsidP="00AD3EA1">
      <w:pPr>
        <w:spacing w:line="276" w:lineRule="auto"/>
        <w:jc w:val="both"/>
        <w:rPr>
          <w:rFonts w:asciiTheme="minorHAnsi" w:hAnsiTheme="minorHAnsi" w:cstheme="minorHAnsi"/>
          <w:sz w:val="23"/>
          <w:szCs w:val="23"/>
        </w:rPr>
      </w:pPr>
    </w:p>
    <w:p w14:paraId="47F98CA5" w14:textId="4B956A16" w:rsidR="00131037" w:rsidRDefault="00131037" w:rsidP="00AD3EA1">
      <w:pPr>
        <w:spacing w:line="276" w:lineRule="auto"/>
        <w:jc w:val="both"/>
        <w:rPr>
          <w:rFonts w:asciiTheme="minorHAnsi" w:hAnsiTheme="minorHAnsi" w:cstheme="minorHAnsi"/>
          <w:sz w:val="23"/>
          <w:szCs w:val="23"/>
        </w:rPr>
      </w:pPr>
    </w:p>
    <w:p w14:paraId="3E13A728" w14:textId="13008938" w:rsidR="00131037" w:rsidRDefault="00131037" w:rsidP="00AD3EA1">
      <w:pPr>
        <w:spacing w:line="276" w:lineRule="auto"/>
        <w:jc w:val="both"/>
        <w:rPr>
          <w:rFonts w:asciiTheme="minorHAnsi" w:hAnsiTheme="minorHAnsi" w:cstheme="minorHAnsi"/>
          <w:sz w:val="23"/>
          <w:szCs w:val="23"/>
        </w:rPr>
      </w:pPr>
    </w:p>
    <w:p w14:paraId="169CDB19" w14:textId="1A8E18F0" w:rsidR="00131037" w:rsidRDefault="00131037" w:rsidP="00AD3EA1">
      <w:pPr>
        <w:spacing w:line="276" w:lineRule="auto"/>
        <w:jc w:val="both"/>
        <w:rPr>
          <w:rFonts w:asciiTheme="minorHAnsi" w:hAnsiTheme="minorHAnsi" w:cstheme="minorHAnsi"/>
          <w:sz w:val="23"/>
          <w:szCs w:val="23"/>
        </w:rPr>
      </w:pPr>
    </w:p>
    <w:p w14:paraId="585F7445" w14:textId="60FC6709" w:rsidR="00131037" w:rsidRDefault="00131037" w:rsidP="00AD3EA1">
      <w:pPr>
        <w:spacing w:line="276" w:lineRule="auto"/>
        <w:jc w:val="both"/>
        <w:rPr>
          <w:rFonts w:asciiTheme="minorHAnsi" w:hAnsiTheme="minorHAnsi" w:cstheme="minorHAnsi"/>
          <w:sz w:val="23"/>
          <w:szCs w:val="23"/>
        </w:rPr>
      </w:pPr>
    </w:p>
    <w:p w14:paraId="4E09BAA8" w14:textId="664A9892" w:rsidR="00131037" w:rsidRDefault="00131037" w:rsidP="00AD3EA1">
      <w:pPr>
        <w:spacing w:line="276" w:lineRule="auto"/>
        <w:jc w:val="both"/>
        <w:rPr>
          <w:rFonts w:asciiTheme="minorHAnsi" w:hAnsiTheme="minorHAnsi" w:cstheme="minorHAnsi"/>
          <w:sz w:val="23"/>
          <w:szCs w:val="23"/>
        </w:rPr>
      </w:pPr>
    </w:p>
    <w:p w14:paraId="56CBF533" w14:textId="698A8F66" w:rsidR="00131037" w:rsidRDefault="00131037" w:rsidP="00AD3EA1">
      <w:pPr>
        <w:spacing w:line="276" w:lineRule="auto"/>
        <w:jc w:val="both"/>
        <w:rPr>
          <w:rFonts w:asciiTheme="minorHAnsi" w:hAnsiTheme="minorHAnsi" w:cstheme="minorHAnsi"/>
          <w:sz w:val="23"/>
          <w:szCs w:val="23"/>
        </w:rPr>
      </w:pPr>
    </w:p>
    <w:p w14:paraId="03AC2F26" w14:textId="7F997847" w:rsidR="00131037" w:rsidRDefault="00131037" w:rsidP="00AD3EA1">
      <w:pPr>
        <w:spacing w:line="276" w:lineRule="auto"/>
        <w:jc w:val="both"/>
        <w:rPr>
          <w:rFonts w:asciiTheme="minorHAnsi" w:hAnsiTheme="minorHAnsi" w:cstheme="minorHAnsi"/>
          <w:sz w:val="23"/>
          <w:szCs w:val="23"/>
        </w:rPr>
      </w:pPr>
    </w:p>
    <w:p w14:paraId="78D9258D" w14:textId="77777777" w:rsidR="00131037" w:rsidRDefault="00131037" w:rsidP="00131037">
      <w:pPr>
        <w:pStyle w:val="Testocommento"/>
        <w:ind w:left="708"/>
        <w:jc w:val="center"/>
        <w:rPr>
          <w:rFonts w:asciiTheme="minorHAnsi" w:hAnsiTheme="minorHAnsi"/>
          <w:b/>
          <w:sz w:val="28"/>
          <w:szCs w:val="28"/>
          <w:lang w:val="en" w:eastAsia="en-US"/>
        </w:rPr>
      </w:pPr>
      <w:r>
        <w:rPr>
          <w:rFonts w:asciiTheme="minorHAnsi" w:hAnsiTheme="minorHAnsi"/>
          <w:b/>
          <w:sz w:val="28"/>
          <w:szCs w:val="28"/>
          <w:lang w:val="en" w:eastAsia="en-US"/>
        </w:rPr>
        <w:t xml:space="preserve">Signature - Secondary use of data </w:t>
      </w:r>
    </w:p>
    <w:p w14:paraId="3D8294C0" w14:textId="77777777" w:rsidR="00131037" w:rsidRDefault="00131037" w:rsidP="00131037">
      <w:pPr>
        <w:pStyle w:val="Testocommento"/>
        <w:ind w:left="708"/>
        <w:jc w:val="center"/>
        <w:rPr>
          <w:rFonts w:ascii="Calibri" w:eastAsia="Calibri" w:hAnsi="Calibri" w:cs="Calibri"/>
          <w:color w:val="000000"/>
          <w:sz w:val="22"/>
          <w:lang w:val="en-US" w:eastAsia="it-IT"/>
        </w:rPr>
      </w:pPr>
    </w:p>
    <w:p w14:paraId="55914D69" w14:textId="77777777" w:rsidR="00131037" w:rsidRDefault="00131037" w:rsidP="00131037">
      <w:pPr>
        <w:pStyle w:val="Testocommento"/>
        <w:spacing w:line="276" w:lineRule="auto"/>
        <w:jc w:val="both"/>
        <w:rPr>
          <w:rFonts w:ascii="Calibri" w:eastAsia="Calibri" w:hAnsi="Calibri" w:cs="Calibri"/>
          <w:color w:val="000000"/>
          <w:sz w:val="23"/>
          <w:szCs w:val="23"/>
          <w:lang w:val="en-US" w:eastAsia="it-IT"/>
        </w:rPr>
      </w:pPr>
      <w:r w:rsidRPr="00E54125">
        <w:rPr>
          <w:rFonts w:ascii="Calibri" w:eastAsia="Calibri" w:hAnsi="Calibri" w:cs="Calibri"/>
          <w:color w:val="000000"/>
          <w:sz w:val="23"/>
          <w:szCs w:val="23"/>
          <w:lang w:val="en-US" w:eastAsia="it-IT"/>
        </w:rPr>
        <w:t>LimaCorporate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14:paraId="42538FCF" w14:textId="77777777" w:rsidR="00131037" w:rsidRPr="00E54125" w:rsidRDefault="00131037" w:rsidP="00131037">
      <w:pPr>
        <w:pStyle w:val="Testocommento"/>
        <w:spacing w:line="276" w:lineRule="auto"/>
        <w:jc w:val="both"/>
        <w:rPr>
          <w:rFonts w:ascii="Calibri" w:eastAsia="Calibri" w:hAnsi="Calibri" w:cs="Calibri"/>
          <w:color w:val="000000"/>
          <w:sz w:val="23"/>
          <w:szCs w:val="23"/>
          <w:lang w:val="en-US" w:eastAsia="it-IT"/>
        </w:rPr>
      </w:pPr>
    </w:p>
    <w:p w14:paraId="1AC0C9CC" w14:textId="77777777" w:rsidR="00131037" w:rsidRPr="000D7450" w:rsidRDefault="00131037" w:rsidP="00131037">
      <w:pPr>
        <w:spacing w:line="276" w:lineRule="auto"/>
        <w:ind w:left="718" w:firstLine="698"/>
        <w:rPr>
          <w:sz w:val="22"/>
          <w:szCs w:val="20"/>
          <w:lang w:val="en-US"/>
        </w:rPr>
      </w:pPr>
    </w:p>
    <w:p w14:paraId="710A6987" w14:textId="77777777" w:rsidR="00131037" w:rsidRDefault="00131037" w:rsidP="00131037">
      <w:pPr>
        <w:pStyle w:val="Testocommento"/>
        <w:ind w:left="708"/>
        <w:rPr>
          <w:rFonts w:ascii="Calibri" w:eastAsia="Calibri" w:hAnsi="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00837D79">
        <w:fldChar w:fldCharType="separate"/>
      </w:r>
      <w:r w:rsidRPr="00586E43">
        <w:fldChar w:fldCharType="end"/>
      </w:r>
      <w:r w:rsidRPr="00D71976">
        <w:rPr>
          <w:lang w:val="en-US"/>
        </w:rPr>
        <w:t xml:space="preserve"> </w:t>
      </w:r>
      <w:r w:rsidRPr="000D7450">
        <w:rPr>
          <w:rFonts w:ascii="Calibri" w:eastAsia="Calibri" w:hAnsi="Calibri" w:cs="Calibri"/>
          <w:color w:val="000000"/>
          <w:sz w:val="22"/>
          <w:lang w:val="en-US" w:eastAsia="it-IT"/>
        </w:rPr>
        <w:t>I voluntary agree to the secondary use of the data collected for further research</w:t>
      </w:r>
      <w:r>
        <w:rPr>
          <w:rFonts w:ascii="Calibri" w:eastAsia="Calibri" w:hAnsi="Calibri" w:cs="Calibri"/>
          <w:color w:val="000000"/>
          <w:sz w:val="22"/>
          <w:lang w:val="en-US" w:eastAsia="it-IT"/>
        </w:rPr>
        <w:t xml:space="preserve"> as describe above</w:t>
      </w:r>
      <w:r w:rsidRPr="000D7450">
        <w:rPr>
          <w:rFonts w:ascii="Calibri" w:eastAsia="Calibri" w:hAnsi="Calibri" w:cs="Calibri"/>
          <w:color w:val="000000"/>
          <w:sz w:val="22"/>
          <w:lang w:val="en-US" w:eastAsia="it-IT"/>
        </w:rPr>
        <w:t xml:space="preserve">                         </w:t>
      </w:r>
    </w:p>
    <w:p w14:paraId="377F58C1"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t xml:space="preserve">          </w:t>
      </w:r>
    </w:p>
    <w:p w14:paraId="2B7CAF91" w14:textId="77777777" w:rsidR="00131037" w:rsidRPr="000D7450" w:rsidRDefault="00131037" w:rsidP="00131037">
      <w:pPr>
        <w:pStyle w:val="Testocommento"/>
        <w:ind w:left="708"/>
        <w:rPr>
          <w:rFonts w:ascii="Calibri" w:eastAsia="Calibri" w:hAnsi="Calibri" w:cs="Calibri"/>
          <w:color w:val="000000"/>
          <w:sz w:val="22"/>
          <w:lang w:val="en-US" w:eastAsia="it-IT"/>
        </w:rPr>
      </w:pPr>
    </w:p>
    <w:p w14:paraId="69682424"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fldChar w:fldCharType="begin">
          <w:ffData>
            <w:name w:val="Controllo8"/>
            <w:enabled/>
            <w:calcOnExit w:val="0"/>
            <w:checkBox>
              <w:sizeAuto/>
              <w:default w:val="0"/>
            </w:checkBox>
          </w:ffData>
        </w:fldChar>
      </w:r>
      <w:r w:rsidRPr="000D7450">
        <w:rPr>
          <w:rFonts w:ascii="Calibri" w:eastAsia="Calibri" w:hAnsi="Calibri" w:cs="Calibri"/>
          <w:color w:val="000000"/>
          <w:sz w:val="22"/>
          <w:lang w:val="en-US" w:eastAsia="it-IT"/>
        </w:rPr>
        <w:instrText xml:space="preserve"> FORMCHECKBOX </w:instrText>
      </w:r>
      <w:r w:rsidR="00837D79">
        <w:rPr>
          <w:rFonts w:ascii="Calibri" w:eastAsia="Calibri" w:hAnsi="Calibri" w:cs="Calibri"/>
          <w:color w:val="000000"/>
          <w:sz w:val="22"/>
          <w:lang w:val="en-US" w:eastAsia="it-IT"/>
        </w:rPr>
      </w:r>
      <w:r w:rsidR="00837D79">
        <w:rPr>
          <w:rFonts w:ascii="Calibri" w:eastAsia="Calibri" w:hAnsi="Calibri" w:cs="Calibri"/>
          <w:color w:val="000000"/>
          <w:sz w:val="22"/>
          <w:lang w:val="en-US" w:eastAsia="it-IT"/>
        </w:rPr>
        <w:fldChar w:fldCharType="separate"/>
      </w:r>
      <w:r w:rsidRPr="000D7450">
        <w:rPr>
          <w:rFonts w:ascii="Calibri" w:eastAsia="Calibri" w:hAnsi="Calibri" w:cs="Calibri"/>
          <w:color w:val="000000"/>
          <w:sz w:val="22"/>
          <w:lang w:val="en-US" w:eastAsia="it-IT"/>
        </w:rPr>
        <w:fldChar w:fldCharType="end"/>
      </w:r>
      <w:r w:rsidRPr="000D7450">
        <w:rPr>
          <w:rFonts w:ascii="Calibri" w:eastAsia="Calibri" w:hAnsi="Calibri" w:cs="Calibri"/>
          <w:color w:val="000000"/>
          <w:sz w:val="22"/>
          <w:lang w:val="en-US" w:eastAsia="it-IT"/>
        </w:rPr>
        <w:t xml:space="preserve"> I voluntary do not agree the secondary use of the data collected for further research </w:t>
      </w:r>
      <w:r>
        <w:rPr>
          <w:rFonts w:ascii="Calibri" w:eastAsia="Calibri" w:hAnsi="Calibri" w:cs="Calibri"/>
          <w:color w:val="000000"/>
          <w:sz w:val="22"/>
          <w:lang w:val="en-US" w:eastAsia="it-IT"/>
        </w:rPr>
        <w:t>as describe above</w:t>
      </w:r>
      <w:r w:rsidRPr="000D7450">
        <w:rPr>
          <w:rFonts w:ascii="Calibri" w:eastAsia="Calibri" w:hAnsi="Calibri" w:cs="Calibri"/>
          <w:color w:val="000000"/>
          <w:sz w:val="22"/>
          <w:lang w:val="en-US" w:eastAsia="it-IT"/>
        </w:rPr>
        <w:t xml:space="preserve">                                   </w:t>
      </w:r>
    </w:p>
    <w:p w14:paraId="5B3F6A71" w14:textId="77777777" w:rsidR="00131037" w:rsidRDefault="00131037" w:rsidP="00131037"/>
    <w:p w14:paraId="2AE36A70" w14:textId="77777777" w:rsidR="00131037" w:rsidRDefault="00131037" w:rsidP="00131037"/>
    <w:p w14:paraId="7E7CD1DB" w14:textId="77777777" w:rsidR="00131037" w:rsidRDefault="00131037" w:rsidP="00131037"/>
    <w:p w14:paraId="158BB792" w14:textId="77777777" w:rsidR="00131037" w:rsidRDefault="00131037" w:rsidP="00131037"/>
    <w:tbl>
      <w:tblPr>
        <w:tblStyle w:val="Grigliatabella"/>
        <w:tblW w:w="10065" w:type="dxa"/>
        <w:tblLook w:val="04A0" w:firstRow="1" w:lastRow="0" w:firstColumn="1" w:lastColumn="0" w:noHBand="0" w:noVBand="1"/>
      </w:tblPr>
      <w:tblGrid>
        <w:gridCol w:w="5670"/>
        <w:gridCol w:w="988"/>
        <w:gridCol w:w="3407"/>
      </w:tblGrid>
      <w:tr w:rsidR="00131037" w14:paraId="7A070DAC" w14:textId="77777777" w:rsidTr="002E03ED">
        <w:tc>
          <w:tcPr>
            <w:tcW w:w="5670" w:type="dxa"/>
            <w:tcBorders>
              <w:left w:val="nil"/>
              <w:bottom w:val="nil"/>
              <w:right w:val="nil"/>
            </w:tcBorders>
          </w:tcPr>
          <w:p w14:paraId="2C0E1D01" w14:textId="77777777" w:rsidR="00131037" w:rsidRPr="00086281" w:rsidRDefault="00131037" w:rsidP="002E03ED">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47B7559"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F51A3D5" w14:textId="77777777" w:rsidR="00131037" w:rsidRDefault="00131037" w:rsidP="002E03ED">
            <w:pPr>
              <w:jc w:val="both"/>
              <w:rPr>
                <w:rFonts w:asciiTheme="minorHAnsi" w:hAnsiTheme="minorHAnsi" w:cs="Calibri"/>
                <w:bCs/>
                <w:sz w:val="23"/>
                <w:szCs w:val="23"/>
                <w:lang w:val="en"/>
              </w:rPr>
            </w:pPr>
          </w:p>
        </w:tc>
      </w:tr>
      <w:tr w:rsidR="00131037" w14:paraId="6A9D9F2A" w14:textId="77777777" w:rsidTr="002E03ED">
        <w:tc>
          <w:tcPr>
            <w:tcW w:w="5670" w:type="dxa"/>
            <w:tcBorders>
              <w:top w:val="nil"/>
              <w:left w:val="nil"/>
              <w:bottom w:val="single" w:sz="4" w:space="0" w:color="auto"/>
              <w:right w:val="nil"/>
            </w:tcBorders>
          </w:tcPr>
          <w:p w14:paraId="7BA483E1" w14:textId="77777777" w:rsidR="00131037" w:rsidRDefault="00131037" w:rsidP="002E03ED">
            <w:pPr>
              <w:jc w:val="both"/>
              <w:rPr>
                <w:rFonts w:asciiTheme="minorHAnsi" w:hAnsiTheme="minorHAnsi" w:cs="Calibri"/>
                <w:bCs/>
                <w:sz w:val="23"/>
                <w:szCs w:val="23"/>
                <w:lang w:val="en"/>
              </w:rPr>
            </w:pPr>
          </w:p>
          <w:p w14:paraId="71644D70" w14:textId="77777777" w:rsidR="00131037" w:rsidRDefault="00131037" w:rsidP="002E03ED">
            <w:pPr>
              <w:jc w:val="both"/>
              <w:rPr>
                <w:rFonts w:asciiTheme="minorHAnsi" w:hAnsiTheme="minorHAnsi" w:cs="Calibri"/>
                <w:bCs/>
                <w:sz w:val="23"/>
                <w:szCs w:val="23"/>
                <w:lang w:val="en"/>
              </w:rPr>
            </w:pPr>
          </w:p>
          <w:p w14:paraId="2FFBC7E3"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69300F3A"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3C51403" w14:textId="77777777" w:rsidR="00131037" w:rsidRDefault="00131037" w:rsidP="002E03ED">
            <w:pPr>
              <w:jc w:val="both"/>
              <w:rPr>
                <w:rFonts w:asciiTheme="minorHAnsi" w:hAnsiTheme="minorHAnsi" w:cs="Calibri"/>
                <w:bCs/>
                <w:sz w:val="23"/>
                <w:szCs w:val="23"/>
                <w:lang w:val="en"/>
              </w:rPr>
            </w:pPr>
          </w:p>
        </w:tc>
      </w:tr>
      <w:tr w:rsidR="00131037" w14:paraId="63B38B63" w14:textId="77777777" w:rsidTr="002E03ED">
        <w:tc>
          <w:tcPr>
            <w:tcW w:w="5670" w:type="dxa"/>
            <w:tcBorders>
              <w:left w:val="nil"/>
              <w:bottom w:val="nil"/>
              <w:right w:val="nil"/>
            </w:tcBorders>
          </w:tcPr>
          <w:p w14:paraId="3BEFF3A3"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7F6284D6"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018EF0AB" w14:textId="77777777" w:rsidR="00131037" w:rsidRDefault="00131037" w:rsidP="002E03ED">
            <w:pPr>
              <w:jc w:val="both"/>
              <w:rPr>
                <w:rFonts w:asciiTheme="minorHAnsi" w:hAnsiTheme="minorHAnsi" w:cs="Calibri"/>
                <w:bCs/>
                <w:sz w:val="23"/>
                <w:szCs w:val="23"/>
                <w:lang w:val="en"/>
              </w:rPr>
            </w:pPr>
          </w:p>
        </w:tc>
      </w:tr>
      <w:tr w:rsidR="00131037" w14:paraId="0AEBB11E" w14:textId="77777777" w:rsidTr="002E03ED">
        <w:tc>
          <w:tcPr>
            <w:tcW w:w="5670" w:type="dxa"/>
            <w:tcBorders>
              <w:top w:val="nil"/>
              <w:left w:val="nil"/>
              <w:bottom w:val="single" w:sz="4" w:space="0" w:color="auto"/>
              <w:right w:val="nil"/>
            </w:tcBorders>
          </w:tcPr>
          <w:p w14:paraId="79F748CD" w14:textId="77777777" w:rsidR="00131037" w:rsidRDefault="00131037" w:rsidP="002E03ED">
            <w:pPr>
              <w:jc w:val="both"/>
              <w:rPr>
                <w:rFonts w:asciiTheme="minorHAnsi" w:hAnsiTheme="minorHAnsi" w:cs="Calibri"/>
                <w:bCs/>
                <w:sz w:val="23"/>
                <w:szCs w:val="23"/>
                <w:lang w:val="en"/>
              </w:rPr>
            </w:pPr>
          </w:p>
          <w:p w14:paraId="1EB0E519" w14:textId="51E4B057" w:rsidR="00131037" w:rsidRDefault="00131037" w:rsidP="002E03ED">
            <w:pPr>
              <w:jc w:val="both"/>
              <w:rPr>
                <w:rFonts w:asciiTheme="minorHAnsi" w:hAnsiTheme="minorHAnsi" w:cs="Calibri"/>
                <w:bCs/>
                <w:sz w:val="23"/>
                <w:szCs w:val="23"/>
                <w:lang w:val="en"/>
              </w:rPr>
            </w:pPr>
          </w:p>
          <w:p w14:paraId="4D4DD325" w14:textId="77777777" w:rsidR="00131037" w:rsidRDefault="00131037" w:rsidP="002E03ED">
            <w:pPr>
              <w:jc w:val="both"/>
              <w:rPr>
                <w:rFonts w:asciiTheme="minorHAnsi" w:hAnsiTheme="minorHAnsi" w:cs="Calibri"/>
                <w:bCs/>
                <w:sz w:val="23"/>
                <w:szCs w:val="23"/>
                <w:lang w:val="en"/>
              </w:rPr>
            </w:pPr>
          </w:p>
          <w:p w14:paraId="0351B70B"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70E7D4FE"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08E316BB" w14:textId="77777777" w:rsidR="00131037" w:rsidRDefault="00131037" w:rsidP="002E03ED">
            <w:pPr>
              <w:jc w:val="both"/>
              <w:rPr>
                <w:rFonts w:asciiTheme="minorHAnsi" w:hAnsiTheme="minorHAnsi" w:cs="Calibri"/>
                <w:bCs/>
                <w:sz w:val="23"/>
                <w:szCs w:val="23"/>
                <w:lang w:val="en"/>
              </w:rPr>
            </w:pPr>
          </w:p>
        </w:tc>
      </w:tr>
      <w:tr w:rsidR="00131037" w14:paraId="2B0F4E72" w14:textId="77777777" w:rsidTr="002E03ED">
        <w:tc>
          <w:tcPr>
            <w:tcW w:w="5670" w:type="dxa"/>
            <w:tcBorders>
              <w:left w:val="nil"/>
              <w:bottom w:val="nil"/>
              <w:right w:val="nil"/>
            </w:tcBorders>
          </w:tcPr>
          <w:p w14:paraId="0EF693A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248C5480" w14:textId="77777777" w:rsidR="00131037" w:rsidRDefault="00131037" w:rsidP="002E03ED">
            <w:pPr>
              <w:jc w:val="both"/>
              <w:rPr>
                <w:rFonts w:asciiTheme="minorHAnsi" w:hAnsiTheme="minorHAnsi" w:cs="Calibri"/>
                <w:bCs/>
                <w:sz w:val="18"/>
                <w:szCs w:val="18"/>
                <w:lang w:val="en"/>
              </w:rPr>
            </w:pPr>
          </w:p>
          <w:p w14:paraId="3692879F" w14:textId="77777777" w:rsidR="00131037" w:rsidRDefault="00131037" w:rsidP="002E03ED">
            <w:pPr>
              <w:jc w:val="both"/>
              <w:rPr>
                <w:rFonts w:asciiTheme="minorHAnsi" w:hAnsiTheme="minorHAnsi" w:cs="Calibri"/>
                <w:bCs/>
                <w:sz w:val="18"/>
                <w:szCs w:val="18"/>
                <w:lang w:val="en"/>
              </w:rPr>
            </w:pPr>
          </w:p>
          <w:p w14:paraId="2E699F6D" w14:textId="77777777" w:rsidR="00131037" w:rsidRDefault="00131037" w:rsidP="002E03ED">
            <w:pPr>
              <w:jc w:val="both"/>
              <w:rPr>
                <w:rFonts w:asciiTheme="minorHAnsi" w:hAnsiTheme="minorHAnsi" w:cs="Calibri"/>
                <w:bCs/>
                <w:sz w:val="18"/>
                <w:szCs w:val="18"/>
                <w:lang w:val="en"/>
              </w:rPr>
            </w:pPr>
          </w:p>
          <w:p w14:paraId="2515E913" w14:textId="77777777" w:rsidR="00131037" w:rsidRPr="00AC2E24"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549B3486" w14:textId="77777777" w:rsidR="00131037" w:rsidRPr="00BB7866" w:rsidRDefault="00131037" w:rsidP="002E03ED">
            <w:pPr>
              <w:jc w:val="both"/>
              <w:rPr>
                <w:rFonts w:asciiTheme="minorHAnsi" w:hAnsiTheme="minorHAnsi" w:cs="Calibri"/>
                <w:bCs/>
                <w:sz w:val="18"/>
                <w:szCs w:val="18"/>
                <w:lang w:val="en"/>
              </w:rPr>
            </w:pPr>
          </w:p>
        </w:tc>
        <w:tc>
          <w:tcPr>
            <w:tcW w:w="3407" w:type="dxa"/>
            <w:tcBorders>
              <w:left w:val="nil"/>
              <w:bottom w:val="nil"/>
              <w:right w:val="nil"/>
            </w:tcBorders>
          </w:tcPr>
          <w:p w14:paraId="613AE27A"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5412304" w14:textId="77777777" w:rsidR="00131037" w:rsidRDefault="00131037" w:rsidP="00131037"/>
    <w:p w14:paraId="2EE8FB63" w14:textId="77777777" w:rsidR="00131037" w:rsidRPr="005D1D93" w:rsidRDefault="00131037" w:rsidP="00131037">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3B00E1E0" w14:textId="77777777" w:rsidR="00131037" w:rsidRDefault="00131037" w:rsidP="00131037">
      <w:pPr>
        <w:rPr>
          <w:rFonts w:asciiTheme="minorHAnsi" w:hAnsiTheme="minorHAnsi" w:cstheme="minorHAnsi"/>
          <w:sz w:val="23"/>
          <w:szCs w:val="23"/>
        </w:rPr>
      </w:pPr>
    </w:p>
    <w:p w14:paraId="2BE63135" w14:textId="77777777" w:rsidR="00131037" w:rsidRPr="005D1D93" w:rsidRDefault="00131037" w:rsidP="0013103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131037" w:rsidRPr="00BB7866" w14:paraId="772E38E0" w14:textId="77777777" w:rsidTr="002E03ED">
        <w:tc>
          <w:tcPr>
            <w:tcW w:w="5670" w:type="dxa"/>
            <w:tcBorders>
              <w:top w:val="nil"/>
              <w:left w:val="nil"/>
              <w:bottom w:val="nil"/>
              <w:right w:val="nil"/>
            </w:tcBorders>
          </w:tcPr>
          <w:p w14:paraId="38FA882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7E455DEF"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46319502"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27F00289" w14:textId="77777777" w:rsidTr="002E03ED">
        <w:tc>
          <w:tcPr>
            <w:tcW w:w="5670" w:type="dxa"/>
            <w:tcBorders>
              <w:top w:val="nil"/>
              <w:left w:val="nil"/>
              <w:bottom w:val="single" w:sz="4" w:space="0" w:color="auto"/>
              <w:right w:val="nil"/>
            </w:tcBorders>
          </w:tcPr>
          <w:p w14:paraId="4348F0B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6046B84D"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1419416F"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5B9BD97C" w14:textId="77777777" w:rsidTr="002E03ED">
        <w:tc>
          <w:tcPr>
            <w:tcW w:w="5670" w:type="dxa"/>
            <w:tcBorders>
              <w:left w:val="nil"/>
              <w:bottom w:val="nil"/>
              <w:right w:val="nil"/>
            </w:tcBorders>
          </w:tcPr>
          <w:p w14:paraId="3D9E18F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753165DE" w14:textId="77777777" w:rsidR="00131037" w:rsidRDefault="00131037" w:rsidP="002E03ED">
            <w:pPr>
              <w:jc w:val="both"/>
              <w:rPr>
                <w:rFonts w:asciiTheme="minorHAnsi" w:hAnsiTheme="minorHAnsi" w:cs="Calibri"/>
                <w:bCs/>
                <w:sz w:val="18"/>
                <w:szCs w:val="18"/>
                <w:lang w:val="en"/>
              </w:rPr>
            </w:pPr>
          </w:p>
          <w:p w14:paraId="031DEC30"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2DFAAEB4"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050CEAE4"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347101CF" w14:textId="77777777" w:rsidTr="002E03ED">
        <w:tc>
          <w:tcPr>
            <w:tcW w:w="5670" w:type="dxa"/>
            <w:tcBorders>
              <w:top w:val="nil"/>
              <w:left w:val="nil"/>
              <w:bottom w:val="single" w:sz="4" w:space="0" w:color="auto"/>
              <w:right w:val="nil"/>
            </w:tcBorders>
          </w:tcPr>
          <w:p w14:paraId="04F34DC8" w14:textId="77777777" w:rsidR="00131037" w:rsidRDefault="00131037" w:rsidP="002E03ED">
            <w:pPr>
              <w:jc w:val="both"/>
              <w:rPr>
                <w:rFonts w:asciiTheme="minorHAnsi" w:hAnsiTheme="minorHAnsi" w:cs="Calibri"/>
                <w:bCs/>
                <w:sz w:val="18"/>
                <w:szCs w:val="18"/>
                <w:lang w:val="en"/>
              </w:rPr>
            </w:pPr>
          </w:p>
          <w:p w14:paraId="04FB9C12" w14:textId="77777777" w:rsidR="00131037" w:rsidRDefault="00131037" w:rsidP="002E03ED">
            <w:pPr>
              <w:jc w:val="both"/>
              <w:rPr>
                <w:rFonts w:asciiTheme="minorHAnsi" w:hAnsiTheme="minorHAnsi" w:cs="Calibri"/>
                <w:bCs/>
                <w:sz w:val="18"/>
                <w:szCs w:val="18"/>
                <w:lang w:val="en"/>
              </w:rPr>
            </w:pPr>
          </w:p>
          <w:p w14:paraId="439F0AAC"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476941CC"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2C0E1CBB" w14:textId="77777777" w:rsidR="00131037" w:rsidRPr="00BB7866" w:rsidRDefault="00131037" w:rsidP="002E03ED">
            <w:pPr>
              <w:jc w:val="both"/>
              <w:rPr>
                <w:rFonts w:asciiTheme="minorHAnsi" w:hAnsiTheme="minorHAnsi" w:cs="Calibri"/>
                <w:bCs/>
                <w:sz w:val="18"/>
                <w:szCs w:val="18"/>
                <w:lang w:val="en"/>
              </w:rPr>
            </w:pPr>
          </w:p>
        </w:tc>
      </w:tr>
      <w:tr w:rsidR="00131037" w:rsidRPr="00301E7D" w14:paraId="668BB145" w14:textId="77777777" w:rsidTr="002E03ED">
        <w:tc>
          <w:tcPr>
            <w:tcW w:w="5670" w:type="dxa"/>
            <w:tcBorders>
              <w:left w:val="nil"/>
              <w:bottom w:val="nil"/>
              <w:right w:val="nil"/>
            </w:tcBorders>
          </w:tcPr>
          <w:p w14:paraId="6E5F2DC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546CF5E0" w14:textId="77777777" w:rsidR="00131037" w:rsidRPr="00301E7D" w:rsidRDefault="00131037" w:rsidP="002E03ED">
            <w:pPr>
              <w:jc w:val="both"/>
              <w:rPr>
                <w:rFonts w:asciiTheme="minorHAnsi" w:hAnsiTheme="minorHAnsi" w:cs="Calibri"/>
                <w:bCs/>
                <w:sz w:val="20"/>
                <w:szCs w:val="20"/>
                <w:lang w:val="en"/>
              </w:rPr>
            </w:pPr>
          </w:p>
        </w:tc>
        <w:tc>
          <w:tcPr>
            <w:tcW w:w="3407" w:type="dxa"/>
            <w:tcBorders>
              <w:left w:val="nil"/>
              <w:bottom w:val="nil"/>
              <w:right w:val="nil"/>
            </w:tcBorders>
          </w:tcPr>
          <w:p w14:paraId="73217B7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181C80E8" w14:textId="77777777" w:rsidR="00131037" w:rsidRDefault="00131037" w:rsidP="00131037"/>
    <w:p w14:paraId="1889F9C8" w14:textId="77777777" w:rsidR="00131037" w:rsidRDefault="00131037" w:rsidP="00131037"/>
    <w:p w14:paraId="00403BA9" w14:textId="77777777" w:rsidR="00131037" w:rsidRDefault="00131037" w:rsidP="00131037"/>
    <w:p w14:paraId="3B3D793E" w14:textId="77777777" w:rsidR="00131037" w:rsidRDefault="00131037" w:rsidP="00131037">
      <w:pPr>
        <w:jc w:val="center"/>
        <w:rPr>
          <w:rFonts w:asciiTheme="minorHAnsi" w:hAnsiTheme="minorHAnsi"/>
          <w:b/>
          <w:sz w:val="28"/>
          <w:szCs w:val="28"/>
          <w:lang w:val="en"/>
        </w:rPr>
      </w:pPr>
    </w:p>
    <w:p w14:paraId="3DA833D4" w14:textId="77777777" w:rsidR="00131037" w:rsidRPr="00B258CC" w:rsidRDefault="00131037" w:rsidP="00AD3EA1">
      <w:pPr>
        <w:spacing w:line="276" w:lineRule="auto"/>
        <w:jc w:val="both"/>
        <w:rPr>
          <w:rFonts w:asciiTheme="minorHAnsi" w:hAnsiTheme="minorHAnsi" w:cstheme="minorHAnsi"/>
          <w:sz w:val="23"/>
          <w:szCs w:val="23"/>
        </w:rPr>
      </w:pPr>
    </w:p>
    <w:sectPr w:rsidR="00131037" w:rsidRPr="00B258CC" w:rsidSect="000A297D">
      <w:headerReference w:type="default" r:id="rId18"/>
      <w:footerReference w:type="default" r:id="rId19"/>
      <w:pgSz w:w="11906" w:h="16838"/>
      <w:pgMar w:top="1417" w:right="1134" w:bottom="1134" w:left="1134"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1AF93" w14:textId="77777777" w:rsidR="00FC624B" w:rsidRDefault="00FC624B" w:rsidP="002B6926">
      <w:r>
        <w:separator/>
      </w:r>
    </w:p>
  </w:endnote>
  <w:endnote w:type="continuationSeparator" w:id="0">
    <w:p w14:paraId="7031BA8F" w14:textId="77777777" w:rsidR="00FC624B" w:rsidRDefault="00FC624B" w:rsidP="002B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33125" w14:textId="60FA491B" w:rsidR="001408C9" w:rsidRDefault="001408C9" w:rsidP="002B6926">
    <w:pPr>
      <w:pStyle w:val="Pidipagina"/>
      <w:tabs>
        <w:tab w:val="clear" w:pos="4819"/>
        <w:tab w:val="clear" w:pos="9638"/>
      </w:tabs>
      <w:ind w:hanging="108"/>
      <w:rPr>
        <w:rFonts w:asciiTheme="minorHAnsi" w:hAnsiTheme="minorHAnsi" w:cs="Arial"/>
        <w:b/>
        <w:bCs/>
        <w:sz w:val="20"/>
        <w:szCs w:val="20"/>
      </w:rPr>
    </w:pPr>
    <w:r>
      <w:rPr>
        <w:rFonts w:asciiTheme="minorHAnsi" w:hAnsiTheme="minorHAnsi" w:cs="Arial"/>
        <w:b/>
        <w:bCs/>
        <w:sz w:val="20"/>
        <w:szCs w:val="20"/>
      </w:rPr>
      <w:t>LimaCorporate S.p.A.</w:t>
    </w:r>
  </w:p>
  <w:p w14:paraId="0CB77E20" w14:textId="65EB2264" w:rsidR="001408C9" w:rsidRPr="00B50026"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 xml:space="preserve">Study </w:t>
    </w:r>
    <w:r>
      <w:rPr>
        <w:rFonts w:asciiTheme="minorHAnsi" w:hAnsiTheme="minorHAnsi" w:cs="Arial"/>
        <w:b/>
        <w:bCs/>
        <w:sz w:val="20"/>
        <w:szCs w:val="20"/>
      </w:rPr>
      <w:t>H-34, DELTA REVISION</w:t>
    </w:r>
  </w:p>
  <w:p w14:paraId="766E404E" w14:textId="48692CF5" w:rsidR="001408C9"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I</w:t>
    </w:r>
    <w:r>
      <w:rPr>
        <w:rFonts w:asciiTheme="minorHAnsi" w:hAnsiTheme="minorHAnsi" w:cs="Arial"/>
        <w:b/>
        <w:bCs/>
        <w:sz w:val="20"/>
        <w:szCs w:val="20"/>
      </w:rPr>
      <w:t xml:space="preserve">nformed </w:t>
    </w:r>
    <w:r w:rsidRPr="00B50026">
      <w:rPr>
        <w:rFonts w:asciiTheme="minorHAnsi" w:hAnsiTheme="minorHAnsi" w:cs="Arial"/>
        <w:b/>
        <w:bCs/>
        <w:sz w:val="20"/>
        <w:szCs w:val="20"/>
      </w:rPr>
      <w:t>C</w:t>
    </w:r>
    <w:r>
      <w:rPr>
        <w:rFonts w:asciiTheme="minorHAnsi" w:hAnsiTheme="minorHAnsi" w:cs="Arial"/>
        <w:b/>
        <w:bCs/>
        <w:sz w:val="20"/>
        <w:szCs w:val="20"/>
      </w:rPr>
      <w:t xml:space="preserve">onsent </w:t>
    </w:r>
    <w:r w:rsidRPr="00B50026">
      <w:rPr>
        <w:rFonts w:asciiTheme="minorHAnsi" w:hAnsiTheme="minorHAnsi" w:cs="Arial"/>
        <w:b/>
        <w:bCs/>
        <w:sz w:val="20"/>
        <w:szCs w:val="20"/>
      </w:rPr>
      <w:t>F</w:t>
    </w:r>
    <w:r>
      <w:rPr>
        <w:rFonts w:asciiTheme="minorHAnsi" w:hAnsiTheme="minorHAnsi" w:cs="Arial"/>
        <w:b/>
        <w:bCs/>
        <w:sz w:val="20"/>
        <w:szCs w:val="20"/>
      </w:rPr>
      <w:t xml:space="preserve">orm </w:t>
    </w:r>
    <w:r w:rsidR="00603DF9" w:rsidRPr="00603DF9">
      <w:rPr>
        <w:rFonts w:asciiTheme="minorHAnsi" w:hAnsiTheme="minorHAnsi"/>
        <w:b/>
        <w:bCs/>
        <w:sz w:val="20"/>
        <w:lang w:val="en-US"/>
      </w:rPr>
      <w:t xml:space="preserve">and </w:t>
    </w:r>
    <w:r w:rsidR="00454A15">
      <w:rPr>
        <w:rFonts w:asciiTheme="minorHAnsi" w:hAnsiTheme="minorHAnsi"/>
        <w:b/>
        <w:bCs/>
        <w:sz w:val="20"/>
        <w:lang w:val="en-US"/>
      </w:rPr>
      <w:t>P</w:t>
    </w:r>
    <w:r w:rsidR="00603DF9" w:rsidRPr="00603DF9">
      <w:rPr>
        <w:rFonts w:asciiTheme="minorHAnsi" w:hAnsiTheme="minorHAnsi"/>
        <w:b/>
        <w:bCs/>
        <w:sz w:val="20"/>
        <w:lang w:val="en-US"/>
      </w:rPr>
      <w:t xml:space="preserve">rivacy </w:t>
    </w:r>
    <w:r w:rsidR="00454A15">
      <w:rPr>
        <w:rFonts w:asciiTheme="minorHAnsi" w:hAnsiTheme="minorHAnsi"/>
        <w:b/>
        <w:bCs/>
        <w:sz w:val="20"/>
        <w:lang w:val="en-US"/>
      </w:rPr>
      <w:t>N</w:t>
    </w:r>
    <w:r w:rsidR="00603DF9" w:rsidRPr="00603DF9">
      <w:rPr>
        <w:rFonts w:asciiTheme="minorHAnsi" w:hAnsiTheme="minorHAnsi"/>
        <w:b/>
        <w:bCs/>
        <w:sz w:val="20"/>
        <w:lang w:val="en-US"/>
      </w:rPr>
      <w:t>otice for data processing</w:t>
    </w:r>
    <w:r w:rsidR="00603DF9">
      <w:rPr>
        <w:sz w:val="20"/>
        <w:lang w:val="en-US"/>
      </w:rPr>
      <w:t xml:space="preserve"> </w:t>
    </w:r>
    <w:r>
      <w:rPr>
        <w:rFonts w:asciiTheme="minorHAnsi" w:hAnsiTheme="minorHAnsi" w:cs="Arial"/>
        <w:b/>
        <w:bCs/>
        <w:sz w:val="20"/>
        <w:szCs w:val="20"/>
      </w:rPr>
      <w:t>for patient</w:t>
    </w:r>
    <w:r w:rsidRPr="00B50026">
      <w:rPr>
        <w:rFonts w:asciiTheme="minorHAnsi" w:hAnsiTheme="minorHAnsi" w:cs="Arial"/>
        <w:b/>
        <w:bCs/>
        <w:sz w:val="20"/>
        <w:szCs w:val="20"/>
      </w:rPr>
      <w:t xml:space="preserve"> </w:t>
    </w:r>
    <w:r w:rsidRPr="00B064CC">
      <w:rPr>
        <w:rFonts w:asciiTheme="minorHAnsi" w:hAnsiTheme="minorHAnsi" w:cs="Arial"/>
        <w:b/>
        <w:bCs/>
        <w:sz w:val="20"/>
        <w:szCs w:val="20"/>
      </w:rPr>
      <w:t xml:space="preserve">version </w:t>
    </w:r>
    <w:del w:id="66" w:author="Domizia Baldassi [2]" w:date="2024-11-05T15:33:00Z" w16du:dateUtc="2024-11-05T14:33:00Z">
      <w:r w:rsidRPr="00B064CC" w:rsidDel="00DE15F5">
        <w:rPr>
          <w:rFonts w:asciiTheme="minorHAnsi" w:hAnsiTheme="minorHAnsi" w:cs="Arial"/>
          <w:b/>
          <w:bCs/>
          <w:sz w:val="20"/>
          <w:szCs w:val="20"/>
        </w:rPr>
        <w:delText>1</w:delText>
      </w:r>
    </w:del>
    <w:ins w:id="67" w:author="Domizia Baldassi [2]" w:date="2024-11-05T15:33:00Z" w16du:dateUtc="2024-11-05T14:33:00Z">
      <w:r w:rsidR="00DE15F5" w:rsidRPr="00B064CC">
        <w:rPr>
          <w:rFonts w:asciiTheme="minorHAnsi" w:hAnsiTheme="minorHAnsi" w:cs="Arial"/>
          <w:b/>
          <w:bCs/>
          <w:sz w:val="20"/>
          <w:szCs w:val="20"/>
        </w:rPr>
        <w:t>2</w:t>
      </w:r>
    </w:ins>
    <w:r w:rsidRPr="00B064CC">
      <w:rPr>
        <w:rFonts w:asciiTheme="minorHAnsi" w:hAnsiTheme="minorHAnsi" w:cs="Arial"/>
        <w:b/>
        <w:bCs/>
        <w:sz w:val="20"/>
        <w:szCs w:val="20"/>
      </w:rPr>
      <w:t>.0</w:t>
    </w:r>
    <w:r w:rsidRPr="00B50026">
      <w:rPr>
        <w:rFonts w:asciiTheme="minorHAnsi" w:hAnsiTheme="minorHAnsi" w:cs="Arial"/>
        <w:b/>
        <w:bCs/>
        <w:sz w:val="20"/>
        <w:szCs w:val="20"/>
      </w:rPr>
      <w:t>,</w:t>
    </w:r>
    <w:del w:id="68" w:author="Domizia Baldassi" w:date="2024-09-09T12:17:00Z" w16du:dateUtc="2024-09-09T10:17:00Z">
      <w:r w:rsidRPr="00B50026" w:rsidDel="00290F28">
        <w:rPr>
          <w:rFonts w:asciiTheme="minorHAnsi" w:hAnsiTheme="minorHAnsi" w:cs="Arial"/>
          <w:b/>
          <w:bCs/>
          <w:sz w:val="20"/>
          <w:szCs w:val="20"/>
        </w:rPr>
        <w:delText xml:space="preserve"> </w:delText>
      </w:r>
      <w:r w:rsidDel="00290F28">
        <w:rPr>
          <w:rFonts w:asciiTheme="minorHAnsi" w:hAnsiTheme="minorHAnsi" w:cs="Arial"/>
          <w:b/>
          <w:bCs/>
          <w:sz w:val="20"/>
          <w:szCs w:val="20"/>
        </w:rPr>
        <w:delText>04</w:delText>
      </w:r>
      <w:r w:rsidR="00454A15" w:rsidDel="00290F28">
        <w:rPr>
          <w:rFonts w:asciiTheme="minorHAnsi" w:hAnsiTheme="minorHAnsi" w:cs="Arial"/>
          <w:b/>
          <w:bCs/>
          <w:sz w:val="20"/>
          <w:szCs w:val="20"/>
        </w:rPr>
        <w:delText xml:space="preserve">. </w:delText>
      </w:r>
      <w:r w:rsidDel="00290F28">
        <w:rPr>
          <w:rFonts w:asciiTheme="minorHAnsi" w:hAnsiTheme="minorHAnsi" w:cs="Arial"/>
          <w:b/>
          <w:bCs/>
          <w:sz w:val="20"/>
          <w:szCs w:val="20"/>
        </w:rPr>
        <w:delText>February</w:delText>
      </w:r>
      <w:r w:rsidR="00454A15" w:rsidDel="00290F28">
        <w:rPr>
          <w:rFonts w:asciiTheme="minorHAnsi" w:hAnsiTheme="minorHAnsi" w:cs="Arial"/>
          <w:b/>
          <w:bCs/>
          <w:sz w:val="20"/>
          <w:szCs w:val="20"/>
        </w:rPr>
        <w:delText xml:space="preserve">. </w:delText>
      </w:r>
      <w:r w:rsidDel="00290F28">
        <w:rPr>
          <w:rFonts w:asciiTheme="minorHAnsi" w:hAnsiTheme="minorHAnsi" w:cs="Arial"/>
          <w:b/>
          <w:bCs/>
          <w:sz w:val="20"/>
          <w:szCs w:val="20"/>
        </w:rPr>
        <w:delText>2020</w:delText>
      </w:r>
    </w:del>
    <w:ins w:id="69" w:author="Domizia Baldassi [2]" w:date="2024-11-15T12:33:00Z" w16du:dateUtc="2024-11-15T11:33:00Z">
      <w:r w:rsidR="00B064CC">
        <w:rPr>
          <w:rFonts w:asciiTheme="minorHAnsi" w:hAnsiTheme="minorHAnsi" w:cs="Arial"/>
          <w:b/>
          <w:bCs/>
          <w:sz w:val="20"/>
          <w:szCs w:val="20"/>
        </w:rPr>
        <w:t>05 November</w:t>
      </w:r>
    </w:ins>
    <w:ins w:id="70" w:author="Domizia Baldassi" w:date="2024-09-09T12:17:00Z" w16du:dateUtc="2024-09-09T10:17:00Z">
      <w:r w:rsidR="00290F28">
        <w:rPr>
          <w:rFonts w:asciiTheme="minorHAnsi" w:hAnsiTheme="minorHAnsi" w:cs="Arial"/>
          <w:b/>
          <w:bCs/>
          <w:sz w:val="20"/>
          <w:szCs w:val="20"/>
        </w:rPr>
        <w:t xml:space="preserve"> 2024</w:t>
      </w:r>
    </w:ins>
    <w:r w:rsidRPr="00B50026">
      <w:rPr>
        <w:rFonts w:asciiTheme="minorHAnsi" w:hAnsiTheme="minorHAnsi" w:cs="Arial"/>
        <w:b/>
        <w:bCs/>
        <w:sz w:val="20"/>
        <w:szCs w:val="20"/>
      </w:rPr>
      <w:t xml:space="preserve"> </w:t>
    </w:r>
    <w:r>
      <w:rPr>
        <w:rFonts w:asciiTheme="minorHAnsi" w:hAnsiTheme="minorHAnsi" w:cs="Arial"/>
        <w:b/>
        <w:bCs/>
        <w:sz w:val="20"/>
        <w:szCs w:val="20"/>
      </w:rPr>
      <w:t xml:space="preserve">                                                            </w:t>
    </w:r>
  </w:p>
  <w:p w14:paraId="7EA5E762" w14:textId="51E355DB" w:rsidR="001408C9" w:rsidRPr="002B6926" w:rsidRDefault="001408C9" w:rsidP="002B6926">
    <w:pPr>
      <w:pStyle w:val="Pidipagina"/>
      <w:tabs>
        <w:tab w:val="clear" w:pos="4819"/>
        <w:tab w:val="clear" w:pos="9638"/>
      </w:tabs>
      <w:ind w:hanging="108"/>
      <w:rPr>
        <w:rFonts w:asciiTheme="minorHAnsi" w:hAnsiTheme="minorHAnsi" w:cs="Arial"/>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7805C" w14:textId="77777777" w:rsidR="00FC624B" w:rsidRDefault="00FC624B" w:rsidP="002B6926">
      <w:r>
        <w:separator/>
      </w:r>
    </w:p>
  </w:footnote>
  <w:footnote w:type="continuationSeparator" w:id="0">
    <w:p w14:paraId="7830DE97" w14:textId="77777777" w:rsidR="00FC624B" w:rsidRDefault="00FC624B" w:rsidP="002B6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BB43B" w14:textId="2F4F2234" w:rsidR="001408C9" w:rsidRPr="00E63E18" w:rsidRDefault="00837D79">
    <w:pPr>
      <w:pStyle w:val="Intestazione"/>
      <w:jc w:val="right"/>
      <w:rPr>
        <w:rFonts w:asciiTheme="minorHAnsi" w:hAnsiTheme="minorHAnsi"/>
        <w:sz w:val="20"/>
        <w:szCs w:val="20"/>
      </w:rPr>
    </w:pPr>
    <w:sdt>
      <w:sdtPr>
        <w:rPr>
          <w:rFonts w:asciiTheme="minorHAnsi" w:hAnsiTheme="minorHAnsi"/>
          <w:sz w:val="20"/>
          <w:szCs w:val="20"/>
        </w:rPr>
        <w:id w:val="990606866"/>
        <w:docPartObj>
          <w:docPartGallery w:val="Page Numbers (Top of Page)"/>
          <w:docPartUnique/>
        </w:docPartObj>
      </w:sdtPr>
      <w:sdtEndPr/>
      <w:sdtContent>
        <w:r w:rsidR="001408C9" w:rsidRPr="00E63E18">
          <w:rPr>
            <w:rFonts w:asciiTheme="minorHAnsi" w:hAnsiTheme="minorHAnsi"/>
            <w:sz w:val="20"/>
            <w:szCs w:val="20"/>
          </w:rPr>
          <w:t xml:space="preserve">page </w:t>
        </w:r>
        <w:r w:rsidR="001408C9" w:rsidRPr="00E63E18">
          <w:rPr>
            <w:rFonts w:asciiTheme="minorHAnsi" w:hAnsiTheme="minorHAnsi"/>
            <w:sz w:val="20"/>
            <w:szCs w:val="20"/>
          </w:rPr>
          <w:fldChar w:fldCharType="begin"/>
        </w:r>
        <w:r w:rsidR="001408C9" w:rsidRPr="00E63E18">
          <w:rPr>
            <w:rFonts w:asciiTheme="minorHAnsi" w:hAnsiTheme="minorHAnsi"/>
            <w:sz w:val="20"/>
            <w:szCs w:val="20"/>
          </w:rPr>
          <w:instrText>PAGE   \* MERGEFORMAT</w:instrText>
        </w:r>
        <w:r w:rsidR="001408C9" w:rsidRPr="00E63E18">
          <w:rPr>
            <w:rFonts w:asciiTheme="minorHAnsi" w:hAnsiTheme="minorHAnsi"/>
            <w:sz w:val="20"/>
            <w:szCs w:val="20"/>
          </w:rPr>
          <w:fldChar w:fldCharType="separate"/>
        </w:r>
        <w:r w:rsidR="001408C9" w:rsidRPr="00E63E18">
          <w:rPr>
            <w:rFonts w:asciiTheme="minorHAnsi" w:hAnsiTheme="minorHAnsi"/>
            <w:sz w:val="20"/>
            <w:szCs w:val="20"/>
            <w:lang w:val="it-IT"/>
          </w:rPr>
          <w:t>2</w:t>
        </w:r>
        <w:r w:rsidR="001408C9" w:rsidRPr="00E63E18">
          <w:rPr>
            <w:rFonts w:asciiTheme="minorHAnsi" w:hAnsiTheme="minorHAnsi"/>
            <w:sz w:val="20"/>
            <w:szCs w:val="20"/>
          </w:rPr>
          <w:fldChar w:fldCharType="end"/>
        </w:r>
        <w:r w:rsidR="001408C9" w:rsidRPr="00E63E18">
          <w:rPr>
            <w:rFonts w:asciiTheme="minorHAnsi" w:hAnsiTheme="minorHAnsi"/>
            <w:sz w:val="20"/>
            <w:szCs w:val="20"/>
          </w:rPr>
          <w:t xml:space="preserve"> of</w:t>
        </w:r>
        <w:r w:rsidR="00603DF9">
          <w:rPr>
            <w:rFonts w:asciiTheme="minorHAnsi" w:hAnsiTheme="minorHAnsi"/>
            <w:sz w:val="20"/>
            <w:szCs w:val="20"/>
          </w:rPr>
          <w:t xml:space="preserve"> 13</w:t>
        </w:r>
      </w:sdtContent>
    </w:sdt>
  </w:p>
  <w:p w14:paraId="4C7363CE" w14:textId="7670EFD0" w:rsidR="001408C9" w:rsidRDefault="001408C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ascii="Calibri" w:eastAsia="Times New Roman" w:hAnsi="Calibri" w:cs="Calibri"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59636164">
    <w:abstractNumId w:val="1"/>
  </w:num>
  <w:num w:numId="2" w16cid:durableId="250551247">
    <w:abstractNumId w:val="2"/>
  </w:num>
  <w:num w:numId="3" w16cid:durableId="545333870">
    <w:abstractNumId w:val="0"/>
  </w:num>
  <w:num w:numId="4" w16cid:durableId="577520179">
    <w:abstractNumId w:val="4"/>
  </w:num>
  <w:num w:numId="5" w16cid:durableId="8908483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omizia Baldassi">
    <w15:presenceInfo w15:providerId="AD" w15:userId="S::Domizia.Baldassi@limacorporate.com::f1199e2a-05be-4857-95f7-cd5c9da75acb"/>
  </w15:person>
  <w15:person w15:author="Domizia Baldassi [2]">
    <w15:presenceInfo w15:providerId="AD" w15:userId="S::Domizia.Baldassi@enovis.com::1667734e-0298-4f5e-b1b8-f99f58a477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10B7D"/>
    <w:rsid w:val="00040628"/>
    <w:rsid w:val="00064F16"/>
    <w:rsid w:val="00080B99"/>
    <w:rsid w:val="00086281"/>
    <w:rsid w:val="00095A2D"/>
    <w:rsid w:val="000A297D"/>
    <w:rsid w:val="000B6C8C"/>
    <w:rsid w:val="000C6E05"/>
    <w:rsid w:val="000E2A50"/>
    <w:rsid w:val="000E6A7C"/>
    <w:rsid w:val="001008C7"/>
    <w:rsid w:val="00102535"/>
    <w:rsid w:val="001033B8"/>
    <w:rsid w:val="00131037"/>
    <w:rsid w:val="00137C7E"/>
    <w:rsid w:val="001408C9"/>
    <w:rsid w:val="00161AB4"/>
    <w:rsid w:val="0019181F"/>
    <w:rsid w:val="00194B04"/>
    <w:rsid w:val="001C3CDD"/>
    <w:rsid w:val="001D2724"/>
    <w:rsid w:val="00230D2D"/>
    <w:rsid w:val="00234307"/>
    <w:rsid w:val="002376CC"/>
    <w:rsid w:val="00242DF7"/>
    <w:rsid w:val="002614DC"/>
    <w:rsid w:val="00284420"/>
    <w:rsid w:val="00290F28"/>
    <w:rsid w:val="002B6926"/>
    <w:rsid w:val="002D6BC4"/>
    <w:rsid w:val="00301E7D"/>
    <w:rsid w:val="00311F21"/>
    <w:rsid w:val="003646E5"/>
    <w:rsid w:val="0038027D"/>
    <w:rsid w:val="00397C2A"/>
    <w:rsid w:val="003B69C5"/>
    <w:rsid w:val="003F4BBC"/>
    <w:rsid w:val="003F552A"/>
    <w:rsid w:val="004272BE"/>
    <w:rsid w:val="00427F81"/>
    <w:rsid w:val="00454A15"/>
    <w:rsid w:val="0046119F"/>
    <w:rsid w:val="00471405"/>
    <w:rsid w:val="004913CC"/>
    <w:rsid w:val="00497F39"/>
    <w:rsid w:val="004A061F"/>
    <w:rsid w:val="004F7DBB"/>
    <w:rsid w:val="0052077A"/>
    <w:rsid w:val="00553C5C"/>
    <w:rsid w:val="00577885"/>
    <w:rsid w:val="005A3332"/>
    <w:rsid w:val="005A38FE"/>
    <w:rsid w:val="005D1D93"/>
    <w:rsid w:val="005E3FE6"/>
    <w:rsid w:val="006008A6"/>
    <w:rsid w:val="006026A5"/>
    <w:rsid w:val="00603DF9"/>
    <w:rsid w:val="00617A78"/>
    <w:rsid w:val="00635B8F"/>
    <w:rsid w:val="00650293"/>
    <w:rsid w:val="006A09A6"/>
    <w:rsid w:val="006B0164"/>
    <w:rsid w:val="006D276F"/>
    <w:rsid w:val="006D3FB5"/>
    <w:rsid w:val="006E114A"/>
    <w:rsid w:val="0070423F"/>
    <w:rsid w:val="00713080"/>
    <w:rsid w:val="007518A3"/>
    <w:rsid w:val="00764C84"/>
    <w:rsid w:val="00775DE6"/>
    <w:rsid w:val="0078091C"/>
    <w:rsid w:val="007F17B7"/>
    <w:rsid w:val="0081050A"/>
    <w:rsid w:val="00810C7F"/>
    <w:rsid w:val="0082503F"/>
    <w:rsid w:val="00837D79"/>
    <w:rsid w:val="0085297A"/>
    <w:rsid w:val="0086701C"/>
    <w:rsid w:val="00871875"/>
    <w:rsid w:val="0089325C"/>
    <w:rsid w:val="008C56EE"/>
    <w:rsid w:val="008F1223"/>
    <w:rsid w:val="00904C28"/>
    <w:rsid w:val="00911DD1"/>
    <w:rsid w:val="00933A1F"/>
    <w:rsid w:val="00951020"/>
    <w:rsid w:val="00962026"/>
    <w:rsid w:val="0097116D"/>
    <w:rsid w:val="00971335"/>
    <w:rsid w:val="009A0390"/>
    <w:rsid w:val="009B49B3"/>
    <w:rsid w:val="009C4CFD"/>
    <w:rsid w:val="009D2364"/>
    <w:rsid w:val="00A0277E"/>
    <w:rsid w:val="00A1616C"/>
    <w:rsid w:val="00A17E4A"/>
    <w:rsid w:val="00A2469F"/>
    <w:rsid w:val="00A5079F"/>
    <w:rsid w:val="00A75104"/>
    <w:rsid w:val="00A76972"/>
    <w:rsid w:val="00A9307E"/>
    <w:rsid w:val="00AC56EB"/>
    <w:rsid w:val="00AD3EA1"/>
    <w:rsid w:val="00AD430C"/>
    <w:rsid w:val="00B064CC"/>
    <w:rsid w:val="00B213A8"/>
    <w:rsid w:val="00B2318A"/>
    <w:rsid w:val="00B258CC"/>
    <w:rsid w:val="00B27342"/>
    <w:rsid w:val="00B30835"/>
    <w:rsid w:val="00B37891"/>
    <w:rsid w:val="00B65390"/>
    <w:rsid w:val="00B854C8"/>
    <w:rsid w:val="00BE3161"/>
    <w:rsid w:val="00BE5435"/>
    <w:rsid w:val="00C4231E"/>
    <w:rsid w:val="00C620B8"/>
    <w:rsid w:val="00C84FE1"/>
    <w:rsid w:val="00C86151"/>
    <w:rsid w:val="00CA02C5"/>
    <w:rsid w:val="00CB3F59"/>
    <w:rsid w:val="00CB7E66"/>
    <w:rsid w:val="00CE2E02"/>
    <w:rsid w:val="00D215E1"/>
    <w:rsid w:val="00D42A94"/>
    <w:rsid w:val="00D50CAC"/>
    <w:rsid w:val="00D84442"/>
    <w:rsid w:val="00D92142"/>
    <w:rsid w:val="00D96CAD"/>
    <w:rsid w:val="00D96F93"/>
    <w:rsid w:val="00DE15F5"/>
    <w:rsid w:val="00E23012"/>
    <w:rsid w:val="00E34441"/>
    <w:rsid w:val="00E35911"/>
    <w:rsid w:val="00E40044"/>
    <w:rsid w:val="00E45C03"/>
    <w:rsid w:val="00E47F1F"/>
    <w:rsid w:val="00E54125"/>
    <w:rsid w:val="00E6200C"/>
    <w:rsid w:val="00E63E18"/>
    <w:rsid w:val="00E81A35"/>
    <w:rsid w:val="00EB7684"/>
    <w:rsid w:val="00EC23A6"/>
    <w:rsid w:val="00EE61A9"/>
    <w:rsid w:val="00EF171A"/>
    <w:rsid w:val="00F12154"/>
    <w:rsid w:val="00F21426"/>
    <w:rsid w:val="00F3690B"/>
    <w:rsid w:val="00FA6A65"/>
    <w:rsid w:val="00FC624B"/>
    <w:rsid w:val="669588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6926"/>
    <w:pPr>
      <w:spacing w:after="0" w:line="240" w:lineRule="auto"/>
    </w:pPr>
    <w:rPr>
      <w:rFonts w:ascii="Times New Roman" w:eastAsia="Times New Roman" w:hAnsi="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eastAsiaTheme="majorEastAsia" w:hAnsi="Calibri" w:cstheme="majorBidi"/>
      <w:b/>
      <w:iCs/>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B6926"/>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customStyle="1" w:styleId="IntestazioneCarattere">
    <w:name w:val="Intestazione Carattere"/>
    <w:basedOn w:val="Carpredefinitoparagrafo"/>
    <w:link w:val="Intestazione"/>
    <w:uiPriority w:val="99"/>
    <w:rsid w:val="002B6926"/>
    <w:rPr>
      <w:rFonts w:ascii="Times New Roman" w:eastAsia="Times New Roman" w:hAnsi="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customStyle="1" w:styleId="PidipaginaCarattere">
    <w:name w:val="Piè di pagina Carattere"/>
    <w:basedOn w:val="Carpredefinitoparagrafo"/>
    <w:link w:val="Pidipagina"/>
    <w:uiPriority w:val="99"/>
    <w:rsid w:val="002B6926"/>
    <w:rPr>
      <w:rFonts w:ascii="Times New Roman" w:eastAsia="Times New Roman" w:hAnsi="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customStyle="1" w:styleId="CorpotestoCarattere">
    <w:name w:val="Corpo testo Carattere"/>
    <w:basedOn w:val="Carpredefinitoparagrafo"/>
    <w:link w:val="Corpotesto"/>
    <w:rsid w:val="002B6926"/>
    <w:rPr>
      <w:rFonts w:ascii="Arial" w:eastAsia="Times New Roman" w:hAnsi="Arial"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eastAsiaTheme="minorHAnsi" w:hAnsiTheme="minorHAnsi" w:cstheme="minorBidi"/>
      <w:i/>
      <w:iCs/>
      <w:color w:val="44546A" w:themeColor="text2"/>
      <w:sz w:val="18"/>
      <w:szCs w:val="18"/>
      <w:lang w:val="it-IT"/>
    </w:rPr>
  </w:style>
  <w:style w:type="character" w:customStyle="1" w:styleId="Titolo2Carattere">
    <w:name w:val="Titolo 2 Carattere"/>
    <w:basedOn w:val="Carpredefinitoparagrafo"/>
    <w:link w:val="Titolo2"/>
    <w:rsid w:val="00B30835"/>
    <w:rPr>
      <w:rFonts w:ascii="Calibri" w:eastAsiaTheme="majorEastAsia" w:hAnsi="Calibri"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75104"/>
    <w:rPr>
      <w:rFonts w:ascii="Segoe UI" w:eastAsia="Times New Roman" w:hAnsi="Segoe UI"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BE5435"/>
    <w:rPr>
      <w:rFonts w:ascii="Times New Roman" w:eastAsia="Times New Roman" w:hAnsi="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customStyle="1" w:styleId="TestocommentoCarattere">
    <w:name w:val="Testo commento Carattere"/>
    <w:basedOn w:val="Carpredefinitoparagrafo"/>
    <w:link w:val="Testocommento"/>
    <w:rsid w:val="00E54125"/>
    <w:rPr>
      <w:rFonts w:ascii="Haarlemmer MT Medium OsF" w:eastAsia="Times New Roman" w:hAnsi="Haarlemmer MT Medium OsF" w:cs="Times New Roman"/>
      <w:sz w:val="20"/>
      <w:szCs w:val="20"/>
      <w:lang w:val="x-none" w:eastAsia="nl-NL"/>
    </w:rPr>
  </w:style>
  <w:style w:type="character" w:customStyle="1" w:styleId="Titolo1Carattere">
    <w:name w:val="Titolo 1 Carattere"/>
    <w:basedOn w:val="Carpredefinitoparagrafo"/>
    <w:link w:val="Titolo1"/>
    <w:uiPriority w:val="9"/>
    <w:rsid w:val="000B6C8C"/>
    <w:rPr>
      <w:rFonts w:asciiTheme="majorHAnsi" w:eastAsiaTheme="majorEastAsia" w:hAnsiTheme="majorHAnsi" w:cstheme="majorBidi"/>
      <w:color w:val="2F5496" w:themeColor="accent1" w:themeShade="BF"/>
      <w:sz w:val="32"/>
      <w:szCs w:val="32"/>
      <w:lang w:val="en-GB"/>
    </w:rPr>
  </w:style>
  <w:style w:type="character" w:styleId="Rimandocommento">
    <w:name w:val="annotation reference"/>
    <w:basedOn w:val="Carpredefinitoparagrafo"/>
    <w:uiPriority w:val="99"/>
    <w:semiHidden/>
    <w:unhideWhenUsed/>
    <w:rsid w:val="006008A6"/>
    <w:rPr>
      <w:sz w:val="16"/>
      <w:szCs w:val="16"/>
    </w:rPr>
  </w:style>
  <w:style w:type="paragraph" w:styleId="Soggettocommento">
    <w:name w:val="annotation subject"/>
    <w:basedOn w:val="Testocommento"/>
    <w:next w:val="Testocommento"/>
    <w:link w:val="SoggettocommentoCarattere"/>
    <w:uiPriority w:val="99"/>
    <w:semiHidden/>
    <w:unhideWhenUsed/>
    <w:rsid w:val="006008A6"/>
    <w:pPr>
      <w:tabs>
        <w:tab w:val="clear" w:pos="284"/>
        <w:tab w:val="clear" w:pos="1701"/>
      </w:tabs>
      <w:spacing w:line="240" w:lineRule="auto"/>
    </w:pPr>
    <w:rPr>
      <w:rFonts w:ascii="Times New Roman" w:hAnsi="Times New Roman"/>
      <w:b/>
      <w:bCs/>
      <w:lang w:val="en-GB" w:eastAsia="en-US"/>
    </w:rPr>
  </w:style>
  <w:style w:type="character" w:customStyle="1" w:styleId="SoggettocommentoCarattere">
    <w:name w:val="Soggetto commento Carattere"/>
    <w:basedOn w:val="TestocommentoCarattere"/>
    <w:link w:val="Soggettocommento"/>
    <w:uiPriority w:val="99"/>
    <w:semiHidden/>
    <w:rsid w:val="006008A6"/>
    <w:rPr>
      <w:rFonts w:ascii="Times New Roman" w:eastAsia="Times New Roman" w:hAnsi="Times New Roman" w:cs="Times New Roman"/>
      <w:b/>
      <w:bCs/>
      <w:sz w:val="20"/>
      <w:szCs w:val="20"/>
      <w:lang w:val="en-GB" w:eastAsia="nl-NL"/>
    </w:rPr>
  </w:style>
  <w:style w:type="paragraph" w:styleId="Revisione">
    <w:name w:val="Revision"/>
    <w:hidden/>
    <w:uiPriority w:val="99"/>
    <w:semiHidden/>
    <w:rsid w:val="006B0164"/>
    <w:pPr>
      <w:spacing w:after="0"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 w:id="21098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od@spskgruca.pl"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jerzybialecki@pro.onet.pl" TargetMode="External"/><Relationship Id="rId17" Type="http://schemas.openxmlformats.org/officeDocument/2006/relationships/hyperlink" Target="mailto:kancelaria@uodo.gov.pl" TargetMode="External"/><Relationship Id="rId2" Type="http://schemas.openxmlformats.org/officeDocument/2006/relationships/customXml" Target="../customXml/item2.xml"/><Relationship Id="rId16" Type="http://schemas.openxmlformats.org/officeDocument/2006/relationships/hyperlink" Target="http://www.uodo.gov.p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jerzybialecki@pro.onet.p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od@spskgruca.pl"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5E53A-CC8B-4CC1-9B8C-EE1C481DA223}">
  <ds:schemaRefs>
    <ds:schemaRef ds:uri="http://schemas.openxmlformats.org/officeDocument/2006/bibliography"/>
  </ds:schemaRefs>
</ds:datastoreItem>
</file>

<file path=customXml/itemProps2.xml><?xml version="1.0" encoding="utf-8"?>
<ds:datastoreItem xmlns:ds="http://schemas.openxmlformats.org/officeDocument/2006/customXml" ds:itemID="{B4281522-1BAE-441E-9D30-AE355512FA39}">
  <ds:schemaRefs>
    <ds:schemaRef ds:uri="http://schemas.microsoft.com/office/2006/metadata/properties"/>
    <ds:schemaRef ds:uri="http://schemas.microsoft.com/office/infopath/2007/PartnerControls"/>
    <ds:schemaRef ds:uri="http://schemas.microsoft.com/sharepoint/v3"/>
    <ds:schemaRef ds:uri="015fad91-03cf-4af4-800e-d2cfb8faaf1b"/>
    <ds:schemaRef ds:uri="c0a7f3cf-7e97-4166-be0e-5311d8cdd488"/>
    <ds:schemaRef ds:uri="52ec6c29-17da-4dec-814c-b6ef28f53f51"/>
    <ds:schemaRef ds:uri="5e1ce0dd-4fec-4339-9e27-3efff0ff8442"/>
  </ds:schemaRefs>
</ds:datastoreItem>
</file>

<file path=customXml/itemProps3.xml><?xml version="1.0" encoding="utf-8"?>
<ds:datastoreItem xmlns:ds="http://schemas.openxmlformats.org/officeDocument/2006/customXml" ds:itemID="{72C9BC7C-5A43-4722-97E9-28FCD8DB8F4D}">
  <ds:schemaRefs>
    <ds:schemaRef ds:uri="http://schemas.microsoft.com/sharepoint/v3/contenttype/forms"/>
  </ds:schemaRefs>
</ds:datastoreItem>
</file>

<file path=customXml/itemProps4.xml><?xml version="1.0" encoding="utf-8"?>
<ds:datastoreItem xmlns:ds="http://schemas.openxmlformats.org/officeDocument/2006/customXml" ds:itemID="{04317397-2042-4BCE-A389-EBB2676D739F}"/>
</file>

<file path=docProps/app.xml><?xml version="1.0" encoding="utf-8"?>
<Properties xmlns="http://schemas.openxmlformats.org/officeDocument/2006/extended-properties" xmlns:vt="http://schemas.openxmlformats.org/officeDocument/2006/docPropsVTypes">
  <Template>Normal</Template>
  <TotalTime>6</TotalTime>
  <Pages>14</Pages>
  <Words>4640</Words>
  <Characters>26450</Characters>
  <Application>Microsoft Office Word</Application>
  <DocSecurity>0</DocSecurity>
  <Lines>220</Lines>
  <Paragraphs>62</Paragraphs>
  <ScaleCrop>false</ScaleCrop>
  <Company/>
  <LinksUpToDate>false</LinksUpToDate>
  <CharactersWithSpaces>31028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Domizia Baldassi</cp:lastModifiedBy>
  <cp:revision>16</cp:revision>
  <cp:lastPrinted>2020-03-31T09:02:00Z</cp:lastPrinted>
  <dcterms:created xsi:type="dcterms:W3CDTF">2020-05-20T07:07:00Z</dcterms:created>
  <dcterms:modified xsi:type="dcterms:W3CDTF">2024-11-15T11:38:00Z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MediaServiceImageTags">
    <vt:lpwstr/>
  </property>
  <property fmtid="{D5CDD505-2E9C-101B-9397-08002B2CF9AE}" pid="4" name="_ExtendedDescription">
    <vt:lpwstr/>
  </property>
  <property fmtid="{D5CDD505-2E9C-101B-9397-08002B2CF9AE}" pid="5" name="Order">
    <vt:r8>9414300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TriggerFlowInfo">
    <vt:lpwstr/>
  </property>
</Properties>
</file>