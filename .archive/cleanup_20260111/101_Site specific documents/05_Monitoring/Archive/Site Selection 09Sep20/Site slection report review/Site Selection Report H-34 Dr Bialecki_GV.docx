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264F4E" w14:textId="77777777" w:rsidR="009115DC" w:rsidRPr="009115DC" w:rsidRDefault="009115DC" w:rsidP="009115DC"/>
    <w:tbl>
      <w:tblPr>
        <w:tblW w:w="95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5"/>
        <w:gridCol w:w="7326"/>
      </w:tblGrid>
      <w:tr w:rsidR="00CA7DC9" w:rsidRPr="0039693E" w14:paraId="74B8FD5B" w14:textId="77777777" w:rsidTr="00050780">
        <w:trPr>
          <w:trHeight w:val="340"/>
          <w:jc w:val="center"/>
        </w:trPr>
        <w:tc>
          <w:tcPr>
            <w:tcW w:w="9551" w:type="dxa"/>
            <w:gridSpan w:val="2"/>
            <w:shd w:val="clear" w:color="auto" w:fill="C0C0C0"/>
          </w:tcPr>
          <w:p w14:paraId="75BD281E" w14:textId="77777777" w:rsidR="00CA7DC9" w:rsidRPr="0039693E" w:rsidRDefault="00CA7DC9" w:rsidP="00CA7DC9">
            <w:pPr>
              <w:spacing w:before="40"/>
              <w:jc w:val="center"/>
              <w:rPr>
                <w:b/>
              </w:rPr>
            </w:pPr>
            <w:r w:rsidRPr="0039693E">
              <w:rPr>
                <w:b/>
              </w:rPr>
              <w:t>REFERENCES</w:t>
            </w:r>
          </w:p>
        </w:tc>
      </w:tr>
      <w:tr w:rsidR="00CA7DC9" w:rsidRPr="0039693E" w14:paraId="64006C72" w14:textId="77777777" w:rsidTr="0019306B">
        <w:trPr>
          <w:trHeight w:val="78"/>
          <w:jc w:val="center"/>
        </w:trPr>
        <w:tc>
          <w:tcPr>
            <w:tcW w:w="9551" w:type="dxa"/>
            <w:gridSpan w:val="2"/>
            <w:tcBorders>
              <w:bottom w:val="nil"/>
            </w:tcBorders>
          </w:tcPr>
          <w:p w14:paraId="77DC9300" w14:textId="77777777" w:rsidR="00CA7DC9" w:rsidRPr="0039693E" w:rsidRDefault="00CA7DC9" w:rsidP="00CA7DC9">
            <w:pPr>
              <w:spacing w:before="40"/>
              <w:rPr>
                <w:b/>
              </w:rPr>
            </w:pPr>
            <w:r w:rsidRPr="0039693E">
              <w:rPr>
                <w:b/>
              </w:rPr>
              <w:t>Protocol ID:</w:t>
            </w:r>
            <w:r w:rsidR="00C2420E">
              <w:rPr>
                <w:b/>
              </w:rPr>
              <w:t xml:space="preserve"> H-34 DELTA REVISION</w:t>
            </w:r>
          </w:p>
        </w:tc>
      </w:tr>
      <w:tr w:rsidR="00CA7DC9" w:rsidRPr="0039693E" w14:paraId="6FD037B3" w14:textId="77777777" w:rsidTr="00C2420E">
        <w:trPr>
          <w:jc w:val="center"/>
        </w:trPr>
        <w:tc>
          <w:tcPr>
            <w:tcW w:w="2225" w:type="dxa"/>
            <w:tcBorders>
              <w:bottom w:val="single" w:sz="4" w:space="0" w:color="auto"/>
              <w:right w:val="single" w:sz="4" w:space="0" w:color="auto"/>
            </w:tcBorders>
          </w:tcPr>
          <w:p w14:paraId="7F4D3E95" w14:textId="77777777" w:rsidR="00CA7DC9" w:rsidRPr="0039693E" w:rsidRDefault="00CA7DC9" w:rsidP="00CA7DC9">
            <w:pPr>
              <w:spacing w:before="40"/>
              <w:rPr>
                <w:b/>
              </w:rPr>
            </w:pPr>
            <w:r>
              <w:rPr>
                <w:b/>
              </w:rPr>
              <w:t>Study title:</w:t>
            </w:r>
            <w:r w:rsidR="00C2420E">
              <w:rPr>
                <w:b/>
              </w:rPr>
              <w:t xml:space="preserve"> </w:t>
            </w:r>
          </w:p>
        </w:tc>
        <w:tc>
          <w:tcPr>
            <w:tcW w:w="7326" w:type="dxa"/>
            <w:tcBorders>
              <w:left w:val="single" w:sz="4" w:space="0" w:color="auto"/>
              <w:bottom w:val="single" w:sz="4" w:space="0" w:color="auto"/>
            </w:tcBorders>
          </w:tcPr>
          <w:p w14:paraId="5166CCEB" w14:textId="77777777" w:rsidR="00CA7DC9" w:rsidRPr="0039693E" w:rsidRDefault="00C2420E" w:rsidP="00CA7DC9">
            <w:pPr>
              <w:spacing w:before="40"/>
              <w:rPr>
                <w:b/>
              </w:rPr>
            </w:pPr>
            <w:r w:rsidRPr="00C2420E">
              <w:rPr>
                <w:b/>
              </w:rPr>
              <w:t>An open label, observational, prospective, longitudinal cohort study to evaluate safety, clinical and radiographic outcomes of total hip arthroplasty with DELTA Revision acetabular cup.</w:t>
            </w:r>
          </w:p>
        </w:tc>
      </w:tr>
      <w:tr w:rsidR="00CA7DC9" w:rsidRPr="0039693E" w14:paraId="41D3E9C9" w14:textId="77777777" w:rsidTr="00C2420E">
        <w:trPr>
          <w:jc w:val="center"/>
        </w:trPr>
        <w:tc>
          <w:tcPr>
            <w:tcW w:w="2225" w:type="dxa"/>
            <w:tcBorders>
              <w:bottom w:val="single" w:sz="4" w:space="0" w:color="auto"/>
              <w:right w:val="nil"/>
            </w:tcBorders>
          </w:tcPr>
          <w:p w14:paraId="21F5B030" w14:textId="77777777" w:rsidR="00CA7DC9" w:rsidRPr="0039693E" w:rsidRDefault="00BC2221" w:rsidP="00CA7DC9">
            <w:pPr>
              <w:spacing w:before="40"/>
              <w:rPr>
                <w:b/>
              </w:rPr>
            </w:pPr>
            <w:r>
              <w:rPr>
                <w:b/>
              </w:rPr>
              <w:t>Potential</w:t>
            </w:r>
            <w:r w:rsidR="00CA7DC9" w:rsidRPr="0039693E">
              <w:rPr>
                <w:b/>
              </w:rPr>
              <w:t xml:space="preserve"> Investigator:</w:t>
            </w:r>
          </w:p>
        </w:tc>
        <w:tc>
          <w:tcPr>
            <w:tcW w:w="7326" w:type="dxa"/>
            <w:tcBorders>
              <w:left w:val="nil"/>
              <w:bottom w:val="single" w:sz="4" w:space="0" w:color="auto"/>
            </w:tcBorders>
          </w:tcPr>
          <w:p w14:paraId="6974D31D" w14:textId="77777777" w:rsidR="00CA7DC9" w:rsidRPr="0039693E" w:rsidRDefault="00C2420E" w:rsidP="00CA7DC9">
            <w:pPr>
              <w:spacing w:before="40"/>
              <w:rPr>
                <w:b/>
              </w:rPr>
            </w:pPr>
            <w:proofErr w:type="spellStart"/>
            <w:r w:rsidRPr="00C2420E">
              <w:rPr>
                <w:b/>
              </w:rPr>
              <w:t>Dr.</w:t>
            </w:r>
            <w:proofErr w:type="spellEnd"/>
            <w:r w:rsidRPr="00C2420E">
              <w:rPr>
                <w:b/>
              </w:rPr>
              <w:t xml:space="preserve"> Jerzy </w:t>
            </w:r>
            <w:proofErr w:type="spellStart"/>
            <w:r w:rsidRPr="00C2420E">
              <w:rPr>
                <w:b/>
              </w:rPr>
              <w:t>Białecki</w:t>
            </w:r>
            <w:proofErr w:type="spellEnd"/>
          </w:p>
        </w:tc>
      </w:tr>
      <w:tr w:rsidR="00CA7DC9" w:rsidRPr="0039693E" w14:paraId="2256A3E3" w14:textId="77777777" w:rsidTr="00C2420E">
        <w:trPr>
          <w:jc w:val="center"/>
        </w:trPr>
        <w:tc>
          <w:tcPr>
            <w:tcW w:w="2225" w:type="dxa"/>
            <w:tcBorders>
              <w:bottom w:val="single" w:sz="4" w:space="0" w:color="auto"/>
              <w:right w:val="nil"/>
            </w:tcBorders>
          </w:tcPr>
          <w:p w14:paraId="79BC8D39" w14:textId="77777777" w:rsidR="00CA7DC9" w:rsidRPr="0039693E" w:rsidRDefault="00CA7DC9" w:rsidP="00CA7DC9">
            <w:pPr>
              <w:spacing w:before="40"/>
              <w:rPr>
                <w:b/>
              </w:rPr>
            </w:pPr>
            <w:r>
              <w:rPr>
                <w:b/>
              </w:rPr>
              <w:t>Site:</w:t>
            </w:r>
          </w:p>
        </w:tc>
        <w:tc>
          <w:tcPr>
            <w:tcW w:w="7326" w:type="dxa"/>
            <w:tcBorders>
              <w:left w:val="nil"/>
              <w:bottom w:val="single" w:sz="4" w:space="0" w:color="auto"/>
            </w:tcBorders>
          </w:tcPr>
          <w:p w14:paraId="5182AF4E" w14:textId="77777777" w:rsidR="00CA7DC9" w:rsidRDefault="00C2420E" w:rsidP="00CA7DC9">
            <w:pPr>
              <w:spacing w:before="40"/>
              <w:rPr>
                <w:b/>
              </w:rPr>
            </w:pPr>
            <w:proofErr w:type="spellStart"/>
            <w:r w:rsidRPr="00C2420E">
              <w:rPr>
                <w:b/>
              </w:rPr>
              <w:t>Samodzielny</w:t>
            </w:r>
            <w:proofErr w:type="spellEnd"/>
            <w:r w:rsidRPr="00C2420E">
              <w:rPr>
                <w:b/>
              </w:rPr>
              <w:t xml:space="preserve"> </w:t>
            </w:r>
            <w:proofErr w:type="spellStart"/>
            <w:r w:rsidRPr="00C2420E">
              <w:rPr>
                <w:b/>
              </w:rPr>
              <w:t>Publiczny</w:t>
            </w:r>
            <w:proofErr w:type="spellEnd"/>
            <w:r w:rsidRPr="00C2420E">
              <w:rPr>
                <w:b/>
              </w:rPr>
              <w:t xml:space="preserve"> </w:t>
            </w:r>
            <w:proofErr w:type="spellStart"/>
            <w:r w:rsidRPr="00C2420E">
              <w:rPr>
                <w:b/>
              </w:rPr>
              <w:t>Szpital</w:t>
            </w:r>
            <w:proofErr w:type="spellEnd"/>
            <w:r w:rsidRPr="00C2420E">
              <w:rPr>
                <w:b/>
              </w:rPr>
              <w:t xml:space="preserve"> </w:t>
            </w:r>
            <w:proofErr w:type="spellStart"/>
            <w:r w:rsidRPr="00C2420E">
              <w:rPr>
                <w:b/>
              </w:rPr>
              <w:t>Kliniczny</w:t>
            </w:r>
            <w:proofErr w:type="spellEnd"/>
            <w:r w:rsidRPr="00C2420E">
              <w:rPr>
                <w:b/>
              </w:rPr>
              <w:t xml:space="preserve"> </w:t>
            </w:r>
            <w:proofErr w:type="spellStart"/>
            <w:r w:rsidRPr="00C2420E">
              <w:rPr>
                <w:b/>
              </w:rPr>
              <w:t>im</w:t>
            </w:r>
            <w:proofErr w:type="spellEnd"/>
            <w:r w:rsidRPr="00C2420E">
              <w:rPr>
                <w:b/>
              </w:rPr>
              <w:t xml:space="preserve">. Prof. </w:t>
            </w:r>
            <w:proofErr w:type="spellStart"/>
            <w:r w:rsidRPr="00C2420E">
              <w:rPr>
                <w:b/>
              </w:rPr>
              <w:t>Adama</w:t>
            </w:r>
            <w:proofErr w:type="spellEnd"/>
            <w:r w:rsidRPr="00C2420E">
              <w:rPr>
                <w:b/>
              </w:rPr>
              <w:t xml:space="preserve"> </w:t>
            </w:r>
            <w:proofErr w:type="spellStart"/>
            <w:r w:rsidRPr="00C2420E">
              <w:rPr>
                <w:b/>
              </w:rPr>
              <w:t>Grucy</w:t>
            </w:r>
            <w:proofErr w:type="spellEnd"/>
            <w:r w:rsidRPr="00C2420E">
              <w:rPr>
                <w:b/>
              </w:rPr>
              <w:t xml:space="preserve"> CMKP</w:t>
            </w:r>
          </w:p>
          <w:p w14:paraId="1D8C16E2" w14:textId="77777777" w:rsidR="00C2420E" w:rsidRPr="0039693E" w:rsidRDefault="00C2420E" w:rsidP="00CA7DC9">
            <w:pPr>
              <w:spacing w:before="40"/>
              <w:rPr>
                <w:b/>
              </w:rPr>
            </w:pPr>
            <w:proofErr w:type="spellStart"/>
            <w:r w:rsidRPr="00C2420E">
              <w:rPr>
                <w:b/>
              </w:rPr>
              <w:t>Księdza</w:t>
            </w:r>
            <w:proofErr w:type="spellEnd"/>
            <w:r w:rsidRPr="00C2420E">
              <w:rPr>
                <w:b/>
              </w:rPr>
              <w:t xml:space="preserve"> </w:t>
            </w:r>
            <w:proofErr w:type="spellStart"/>
            <w:r w:rsidRPr="00C2420E">
              <w:rPr>
                <w:b/>
              </w:rPr>
              <w:t>Stanisława</w:t>
            </w:r>
            <w:proofErr w:type="spellEnd"/>
            <w:r w:rsidRPr="00C2420E">
              <w:rPr>
                <w:b/>
              </w:rPr>
              <w:t xml:space="preserve"> </w:t>
            </w:r>
            <w:proofErr w:type="spellStart"/>
            <w:r w:rsidRPr="00C2420E">
              <w:rPr>
                <w:b/>
              </w:rPr>
              <w:t>Konarskiego</w:t>
            </w:r>
            <w:proofErr w:type="spellEnd"/>
            <w:r w:rsidRPr="00C2420E">
              <w:rPr>
                <w:b/>
              </w:rPr>
              <w:t xml:space="preserve">, 13 - 05-400 </w:t>
            </w:r>
            <w:proofErr w:type="spellStart"/>
            <w:r w:rsidRPr="00C2420E">
              <w:rPr>
                <w:b/>
              </w:rPr>
              <w:t>Otwock</w:t>
            </w:r>
            <w:proofErr w:type="spellEnd"/>
            <w:r w:rsidRPr="00C2420E">
              <w:rPr>
                <w:b/>
              </w:rPr>
              <w:t>, Poland</w:t>
            </w:r>
          </w:p>
        </w:tc>
      </w:tr>
      <w:tr w:rsidR="00CA7DC9" w:rsidRPr="0039693E" w14:paraId="73C1A472" w14:textId="77777777" w:rsidTr="0019306B">
        <w:trPr>
          <w:jc w:val="center"/>
        </w:trPr>
        <w:tc>
          <w:tcPr>
            <w:tcW w:w="9551" w:type="dxa"/>
            <w:gridSpan w:val="2"/>
          </w:tcPr>
          <w:p w14:paraId="70D9EF63" w14:textId="7DE48ABA" w:rsidR="00CA7DC9" w:rsidRPr="0039693E" w:rsidRDefault="00CA7DC9" w:rsidP="00CA7DC9">
            <w:pPr>
              <w:spacing w:before="40"/>
              <w:rPr>
                <w:b/>
              </w:rPr>
            </w:pPr>
            <w:r>
              <w:rPr>
                <w:b/>
              </w:rPr>
              <w:t xml:space="preserve">Date of visit: </w:t>
            </w:r>
            <w:r w:rsidR="00DB2599">
              <w:rPr>
                <w:b/>
              </w:rPr>
              <w:t>11/Sep/2020</w:t>
            </w:r>
            <w:ins w:id="0" w:author="Gloria Viti" w:date="2020-09-21T18:06:00Z">
              <w:r w:rsidR="002913EF">
                <w:rPr>
                  <w:b/>
                </w:rPr>
                <w:t xml:space="preserve"> (</w:t>
              </w:r>
            </w:ins>
            <w:ins w:id="1" w:author="Gloria Viti" w:date="2020-09-21T18:07:00Z">
              <w:r w:rsidR="002913EF">
                <w:rPr>
                  <w:b/>
                </w:rPr>
                <w:t>remote site selection visit performed according to Sponsor’s instructions)</w:t>
              </w:r>
            </w:ins>
          </w:p>
        </w:tc>
      </w:tr>
    </w:tbl>
    <w:p w14:paraId="66CE9070" w14:textId="77777777" w:rsidR="00CA7DC9" w:rsidRDefault="00CA7DC9" w:rsidP="00CA7DC9">
      <w:pPr>
        <w:rPr>
          <w:lang w:val="en-US"/>
        </w:rPr>
      </w:pPr>
    </w:p>
    <w:tbl>
      <w:tblPr>
        <w:tblW w:w="95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89"/>
        <w:gridCol w:w="4962"/>
      </w:tblGrid>
      <w:tr w:rsidR="00CA7DC9" w:rsidRPr="0039693E" w14:paraId="07CB448A" w14:textId="77777777" w:rsidTr="00050780">
        <w:trPr>
          <w:trHeight w:val="340"/>
          <w:jc w:val="center"/>
        </w:trPr>
        <w:tc>
          <w:tcPr>
            <w:tcW w:w="9551" w:type="dxa"/>
            <w:gridSpan w:val="2"/>
            <w:shd w:val="clear" w:color="auto" w:fill="C0C0C0"/>
          </w:tcPr>
          <w:p w14:paraId="1D880F9A" w14:textId="77777777" w:rsidR="00CA7DC9" w:rsidRPr="0039693E" w:rsidRDefault="00CA7DC9" w:rsidP="00CA7DC9">
            <w:pPr>
              <w:spacing w:before="40"/>
              <w:jc w:val="center"/>
              <w:rPr>
                <w:b/>
              </w:rPr>
            </w:pPr>
            <w:r w:rsidRPr="0039693E">
              <w:rPr>
                <w:b/>
              </w:rPr>
              <w:t>PERSONNEL</w:t>
            </w:r>
          </w:p>
        </w:tc>
      </w:tr>
      <w:tr w:rsidR="00CA7DC9" w:rsidRPr="004453F1" w14:paraId="22BDA35C" w14:textId="77777777" w:rsidTr="0019306B">
        <w:trPr>
          <w:jc w:val="center"/>
        </w:trPr>
        <w:tc>
          <w:tcPr>
            <w:tcW w:w="4589" w:type="dxa"/>
          </w:tcPr>
          <w:p w14:paraId="1C112173" w14:textId="77777777" w:rsidR="00CA7DC9" w:rsidRDefault="00CA7DC9" w:rsidP="00CA7DC9">
            <w:pPr>
              <w:spacing w:before="40"/>
              <w:jc w:val="center"/>
              <w:rPr>
                <w:b/>
              </w:rPr>
            </w:pPr>
            <w:r w:rsidRPr="0039693E">
              <w:rPr>
                <w:b/>
              </w:rPr>
              <w:t>Sponsor personnel</w:t>
            </w:r>
            <w:r>
              <w:rPr>
                <w:b/>
              </w:rPr>
              <w:t xml:space="preserve"> </w:t>
            </w:r>
          </w:p>
          <w:p w14:paraId="583CFEE9" w14:textId="77777777" w:rsidR="00CA7DC9" w:rsidRPr="0039693E" w:rsidRDefault="00CA7DC9" w:rsidP="00CA7DC9">
            <w:pPr>
              <w:spacing w:before="40"/>
              <w:jc w:val="center"/>
              <w:rPr>
                <w:b/>
              </w:rPr>
            </w:pPr>
            <w:r>
              <w:rPr>
                <w:b/>
              </w:rPr>
              <w:t>(including roles)</w:t>
            </w:r>
          </w:p>
        </w:tc>
        <w:tc>
          <w:tcPr>
            <w:tcW w:w="4962" w:type="dxa"/>
          </w:tcPr>
          <w:p w14:paraId="370C0B15" w14:textId="77777777" w:rsidR="00CA7DC9" w:rsidRDefault="00CA7DC9" w:rsidP="00CA7DC9">
            <w:pPr>
              <w:spacing w:before="40"/>
              <w:jc w:val="center"/>
              <w:rPr>
                <w:b/>
                <w:lang w:val="en-US"/>
              </w:rPr>
            </w:pPr>
            <w:r>
              <w:rPr>
                <w:b/>
                <w:lang w:val="en-US"/>
              </w:rPr>
              <w:t>Site</w:t>
            </w:r>
            <w:r w:rsidRPr="004453F1">
              <w:rPr>
                <w:b/>
                <w:lang w:val="en-US"/>
              </w:rPr>
              <w:t xml:space="preserve"> personnel</w:t>
            </w:r>
          </w:p>
          <w:p w14:paraId="641207AF" w14:textId="77777777" w:rsidR="00CA7DC9" w:rsidRPr="004453F1" w:rsidRDefault="00CA7DC9" w:rsidP="00CA7DC9">
            <w:pPr>
              <w:spacing w:before="40"/>
              <w:jc w:val="center"/>
              <w:rPr>
                <w:b/>
                <w:lang w:val="en-US"/>
              </w:rPr>
            </w:pPr>
            <w:r>
              <w:rPr>
                <w:b/>
                <w:lang w:val="en-US"/>
              </w:rPr>
              <w:t xml:space="preserve"> </w:t>
            </w:r>
            <w:r w:rsidRPr="004453F1">
              <w:rPr>
                <w:b/>
                <w:lang w:val="en-US"/>
              </w:rPr>
              <w:t>(including functions)</w:t>
            </w:r>
          </w:p>
        </w:tc>
      </w:tr>
      <w:tr w:rsidR="00CA7DC9" w:rsidRPr="004453F1" w14:paraId="0AAED10E" w14:textId="77777777" w:rsidTr="0019306B">
        <w:trPr>
          <w:jc w:val="center"/>
        </w:trPr>
        <w:tc>
          <w:tcPr>
            <w:tcW w:w="4589" w:type="dxa"/>
          </w:tcPr>
          <w:p w14:paraId="6030D1A4" w14:textId="77777777" w:rsidR="00CA7DC9" w:rsidRPr="004453F1" w:rsidRDefault="0043512E" w:rsidP="00CA7DC9">
            <w:pPr>
              <w:spacing w:before="40"/>
              <w:rPr>
                <w:b/>
                <w:lang w:val="en-US"/>
              </w:rPr>
            </w:pPr>
            <w:r>
              <w:rPr>
                <w:b/>
                <w:lang w:val="en-US"/>
              </w:rPr>
              <w:t>Adam Kogut (CRA)</w:t>
            </w:r>
          </w:p>
        </w:tc>
        <w:tc>
          <w:tcPr>
            <w:tcW w:w="4962" w:type="dxa"/>
          </w:tcPr>
          <w:p w14:paraId="4BE77CE2" w14:textId="77777777" w:rsidR="00CA7DC9" w:rsidRPr="004453F1" w:rsidRDefault="0043512E" w:rsidP="00CA7DC9">
            <w:pPr>
              <w:spacing w:before="40"/>
              <w:rPr>
                <w:b/>
                <w:lang w:val="en-US"/>
              </w:rPr>
            </w:pPr>
            <w:r>
              <w:rPr>
                <w:b/>
                <w:lang w:val="en-US"/>
              </w:rPr>
              <w:t xml:space="preserve">Dr Jerzy </w:t>
            </w:r>
            <w:proofErr w:type="spellStart"/>
            <w:r>
              <w:rPr>
                <w:b/>
                <w:lang w:val="en-US"/>
              </w:rPr>
              <w:t>Białecki</w:t>
            </w:r>
            <w:proofErr w:type="spellEnd"/>
            <w:r>
              <w:rPr>
                <w:b/>
                <w:lang w:val="en-US"/>
              </w:rPr>
              <w:t xml:space="preserve"> (PI)</w:t>
            </w:r>
          </w:p>
        </w:tc>
      </w:tr>
      <w:tr w:rsidR="00CA7DC9" w:rsidRPr="004453F1" w14:paraId="21792ACB" w14:textId="77777777" w:rsidTr="0019306B">
        <w:trPr>
          <w:jc w:val="center"/>
        </w:trPr>
        <w:tc>
          <w:tcPr>
            <w:tcW w:w="4589" w:type="dxa"/>
          </w:tcPr>
          <w:p w14:paraId="6F96CF97" w14:textId="77777777" w:rsidR="00CA7DC9" w:rsidRPr="004453F1" w:rsidRDefault="00CA7DC9" w:rsidP="00CA7DC9">
            <w:pPr>
              <w:spacing w:before="40"/>
              <w:rPr>
                <w:b/>
                <w:lang w:val="en-US"/>
              </w:rPr>
            </w:pPr>
          </w:p>
        </w:tc>
        <w:tc>
          <w:tcPr>
            <w:tcW w:w="4962" w:type="dxa"/>
          </w:tcPr>
          <w:p w14:paraId="07A6B4F7" w14:textId="77777777" w:rsidR="00CA7DC9" w:rsidRPr="004453F1" w:rsidRDefault="0043512E" w:rsidP="00CA7DC9">
            <w:pPr>
              <w:spacing w:before="40"/>
              <w:rPr>
                <w:b/>
                <w:lang w:val="en-US"/>
              </w:rPr>
            </w:pPr>
            <w:r>
              <w:rPr>
                <w:b/>
                <w:lang w:val="en-US"/>
              </w:rPr>
              <w:t>Paweł Bartosz (SI)</w:t>
            </w:r>
          </w:p>
        </w:tc>
      </w:tr>
      <w:tr w:rsidR="00CA7DC9" w:rsidRPr="004453F1" w14:paraId="317C55D0" w14:textId="77777777" w:rsidTr="0019306B">
        <w:trPr>
          <w:jc w:val="center"/>
        </w:trPr>
        <w:tc>
          <w:tcPr>
            <w:tcW w:w="4589" w:type="dxa"/>
          </w:tcPr>
          <w:p w14:paraId="406B7707" w14:textId="77777777" w:rsidR="00CA7DC9" w:rsidRPr="004453F1" w:rsidRDefault="00CA7DC9" w:rsidP="00CA7DC9">
            <w:pPr>
              <w:spacing w:before="40"/>
              <w:rPr>
                <w:b/>
                <w:lang w:val="en-US"/>
              </w:rPr>
            </w:pPr>
          </w:p>
        </w:tc>
        <w:tc>
          <w:tcPr>
            <w:tcW w:w="4962" w:type="dxa"/>
          </w:tcPr>
          <w:p w14:paraId="75C213BE" w14:textId="77777777" w:rsidR="00CA7DC9" w:rsidRPr="004453F1" w:rsidRDefault="0043512E" w:rsidP="00CA7DC9">
            <w:pPr>
              <w:spacing w:before="40"/>
              <w:rPr>
                <w:b/>
                <w:lang w:val="en-US"/>
              </w:rPr>
            </w:pPr>
            <w:r>
              <w:rPr>
                <w:b/>
                <w:lang w:val="en-US"/>
              </w:rPr>
              <w:t>Julia Macias (SI)</w:t>
            </w:r>
          </w:p>
        </w:tc>
      </w:tr>
      <w:tr w:rsidR="00CA7DC9" w:rsidRPr="004453F1" w14:paraId="3626E08D" w14:textId="77777777" w:rsidTr="0019306B">
        <w:trPr>
          <w:jc w:val="center"/>
        </w:trPr>
        <w:tc>
          <w:tcPr>
            <w:tcW w:w="4589" w:type="dxa"/>
          </w:tcPr>
          <w:p w14:paraId="09F4D4B9" w14:textId="77777777" w:rsidR="00CA7DC9" w:rsidRPr="004453F1" w:rsidRDefault="00CA7DC9" w:rsidP="00CA7DC9">
            <w:pPr>
              <w:spacing w:before="40"/>
              <w:rPr>
                <w:b/>
                <w:lang w:val="en-US"/>
              </w:rPr>
            </w:pPr>
          </w:p>
        </w:tc>
        <w:tc>
          <w:tcPr>
            <w:tcW w:w="4962" w:type="dxa"/>
          </w:tcPr>
          <w:p w14:paraId="10916D9D" w14:textId="77777777" w:rsidR="00CA7DC9" w:rsidRPr="004453F1" w:rsidRDefault="00CA7DC9" w:rsidP="00CA7DC9">
            <w:pPr>
              <w:spacing w:before="40"/>
              <w:rPr>
                <w:b/>
                <w:lang w:val="en-US"/>
              </w:rPr>
            </w:pPr>
          </w:p>
        </w:tc>
      </w:tr>
    </w:tbl>
    <w:p w14:paraId="0C8143C3" w14:textId="77777777" w:rsidR="00CA7DC9" w:rsidRDefault="00CA7DC9" w:rsidP="00CA7DC9">
      <w:pPr>
        <w:rPr>
          <w:lang w:val="en-US"/>
        </w:rPr>
      </w:pPr>
    </w:p>
    <w:p w14:paraId="56114EB4" w14:textId="77777777" w:rsidR="00CA7DC9" w:rsidRDefault="00CA7DC9" w:rsidP="00CA7DC9">
      <w:pPr>
        <w:rPr>
          <w:lang w:val="en-US"/>
        </w:rPr>
      </w:pPr>
    </w:p>
    <w:p w14:paraId="71053870" w14:textId="77777777" w:rsidR="00CA7DC9" w:rsidRDefault="00CA7DC9" w:rsidP="0019306B">
      <w:pPr>
        <w:ind w:right="141"/>
        <w:rPr>
          <w:lang w:val="en-US"/>
        </w:rPr>
      </w:pPr>
    </w:p>
    <w:p w14:paraId="705313DA" w14:textId="77777777" w:rsidR="00CA7DC9" w:rsidRDefault="00CA7DC9" w:rsidP="00CA7DC9">
      <w:pPr>
        <w:rPr>
          <w:lang w:val="en-US"/>
        </w:rPr>
      </w:pPr>
    </w:p>
    <w:p w14:paraId="3E2D7314" w14:textId="77777777" w:rsidR="00CA7DC9" w:rsidRDefault="00050780" w:rsidP="00050780">
      <w:pPr>
        <w:tabs>
          <w:tab w:val="left" w:pos="3548"/>
        </w:tabs>
        <w:rPr>
          <w:lang w:val="en-US"/>
        </w:rPr>
      </w:pPr>
      <w:r>
        <w:rPr>
          <w:lang w:val="en-US"/>
        </w:rPr>
        <w:tab/>
      </w:r>
    </w:p>
    <w:p w14:paraId="70A49ADB" w14:textId="77777777" w:rsidR="00CA7DC9" w:rsidRDefault="00CA7DC9" w:rsidP="00CA7DC9">
      <w:pPr>
        <w:rPr>
          <w:lang w:val="en-US"/>
        </w:rPr>
      </w:pPr>
    </w:p>
    <w:p w14:paraId="75D5C688" w14:textId="77777777" w:rsidR="00CA7DC9" w:rsidRDefault="00CA7DC9" w:rsidP="00CA7DC9">
      <w:pPr>
        <w:rPr>
          <w:lang w:val="en-US"/>
        </w:rPr>
      </w:pPr>
    </w:p>
    <w:p w14:paraId="252E3CBB" w14:textId="77777777" w:rsidR="00CA7DC9" w:rsidRDefault="00CA7DC9" w:rsidP="00CA7DC9">
      <w:pPr>
        <w:rPr>
          <w:lang w:val="en-US"/>
        </w:rPr>
      </w:pPr>
    </w:p>
    <w:p w14:paraId="79DC8601" w14:textId="77777777" w:rsidR="00CA7DC9" w:rsidRDefault="00CA7DC9" w:rsidP="00CA7DC9">
      <w:pPr>
        <w:rPr>
          <w:lang w:val="en-US"/>
        </w:rPr>
      </w:pPr>
    </w:p>
    <w:p w14:paraId="1C0DDDC9" w14:textId="77777777" w:rsidR="00CA7DC9" w:rsidRDefault="00CA7DC9" w:rsidP="00CA7DC9">
      <w:pPr>
        <w:rPr>
          <w:lang w:val="en-US"/>
        </w:rPr>
      </w:pPr>
    </w:p>
    <w:p w14:paraId="5B022097" w14:textId="77777777" w:rsidR="00CA7DC9" w:rsidRDefault="00CA7DC9" w:rsidP="00CA7DC9">
      <w:pPr>
        <w:rPr>
          <w:lang w:val="en-US"/>
        </w:rPr>
      </w:pPr>
    </w:p>
    <w:p w14:paraId="7BA92003" w14:textId="77777777" w:rsidR="00CA7DC9" w:rsidRDefault="00CA7DC9" w:rsidP="00CA7DC9">
      <w:pPr>
        <w:rPr>
          <w:lang w:val="en-US"/>
        </w:rPr>
      </w:pPr>
    </w:p>
    <w:p w14:paraId="223E0728" w14:textId="77777777" w:rsidR="00CA7DC9" w:rsidRDefault="00CA7DC9" w:rsidP="00CA7DC9">
      <w:pPr>
        <w:rPr>
          <w:lang w:val="en-US"/>
        </w:rPr>
      </w:pPr>
    </w:p>
    <w:p w14:paraId="40A54AF2" w14:textId="77777777" w:rsidR="00CA7DC9" w:rsidRDefault="00CA7DC9" w:rsidP="00CA7DC9">
      <w:pPr>
        <w:rPr>
          <w:lang w:val="en-US"/>
        </w:rPr>
      </w:pPr>
    </w:p>
    <w:p w14:paraId="2038EF59" w14:textId="77777777" w:rsidR="00CA7DC9" w:rsidRDefault="00CA7DC9" w:rsidP="00CA7DC9">
      <w:pPr>
        <w:rPr>
          <w:lang w:val="en-US"/>
        </w:rPr>
      </w:pPr>
    </w:p>
    <w:p w14:paraId="4342DD1C" w14:textId="77777777" w:rsidR="00CA7DC9" w:rsidRDefault="00CA7DC9" w:rsidP="00CA7DC9">
      <w:pPr>
        <w:rPr>
          <w:lang w:val="en-US"/>
        </w:rPr>
      </w:pPr>
    </w:p>
    <w:p w14:paraId="7729425A" w14:textId="77777777" w:rsidR="00CA7DC9" w:rsidRDefault="00CA7DC9" w:rsidP="00CA7DC9">
      <w:pPr>
        <w:rPr>
          <w:lang w:val="en-US"/>
        </w:rPr>
      </w:pPr>
    </w:p>
    <w:p w14:paraId="04E365F8" w14:textId="77777777" w:rsidR="00CA7DC9" w:rsidRDefault="00CA7DC9" w:rsidP="00CA7DC9">
      <w:pPr>
        <w:rPr>
          <w:lang w:val="en-US"/>
        </w:rPr>
      </w:pPr>
    </w:p>
    <w:p w14:paraId="22CB8488" w14:textId="77777777" w:rsidR="00CA7DC9" w:rsidRDefault="00CA7DC9" w:rsidP="00CA7DC9">
      <w:pPr>
        <w:rPr>
          <w:lang w:val="en-US"/>
        </w:rPr>
      </w:pPr>
    </w:p>
    <w:p w14:paraId="74A81A0A" w14:textId="77777777" w:rsidR="00CA7DC9" w:rsidRPr="004453F1" w:rsidRDefault="00CA7DC9" w:rsidP="00CA7DC9">
      <w:pPr>
        <w:rPr>
          <w:lang w:val="en-US"/>
        </w:rPr>
      </w:pPr>
    </w:p>
    <w:p w14:paraId="6FFBDA28" w14:textId="77777777" w:rsidR="00CA7DC9" w:rsidRPr="004453F1" w:rsidRDefault="00CA7DC9" w:rsidP="00CA7DC9">
      <w:pPr>
        <w:rPr>
          <w:lang w:val="en-US"/>
        </w:rPr>
      </w:pPr>
    </w:p>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5"/>
        <w:gridCol w:w="1396"/>
        <w:gridCol w:w="2556"/>
      </w:tblGrid>
      <w:tr w:rsidR="00CA7DC9" w:rsidRPr="002561D7" w14:paraId="41F29665" w14:textId="77777777" w:rsidTr="008B2E5D">
        <w:trPr>
          <w:trHeight w:val="340"/>
          <w:jc w:val="center"/>
        </w:trPr>
        <w:tc>
          <w:tcPr>
            <w:tcW w:w="9747" w:type="dxa"/>
            <w:gridSpan w:val="3"/>
            <w:shd w:val="clear" w:color="auto" w:fill="C0C0C0"/>
          </w:tcPr>
          <w:p w14:paraId="2BED195C" w14:textId="77777777" w:rsidR="00CA7DC9" w:rsidRPr="002561D7" w:rsidRDefault="00CA7DC9" w:rsidP="00CA7DC9">
            <w:pPr>
              <w:spacing w:before="40"/>
              <w:jc w:val="center"/>
              <w:rPr>
                <w:b/>
                <w:lang w:val="en-US"/>
              </w:rPr>
            </w:pPr>
            <w:r w:rsidRPr="002561D7">
              <w:rPr>
                <w:b/>
                <w:lang w:val="en-US"/>
              </w:rPr>
              <w:t>AUTHOR OF THE REPORT (</w:t>
            </w:r>
            <w:r w:rsidRPr="00CA7DC9">
              <w:rPr>
                <w:b/>
                <w:lang w:val="en-US"/>
              </w:rPr>
              <w:t>AMCL)</w:t>
            </w:r>
          </w:p>
        </w:tc>
      </w:tr>
      <w:tr w:rsidR="00CA7DC9" w:rsidRPr="0039693E" w14:paraId="5D836F9C" w14:textId="77777777" w:rsidTr="008B2E5D">
        <w:trPr>
          <w:jc w:val="center"/>
        </w:trPr>
        <w:tc>
          <w:tcPr>
            <w:tcW w:w="5795" w:type="dxa"/>
          </w:tcPr>
          <w:p w14:paraId="12806E78" w14:textId="12F86B45" w:rsidR="00CA7DC9" w:rsidRPr="0039693E" w:rsidRDefault="00CA7DC9" w:rsidP="00CA7DC9">
            <w:pPr>
              <w:spacing w:before="40"/>
              <w:rPr>
                <w:b/>
              </w:rPr>
            </w:pPr>
            <w:r w:rsidRPr="0039693E">
              <w:rPr>
                <w:b/>
              </w:rPr>
              <w:t>Printed name:</w:t>
            </w:r>
            <w:ins w:id="2" w:author="Gloria Viti" w:date="2020-09-21T18:49:00Z">
              <w:r w:rsidR="007674F1">
                <w:rPr>
                  <w:b/>
                </w:rPr>
                <w:t xml:space="preserve"> ADAM KOGUT</w:t>
              </w:r>
            </w:ins>
          </w:p>
        </w:tc>
        <w:tc>
          <w:tcPr>
            <w:tcW w:w="1396" w:type="dxa"/>
            <w:vMerge w:val="restart"/>
            <w:tcBorders>
              <w:right w:val="nil"/>
            </w:tcBorders>
            <w:vAlign w:val="center"/>
          </w:tcPr>
          <w:p w14:paraId="641AB9E6" w14:textId="77777777" w:rsidR="00CA7DC9" w:rsidRPr="0039693E" w:rsidRDefault="00CA7DC9" w:rsidP="00CA7DC9">
            <w:pPr>
              <w:spacing w:before="40"/>
              <w:jc w:val="center"/>
              <w:rPr>
                <w:b/>
              </w:rPr>
            </w:pPr>
            <w:r w:rsidRPr="0039693E">
              <w:rPr>
                <w:b/>
              </w:rPr>
              <w:t>Date:</w:t>
            </w:r>
          </w:p>
        </w:tc>
        <w:tc>
          <w:tcPr>
            <w:tcW w:w="2556" w:type="dxa"/>
            <w:vMerge w:val="restart"/>
            <w:tcBorders>
              <w:left w:val="nil"/>
            </w:tcBorders>
            <w:vAlign w:val="center"/>
          </w:tcPr>
          <w:p w14:paraId="705A9141" w14:textId="77777777" w:rsidR="00CA7DC9" w:rsidRPr="0039693E" w:rsidRDefault="00CA7DC9" w:rsidP="00CA7DC9">
            <w:pPr>
              <w:spacing w:before="40"/>
              <w:jc w:val="center"/>
              <w:rPr>
                <w:b/>
              </w:rPr>
            </w:pPr>
            <w:r w:rsidRPr="0039693E">
              <w:rPr>
                <w:b/>
              </w:rPr>
              <w:t>___ / ___ / _____</w:t>
            </w:r>
          </w:p>
        </w:tc>
      </w:tr>
      <w:tr w:rsidR="00CA7DC9" w:rsidRPr="0039693E" w14:paraId="5EBAC225" w14:textId="77777777" w:rsidTr="008B2E5D">
        <w:trPr>
          <w:trHeight w:val="639"/>
          <w:jc w:val="center"/>
        </w:trPr>
        <w:tc>
          <w:tcPr>
            <w:tcW w:w="5795" w:type="dxa"/>
            <w:vAlign w:val="center"/>
          </w:tcPr>
          <w:p w14:paraId="165D9D66" w14:textId="77777777" w:rsidR="00CA7DC9" w:rsidRPr="0039693E" w:rsidRDefault="00CA7DC9" w:rsidP="00CA7DC9">
            <w:pPr>
              <w:spacing w:before="40"/>
              <w:rPr>
                <w:b/>
              </w:rPr>
            </w:pPr>
            <w:r w:rsidRPr="0039693E">
              <w:rPr>
                <w:b/>
              </w:rPr>
              <w:t>Signature:</w:t>
            </w:r>
          </w:p>
        </w:tc>
        <w:tc>
          <w:tcPr>
            <w:tcW w:w="1396" w:type="dxa"/>
            <w:vMerge/>
            <w:tcBorders>
              <w:right w:val="nil"/>
            </w:tcBorders>
          </w:tcPr>
          <w:p w14:paraId="206C10D9" w14:textId="77777777" w:rsidR="00CA7DC9" w:rsidRPr="0039693E" w:rsidRDefault="00CA7DC9" w:rsidP="00CA7DC9">
            <w:pPr>
              <w:spacing w:before="40"/>
              <w:rPr>
                <w:b/>
              </w:rPr>
            </w:pPr>
          </w:p>
        </w:tc>
        <w:tc>
          <w:tcPr>
            <w:tcW w:w="2556" w:type="dxa"/>
            <w:vMerge/>
            <w:tcBorders>
              <w:left w:val="nil"/>
            </w:tcBorders>
          </w:tcPr>
          <w:p w14:paraId="6CCF108C" w14:textId="77777777" w:rsidR="00CA7DC9" w:rsidRPr="0039693E" w:rsidRDefault="00CA7DC9" w:rsidP="00CA7DC9">
            <w:pPr>
              <w:spacing w:before="40"/>
              <w:rPr>
                <w:b/>
              </w:rPr>
            </w:pPr>
          </w:p>
        </w:tc>
      </w:tr>
    </w:tbl>
    <w:p w14:paraId="3DB6E5E0" w14:textId="77777777" w:rsidR="00CA7DC9" w:rsidRDefault="00CA7DC9" w:rsidP="00CA7DC9"/>
    <w:p w14:paraId="2C9D9373" w14:textId="77777777" w:rsidR="00CA7DC9" w:rsidRDefault="00CA7DC9" w:rsidP="00CA7DC9"/>
    <w:tbl>
      <w:tblPr>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33"/>
        <w:gridCol w:w="1416"/>
        <w:gridCol w:w="2598"/>
      </w:tblGrid>
      <w:tr w:rsidR="00CA7DC9" w:rsidRPr="0039693E" w14:paraId="73C369D9" w14:textId="77777777" w:rsidTr="00050780">
        <w:trPr>
          <w:trHeight w:val="340"/>
          <w:jc w:val="center"/>
        </w:trPr>
        <w:tc>
          <w:tcPr>
            <w:tcW w:w="9747" w:type="dxa"/>
            <w:gridSpan w:val="3"/>
            <w:shd w:val="clear" w:color="auto" w:fill="C0C0C0"/>
          </w:tcPr>
          <w:p w14:paraId="342E6AC9" w14:textId="77777777" w:rsidR="00CA7DC9" w:rsidRPr="0039693E" w:rsidRDefault="00CA7DC9" w:rsidP="00CA7DC9">
            <w:pPr>
              <w:spacing w:before="40"/>
              <w:jc w:val="center"/>
              <w:rPr>
                <w:rFonts w:ascii="Calibri" w:hAnsi="Calibri"/>
                <w:b/>
                <w:bCs/>
              </w:rPr>
            </w:pPr>
            <w:r w:rsidRPr="0039693E">
              <w:rPr>
                <w:b/>
              </w:rPr>
              <w:t>REVIEWER OF THE REPORT (RMCL)</w:t>
            </w:r>
          </w:p>
        </w:tc>
      </w:tr>
      <w:tr w:rsidR="00CA7DC9" w:rsidRPr="0039693E" w14:paraId="40819170" w14:textId="77777777" w:rsidTr="0070102D">
        <w:trPr>
          <w:jc w:val="center"/>
        </w:trPr>
        <w:tc>
          <w:tcPr>
            <w:tcW w:w="5733" w:type="dxa"/>
          </w:tcPr>
          <w:p w14:paraId="2AC098F4" w14:textId="0F19020D" w:rsidR="00CA7DC9" w:rsidRPr="0039693E" w:rsidRDefault="00CA7DC9" w:rsidP="00CA7DC9">
            <w:pPr>
              <w:spacing w:before="40"/>
              <w:rPr>
                <w:b/>
              </w:rPr>
            </w:pPr>
            <w:r w:rsidRPr="0039693E">
              <w:rPr>
                <w:b/>
              </w:rPr>
              <w:t>Printed name:</w:t>
            </w:r>
            <w:ins w:id="3" w:author="Gloria Viti" w:date="2020-09-21T18:49:00Z">
              <w:r w:rsidR="007674F1">
                <w:rPr>
                  <w:b/>
                </w:rPr>
                <w:t xml:space="preserve"> GLORIA VI</w:t>
              </w:r>
            </w:ins>
            <w:ins w:id="4" w:author="Gloria Viti" w:date="2020-09-21T18:50:00Z">
              <w:r w:rsidR="007674F1">
                <w:rPr>
                  <w:b/>
                </w:rPr>
                <w:t>TI</w:t>
              </w:r>
            </w:ins>
          </w:p>
        </w:tc>
        <w:tc>
          <w:tcPr>
            <w:tcW w:w="1416" w:type="dxa"/>
            <w:vMerge w:val="restart"/>
            <w:tcBorders>
              <w:right w:val="nil"/>
            </w:tcBorders>
            <w:vAlign w:val="center"/>
          </w:tcPr>
          <w:p w14:paraId="39B88A81" w14:textId="77777777" w:rsidR="00CA7DC9" w:rsidRPr="0039693E" w:rsidRDefault="00CA7DC9" w:rsidP="00CA7DC9">
            <w:pPr>
              <w:spacing w:before="40"/>
              <w:jc w:val="center"/>
              <w:rPr>
                <w:b/>
              </w:rPr>
            </w:pPr>
            <w:r w:rsidRPr="0039693E">
              <w:rPr>
                <w:b/>
              </w:rPr>
              <w:t>Date:</w:t>
            </w:r>
          </w:p>
        </w:tc>
        <w:tc>
          <w:tcPr>
            <w:tcW w:w="2598" w:type="dxa"/>
            <w:vMerge w:val="restart"/>
            <w:tcBorders>
              <w:left w:val="nil"/>
            </w:tcBorders>
            <w:vAlign w:val="center"/>
          </w:tcPr>
          <w:p w14:paraId="77A643BD" w14:textId="77777777" w:rsidR="00CA7DC9" w:rsidRPr="0039693E" w:rsidRDefault="00CA7DC9" w:rsidP="00CA7DC9">
            <w:pPr>
              <w:spacing w:before="40"/>
              <w:jc w:val="center"/>
              <w:rPr>
                <w:b/>
              </w:rPr>
            </w:pPr>
            <w:r w:rsidRPr="0039693E">
              <w:rPr>
                <w:b/>
              </w:rPr>
              <w:t>___ / ___ / _____</w:t>
            </w:r>
          </w:p>
        </w:tc>
      </w:tr>
      <w:tr w:rsidR="00CA7DC9" w:rsidRPr="0039693E" w14:paraId="6A21F508" w14:textId="77777777" w:rsidTr="0070102D">
        <w:trPr>
          <w:trHeight w:val="639"/>
          <w:jc w:val="center"/>
        </w:trPr>
        <w:tc>
          <w:tcPr>
            <w:tcW w:w="5733" w:type="dxa"/>
            <w:vAlign w:val="center"/>
          </w:tcPr>
          <w:p w14:paraId="45B53F31" w14:textId="77777777" w:rsidR="00CA7DC9" w:rsidRPr="0039693E" w:rsidRDefault="00CA7DC9" w:rsidP="00CA7DC9">
            <w:pPr>
              <w:spacing w:before="40"/>
              <w:rPr>
                <w:b/>
              </w:rPr>
            </w:pPr>
            <w:r w:rsidRPr="0039693E">
              <w:rPr>
                <w:b/>
              </w:rPr>
              <w:t>Signature:</w:t>
            </w:r>
          </w:p>
        </w:tc>
        <w:tc>
          <w:tcPr>
            <w:tcW w:w="1416" w:type="dxa"/>
            <w:vMerge/>
            <w:tcBorders>
              <w:right w:val="nil"/>
            </w:tcBorders>
          </w:tcPr>
          <w:p w14:paraId="55461BE8" w14:textId="77777777" w:rsidR="00CA7DC9" w:rsidRPr="0039693E" w:rsidRDefault="00CA7DC9" w:rsidP="00CA7DC9">
            <w:pPr>
              <w:spacing w:before="40"/>
              <w:rPr>
                <w:b/>
              </w:rPr>
            </w:pPr>
          </w:p>
        </w:tc>
        <w:tc>
          <w:tcPr>
            <w:tcW w:w="2598" w:type="dxa"/>
            <w:vMerge/>
            <w:tcBorders>
              <w:left w:val="nil"/>
            </w:tcBorders>
          </w:tcPr>
          <w:p w14:paraId="7DA97CB4" w14:textId="77777777" w:rsidR="00CA7DC9" w:rsidRPr="0039693E" w:rsidRDefault="00CA7DC9" w:rsidP="00CA7DC9">
            <w:pPr>
              <w:spacing w:before="40"/>
              <w:rPr>
                <w:b/>
              </w:rPr>
            </w:pPr>
          </w:p>
        </w:tc>
      </w:tr>
    </w:tbl>
    <w:p w14:paraId="33C2269F" w14:textId="77777777" w:rsidR="00987CBD" w:rsidRDefault="00987CBD" w:rsidP="00987CBD"/>
    <w:p w14:paraId="3A507F1F" w14:textId="77777777" w:rsidR="00987CBD" w:rsidRDefault="00987CBD" w:rsidP="00987CBD">
      <w:pPr>
        <w:rPr>
          <w:b/>
          <w:bCs/>
        </w:rPr>
      </w:pPr>
    </w:p>
    <w:p w14:paraId="3D29AE8A" w14:textId="77777777" w:rsidR="00987CBD" w:rsidRDefault="00987CBD" w:rsidP="00987CBD">
      <w:pPr>
        <w:pStyle w:val="Titolo2"/>
        <w:rPr>
          <w:b w:val="0"/>
          <w:bCs w:val="0"/>
        </w:rPr>
      </w:pPr>
      <w:r>
        <w:t>Checklist</w:t>
      </w:r>
    </w:p>
    <w:tbl>
      <w:tblPr>
        <w:tblW w:w="9709" w:type="dxa"/>
        <w:tblBorders>
          <w:top w:val="single" w:sz="4" w:space="0" w:color="auto"/>
          <w:left w:val="single" w:sz="4" w:space="0" w:color="auto"/>
          <w:bottom w:val="single" w:sz="4" w:space="0" w:color="auto"/>
          <w:right w:val="single" w:sz="4" w:space="0" w:color="auto"/>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637"/>
        <w:gridCol w:w="3544"/>
        <w:gridCol w:w="709"/>
        <w:gridCol w:w="567"/>
        <w:gridCol w:w="567"/>
        <w:gridCol w:w="3685"/>
      </w:tblGrid>
      <w:tr w:rsidR="0070102D" w14:paraId="3EA5A0FB" w14:textId="77777777" w:rsidTr="0070102D">
        <w:trPr>
          <w:trHeight w:val="413"/>
        </w:trPr>
        <w:tc>
          <w:tcPr>
            <w:tcW w:w="637" w:type="dxa"/>
            <w:tcBorders>
              <w:top w:val="double" w:sz="4" w:space="0" w:color="auto"/>
              <w:left w:val="single" w:sz="4" w:space="0" w:color="auto"/>
              <w:bottom w:val="single" w:sz="4" w:space="0" w:color="auto"/>
              <w:right w:val="single" w:sz="4" w:space="0" w:color="C0C0C0"/>
            </w:tcBorders>
            <w:shd w:val="pct10" w:color="auto" w:fill="auto"/>
            <w:vAlign w:val="center"/>
          </w:tcPr>
          <w:p w14:paraId="0319BBA7" w14:textId="77777777" w:rsidR="0070102D" w:rsidRDefault="0070102D" w:rsidP="00FC41F1">
            <w:pPr>
              <w:pStyle w:val="Titolo3"/>
            </w:pPr>
          </w:p>
        </w:tc>
        <w:tc>
          <w:tcPr>
            <w:tcW w:w="3544" w:type="dxa"/>
            <w:tcBorders>
              <w:top w:val="double" w:sz="4" w:space="0" w:color="auto"/>
              <w:left w:val="single" w:sz="4" w:space="0" w:color="C0C0C0"/>
              <w:bottom w:val="single" w:sz="4" w:space="0" w:color="auto"/>
              <w:right w:val="single" w:sz="4" w:space="0" w:color="C0C0C0"/>
            </w:tcBorders>
            <w:shd w:val="pct10" w:color="auto" w:fill="auto"/>
            <w:vAlign w:val="center"/>
          </w:tcPr>
          <w:p w14:paraId="0D40AF24" w14:textId="77777777" w:rsidR="0070102D" w:rsidRDefault="0070102D" w:rsidP="00FC41F1">
            <w:pPr>
              <w:pStyle w:val="Titolo2"/>
            </w:pPr>
            <w:r>
              <w:t>Items discussed with investigator/study team</w:t>
            </w:r>
          </w:p>
        </w:tc>
        <w:tc>
          <w:tcPr>
            <w:tcW w:w="709" w:type="dxa"/>
            <w:tcBorders>
              <w:top w:val="double" w:sz="4" w:space="0" w:color="auto"/>
              <w:left w:val="single" w:sz="4" w:space="0" w:color="C0C0C0"/>
              <w:bottom w:val="single" w:sz="4" w:space="0" w:color="auto"/>
              <w:right w:val="single" w:sz="4" w:space="0" w:color="C0C0C0"/>
            </w:tcBorders>
            <w:shd w:val="pct10" w:color="auto" w:fill="auto"/>
            <w:vAlign w:val="center"/>
          </w:tcPr>
          <w:p w14:paraId="058BB7C6" w14:textId="77777777" w:rsidR="0070102D" w:rsidRDefault="0070102D" w:rsidP="00FC41F1">
            <w:pPr>
              <w:pStyle w:val="Titolo2"/>
              <w:jc w:val="center"/>
            </w:pPr>
            <w:r>
              <w:t>Yes</w:t>
            </w:r>
          </w:p>
        </w:tc>
        <w:tc>
          <w:tcPr>
            <w:tcW w:w="567" w:type="dxa"/>
            <w:tcBorders>
              <w:top w:val="double" w:sz="4" w:space="0" w:color="auto"/>
              <w:left w:val="single" w:sz="4" w:space="0" w:color="C0C0C0"/>
              <w:bottom w:val="single" w:sz="4" w:space="0" w:color="auto"/>
              <w:right w:val="single" w:sz="4" w:space="0" w:color="C0C0C0"/>
            </w:tcBorders>
            <w:shd w:val="pct10" w:color="auto" w:fill="auto"/>
            <w:vAlign w:val="center"/>
          </w:tcPr>
          <w:p w14:paraId="5C15DA2B" w14:textId="77777777" w:rsidR="0070102D" w:rsidRDefault="0070102D" w:rsidP="00FC41F1">
            <w:pPr>
              <w:pStyle w:val="Titolo2"/>
              <w:jc w:val="center"/>
            </w:pPr>
            <w:r>
              <w:t>No</w:t>
            </w:r>
          </w:p>
        </w:tc>
        <w:tc>
          <w:tcPr>
            <w:tcW w:w="567" w:type="dxa"/>
            <w:tcBorders>
              <w:top w:val="double" w:sz="4" w:space="0" w:color="auto"/>
              <w:left w:val="single" w:sz="4" w:space="0" w:color="C0C0C0"/>
              <w:bottom w:val="single" w:sz="4" w:space="0" w:color="auto"/>
              <w:right w:val="single" w:sz="4" w:space="0" w:color="auto"/>
            </w:tcBorders>
            <w:shd w:val="pct10" w:color="auto" w:fill="auto"/>
            <w:vAlign w:val="center"/>
          </w:tcPr>
          <w:p w14:paraId="4D5F9DDB" w14:textId="77777777" w:rsidR="0070102D" w:rsidRDefault="0070102D" w:rsidP="00FC41F1">
            <w:pPr>
              <w:pStyle w:val="Titolo2"/>
              <w:jc w:val="center"/>
            </w:pPr>
            <w:r>
              <w:t>N/A</w:t>
            </w:r>
          </w:p>
        </w:tc>
        <w:tc>
          <w:tcPr>
            <w:tcW w:w="3685" w:type="dxa"/>
            <w:tcBorders>
              <w:top w:val="double" w:sz="4" w:space="0" w:color="auto"/>
              <w:left w:val="single" w:sz="4" w:space="0" w:color="C0C0C0"/>
              <w:bottom w:val="single" w:sz="4" w:space="0" w:color="auto"/>
              <w:right w:val="single" w:sz="4" w:space="0" w:color="auto"/>
            </w:tcBorders>
            <w:shd w:val="pct10" w:color="auto" w:fill="auto"/>
          </w:tcPr>
          <w:p w14:paraId="6837C5A1" w14:textId="77777777" w:rsidR="0070102D" w:rsidRDefault="0070102D" w:rsidP="0070102D">
            <w:pPr>
              <w:pStyle w:val="Titolo2"/>
              <w:jc w:val="center"/>
            </w:pPr>
            <w:r w:rsidRPr="0070102D">
              <w:t>Comments</w:t>
            </w:r>
          </w:p>
        </w:tc>
      </w:tr>
      <w:tr w:rsidR="0070102D" w14:paraId="7B776CCF" w14:textId="77777777" w:rsidTr="005E635C">
        <w:trPr>
          <w:trHeight w:val="284"/>
        </w:trPr>
        <w:tc>
          <w:tcPr>
            <w:tcW w:w="637" w:type="dxa"/>
            <w:tcBorders>
              <w:top w:val="single" w:sz="4" w:space="0" w:color="auto"/>
              <w:left w:val="single" w:sz="4" w:space="0" w:color="auto"/>
              <w:bottom w:val="single" w:sz="4" w:space="0" w:color="C0C0C0"/>
              <w:right w:val="single" w:sz="4" w:space="0" w:color="C0C0C0"/>
            </w:tcBorders>
          </w:tcPr>
          <w:p w14:paraId="731DA1CF" w14:textId="77777777" w:rsidR="0070102D" w:rsidRDefault="0070102D" w:rsidP="00FC41F1">
            <w:pPr>
              <w:spacing w:before="20" w:after="20"/>
            </w:pPr>
            <w:r>
              <w:t>1.</w:t>
            </w:r>
          </w:p>
        </w:tc>
        <w:tc>
          <w:tcPr>
            <w:tcW w:w="3544" w:type="dxa"/>
            <w:tcBorders>
              <w:top w:val="single" w:sz="4" w:space="0" w:color="auto"/>
              <w:left w:val="single" w:sz="4" w:space="0" w:color="C0C0C0"/>
              <w:bottom w:val="single" w:sz="4" w:space="0" w:color="C0C0C0"/>
              <w:right w:val="single" w:sz="4" w:space="0" w:color="C0C0C0"/>
            </w:tcBorders>
          </w:tcPr>
          <w:p w14:paraId="52D5803A" w14:textId="77777777" w:rsidR="0070102D" w:rsidRDefault="0070102D" w:rsidP="00FC41F1">
            <w:pPr>
              <w:spacing w:before="20" w:after="20"/>
            </w:pPr>
            <w:r>
              <w:t xml:space="preserve">Device use and application </w:t>
            </w:r>
          </w:p>
        </w:tc>
        <w:tc>
          <w:tcPr>
            <w:tcW w:w="709" w:type="dxa"/>
            <w:tcBorders>
              <w:top w:val="single" w:sz="4" w:space="0" w:color="auto"/>
              <w:left w:val="single" w:sz="4" w:space="0" w:color="C0C0C0"/>
              <w:bottom w:val="single" w:sz="4" w:space="0" w:color="C0C0C0"/>
              <w:right w:val="single" w:sz="4" w:space="0" w:color="C0C0C0"/>
            </w:tcBorders>
            <w:vAlign w:val="center"/>
          </w:tcPr>
          <w:p w14:paraId="63A51EFD" w14:textId="6E2ACB84" w:rsidR="0070102D" w:rsidRDefault="002742C0" w:rsidP="005E635C">
            <w:pPr>
              <w:spacing w:before="20" w:after="20"/>
              <w:jc w:val="center"/>
            </w:pPr>
            <w:r>
              <w:fldChar w:fldCharType="begin">
                <w:ffData>
                  <w:name w:val="Selectievakje1"/>
                  <w:enabled/>
                  <w:calcOnExit w:val="0"/>
                  <w:checkBox>
                    <w:sizeAuto/>
                    <w:default w:val="1"/>
                  </w:checkBox>
                </w:ffData>
              </w:fldChar>
            </w:r>
            <w:bookmarkStart w:id="5" w:name="Selectievakje1"/>
            <w:r>
              <w:instrText xml:space="preserve"> FORMCHECKBOX </w:instrText>
            </w:r>
            <w:r w:rsidR="00644AC2">
              <w:fldChar w:fldCharType="separate"/>
            </w:r>
            <w:r>
              <w:fldChar w:fldCharType="end"/>
            </w:r>
            <w:bookmarkEnd w:id="5"/>
          </w:p>
        </w:tc>
        <w:tc>
          <w:tcPr>
            <w:tcW w:w="567" w:type="dxa"/>
            <w:tcBorders>
              <w:top w:val="single" w:sz="4" w:space="0" w:color="auto"/>
              <w:left w:val="single" w:sz="4" w:space="0" w:color="C0C0C0"/>
              <w:bottom w:val="single" w:sz="4" w:space="0" w:color="C0C0C0"/>
              <w:right w:val="single" w:sz="4" w:space="0" w:color="C0C0C0"/>
            </w:tcBorders>
            <w:vAlign w:val="center"/>
          </w:tcPr>
          <w:p w14:paraId="50A2BBA8"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auto"/>
              <w:left w:val="single" w:sz="4" w:space="0" w:color="C0C0C0"/>
              <w:bottom w:val="single" w:sz="4" w:space="0" w:color="C0C0C0"/>
              <w:right w:val="single" w:sz="4" w:space="0" w:color="auto"/>
            </w:tcBorders>
            <w:vAlign w:val="center"/>
          </w:tcPr>
          <w:p w14:paraId="0E05FD84"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644AC2">
              <w:fldChar w:fldCharType="separate"/>
            </w:r>
            <w:r>
              <w:fldChar w:fldCharType="end"/>
            </w:r>
          </w:p>
        </w:tc>
        <w:tc>
          <w:tcPr>
            <w:tcW w:w="3685" w:type="dxa"/>
            <w:tcBorders>
              <w:top w:val="single" w:sz="4" w:space="0" w:color="auto"/>
              <w:left w:val="single" w:sz="4" w:space="0" w:color="C0C0C0"/>
              <w:bottom w:val="single" w:sz="4" w:space="0" w:color="C0C0C0"/>
              <w:right w:val="single" w:sz="4" w:space="0" w:color="auto"/>
            </w:tcBorders>
          </w:tcPr>
          <w:p w14:paraId="16DB707F" w14:textId="5EAE72BC" w:rsidR="0070102D" w:rsidRDefault="00604F18" w:rsidP="008B2E5D">
            <w:pPr>
              <w:ind w:right="0"/>
              <w:jc w:val="both"/>
            </w:pPr>
            <w:r>
              <w:t xml:space="preserve">Device use and application were discussed with the study team, including indication to use </w:t>
            </w:r>
            <w:r w:rsidR="00777010">
              <w:t>study</w:t>
            </w:r>
            <w:r>
              <w:t xml:space="preserve"> device only for the revision. </w:t>
            </w:r>
          </w:p>
        </w:tc>
      </w:tr>
      <w:tr w:rsidR="0070102D" w14:paraId="0A38C8F2"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2F9635A4" w14:textId="77777777" w:rsidR="0070102D" w:rsidRDefault="0070102D" w:rsidP="00FC41F1">
            <w:pPr>
              <w:spacing w:before="20" w:after="20"/>
            </w:pPr>
            <w:r>
              <w:t>2.</w:t>
            </w:r>
          </w:p>
        </w:tc>
        <w:tc>
          <w:tcPr>
            <w:tcW w:w="3544" w:type="dxa"/>
            <w:tcBorders>
              <w:top w:val="single" w:sz="4" w:space="0" w:color="C0C0C0"/>
              <w:left w:val="single" w:sz="4" w:space="0" w:color="C0C0C0"/>
              <w:bottom w:val="single" w:sz="4" w:space="0" w:color="C0C0C0"/>
              <w:right w:val="single" w:sz="4" w:space="0" w:color="C0C0C0"/>
            </w:tcBorders>
          </w:tcPr>
          <w:p w14:paraId="3094928C" w14:textId="77777777" w:rsidR="0070102D" w:rsidRDefault="0070102D" w:rsidP="00EF3498">
            <w:pPr>
              <w:spacing w:before="20" w:after="20"/>
            </w:pPr>
            <w:r>
              <w:t>Study protocol and procedure</w:t>
            </w:r>
          </w:p>
        </w:tc>
        <w:tc>
          <w:tcPr>
            <w:tcW w:w="709" w:type="dxa"/>
            <w:tcBorders>
              <w:top w:val="single" w:sz="4" w:space="0" w:color="C0C0C0"/>
              <w:left w:val="single" w:sz="4" w:space="0" w:color="C0C0C0"/>
              <w:bottom w:val="single" w:sz="4" w:space="0" w:color="C0C0C0"/>
              <w:right w:val="single" w:sz="4" w:space="0" w:color="C0C0C0"/>
            </w:tcBorders>
            <w:vAlign w:val="center"/>
          </w:tcPr>
          <w:p w14:paraId="4EC6C0A7" w14:textId="5619CEF3"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39D99E8F"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6CA4B042"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644AC2">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050ACBCA" w14:textId="170A8D45" w:rsidR="0070102D" w:rsidRDefault="00604F18" w:rsidP="008B2E5D">
            <w:pPr>
              <w:ind w:right="0"/>
              <w:jc w:val="both"/>
            </w:pPr>
            <w:r>
              <w:t>Study related procedures, Inc./Excl. criteria and other related aspects were discussed based on the Protocol no. 1.0 dated 04Feb2020.</w:t>
            </w:r>
            <w:r w:rsidR="00DD197A">
              <w:t xml:space="preserve"> The site staff was informed that revised Protocol version will be prepared.</w:t>
            </w:r>
          </w:p>
        </w:tc>
      </w:tr>
      <w:tr w:rsidR="0070102D" w14:paraId="354A28EC"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3F81A71C" w14:textId="77777777" w:rsidR="0070102D" w:rsidRDefault="0070102D" w:rsidP="00FC41F1">
            <w:pPr>
              <w:spacing w:before="20" w:after="20"/>
            </w:pPr>
            <w:r>
              <w:t>3.</w:t>
            </w:r>
          </w:p>
        </w:tc>
        <w:tc>
          <w:tcPr>
            <w:tcW w:w="3544" w:type="dxa"/>
            <w:tcBorders>
              <w:top w:val="single" w:sz="4" w:space="0" w:color="C0C0C0"/>
              <w:left w:val="single" w:sz="4" w:space="0" w:color="C0C0C0"/>
              <w:bottom w:val="single" w:sz="4" w:space="0" w:color="C0C0C0"/>
              <w:right w:val="single" w:sz="4" w:space="0" w:color="C0C0C0"/>
            </w:tcBorders>
          </w:tcPr>
          <w:p w14:paraId="6BF4A3AD" w14:textId="77777777" w:rsidR="0070102D" w:rsidRDefault="0070102D" w:rsidP="00FC41F1">
            <w:pPr>
              <w:spacing w:before="20" w:after="20"/>
            </w:pPr>
            <w:r>
              <w:t>Subject recruitment / feasibility</w:t>
            </w:r>
          </w:p>
        </w:tc>
        <w:tc>
          <w:tcPr>
            <w:tcW w:w="709" w:type="dxa"/>
            <w:tcBorders>
              <w:top w:val="single" w:sz="4" w:space="0" w:color="C0C0C0"/>
              <w:left w:val="single" w:sz="4" w:space="0" w:color="C0C0C0"/>
              <w:bottom w:val="single" w:sz="4" w:space="0" w:color="C0C0C0"/>
              <w:right w:val="single" w:sz="4" w:space="0" w:color="C0C0C0"/>
            </w:tcBorders>
            <w:vAlign w:val="center"/>
          </w:tcPr>
          <w:p w14:paraId="23382121" w14:textId="237C07E7"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3B5BBD70"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497F5258"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644AC2">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3486DFF2" w14:textId="1B7499C9" w:rsidR="0070102D" w:rsidRDefault="00576B79" w:rsidP="008B2E5D">
            <w:pPr>
              <w:ind w:right="0"/>
              <w:jc w:val="both"/>
            </w:pPr>
            <w:r>
              <w:t>Site team was informed that the device can only be used for the revision according to IFU and not for primary reasons. The site staff responded that this does not change their recruitment plans as they already use DELTA Revision cup in accordance with the IFU</w:t>
            </w:r>
            <w:r w:rsidR="00323955">
              <w:t xml:space="preserve"> only</w:t>
            </w:r>
            <w:r>
              <w:t>.</w:t>
            </w:r>
            <w:r w:rsidR="009B3435">
              <w:t xml:space="preserve"> The site staff is planning to enrol 2-3 subjects per week on average.</w:t>
            </w:r>
          </w:p>
        </w:tc>
      </w:tr>
      <w:tr w:rsidR="0070102D" w14:paraId="658EBB98"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910AFAF" w14:textId="77777777" w:rsidR="0070102D" w:rsidRDefault="0070102D" w:rsidP="00FC41F1">
            <w:pPr>
              <w:spacing w:before="20" w:after="20"/>
              <w:ind w:left="709" w:hanging="709"/>
            </w:pPr>
            <w:r>
              <w:t>4.</w:t>
            </w:r>
          </w:p>
        </w:tc>
        <w:tc>
          <w:tcPr>
            <w:tcW w:w="3544" w:type="dxa"/>
            <w:tcBorders>
              <w:top w:val="single" w:sz="4" w:space="0" w:color="C0C0C0"/>
              <w:left w:val="single" w:sz="4" w:space="0" w:color="C0C0C0"/>
              <w:bottom w:val="single" w:sz="4" w:space="0" w:color="C0C0C0"/>
              <w:right w:val="single" w:sz="4" w:space="0" w:color="C0C0C0"/>
            </w:tcBorders>
          </w:tcPr>
          <w:p w14:paraId="1030D77F" w14:textId="77777777" w:rsidR="0070102D" w:rsidRDefault="0070102D" w:rsidP="00FC41F1">
            <w:pPr>
              <w:spacing w:before="20" w:after="20"/>
              <w:ind w:left="709" w:hanging="709"/>
            </w:pPr>
            <w:r>
              <w:t>Monitoring procedures</w:t>
            </w:r>
          </w:p>
        </w:tc>
        <w:tc>
          <w:tcPr>
            <w:tcW w:w="709" w:type="dxa"/>
            <w:tcBorders>
              <w:top w:val="single" w:sz="4" w:space="0" w:color="C0C0C0"/>
              <w:left w:val="single" w:sz="4" w:space="0" w:color="C0C0C0"/>
              <w:bottom w:val="single" w:sz="4" w:space="0" w:color="C0C0C0"/>
              <w:right w:val="single" w:sz="4" w:space="0" w:color="C0C0C0"/>
            </w:tcBorders>
            <w:vAlign w:val="center"/>
          </w:tcPr>
          <w:p w14:paraId="3CC7CD9F" w14:textId="29A4E39F"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5828263A"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174F5444"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644AC2">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59607C55" w14:textId="739D0C05" w:rsidR="0070102D" w:rsidRDefault="00A140F7" w:rsidP="008B2E5D">
            <w:pPr>
              <w:ind w:right="0"/>
              <w:jc w:val="both"/>
            </w:pPr>
            <w:ins w:id="6" w:author="Gloria Viti" w:date="2020-09-21T18:15:00Z">
              <w:r>
                <w:t xml:space="preserve">Monitoring procedures reviewed </w:t>
              </w:r>
              <w:r>
                <w:t>with the site staff: no issues raised by the team.</w:t>
              </w:r>
            </w:ins>
          </w:p>
        </w:tc>
      </w:tr>
      <w:tr w:rsidR="0070102D" w14:paraId="5F3450B6"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2FBF9395" w14:textId="77777777" w:rsidR="0070102D" w:rsidRDefault="0070102D" w:rsidP="00FC41F1">
            <w:pPr>
              <w:spacing w:before="20" w:after="20"/>
              <w:ind w:left="709" w:hanging="709"/>
            </w:pPr>
            <w:r>
              <w:t>5.</w:t>
            </w:r>
          </w:p>
        </w:tc>
        <w:tc>
          <w:tcPr>
            <w:tcW w:w="3544" w:type="dxa"/>
            <w:tcBorders>
              <w:top w:val="single" w:sz="4" w:space="0" w:color="C0C0C0"/>
              <w:left w:val="single" w:sz="4" w:space="0" w:color="C0C0C0"/>
              <w:bottom w:val="single" w:sz="4" w:space="0" w:color="C0C0C0"/>
              <w:right w:val="single" w:sz="4" w:space="0" w:color="C0C0C0"/>
            </w:tcBorders>
          </w:tcPr>
          <w:p w14:paraId="638D7B0A" w14:textId="77777777" w:rsidR="0070102D" w:rsidRDefault="0070102D" w:rsidP="00FC41F1">
            <w:pPr>
              <w:spacing w:before="20" w:after="20"/>
              <w:ind w:left="709" w:hanging="709"/>
            </w:pPr>
            <w:r>
              <w:t>Equipment and facilities</w:t>
            </w:r>
          </w:p>
        </w:tc>
        <w:commentRangeStart w:id="7"/>
        <w:tc>
          <w:tcPr>
            <w:tcW w:w="709" w:type="dxa"/>
            <w:tcBorders>
              <w:top w:val="single" w:sz="4" w:space="0" w:color="C0C0C0"/>
              <w:left w:val="single" w:sz="4" w:space="0" w:color="C0C0C0"/>
              <w:bottom w:val="single" w:sz="4" w:space="0" w:color="C0C0C0"/>
              <w:right w:val="single" w:sz="4" w:space="0" w:color="C0C0C0"/>
            </w:tcBorders>
            <w:vAlign w:val="center"/>
          </w:tcPr>
          <w:p w14:paraId="45B62C83" w14:textId="7CA3E9F3"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commentRangeEnd w:id="7"/>
            <w:r w:rsidR="002913EF">
              <w:rPr>
                <w:rStyle w:val="Rimandocommento"/>
              </w:rPr>
              <w:commentReference w:id="7"/>
            </w:r>
          </w:p>
        </w:tc>
        <w:tc>
          <w:tcPr>
            <w:tcW w:w="567" w:type="dxa"/>
            <w:tcBorders>
              <w:top w:val="single" w:sz="4" w:space="0" w:color="C0C0C0"/>
              <w:left w:val="single" w:sz="4" w:space="0" w:color="C0C0C0"/>
              <w:bottom w:val="single" w:sz="4" w:space="0" w:color="C0C0C0"/>
              <w:right w:val="single" w:sz="4" w:space="0" w:color="C0C0C0"/>
            </w:tcBorders>
            <w:vAlign w:val="center"/>
          </w:tcPr>
          <w:p w14:paraId="78D67D6C"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57967E49"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644AC2">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43779FA5" w14:textId="77777777" w:rsidR="0070102D" w:rsidRDefault="0070102D" w:rsidP="008B2E5D">
            <w:pPr>
              <w:ind w:right="0"/>
              <w:jc w:val="both"/>
            </w:pPr>
          </w:p>
        </w:tc>
      </w:tr>
      <w:tr w:rsidR="0070102D" w14:paraId="6DA00722"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50932CD" w14:textId="77777777" w:rsidR="0070102D" w:rsidRDefault="0070102D" w:rsidP="00FC41F1">
            <w:pPr>
              <w:spacing w:before="20" w:after="20"/>
              <w:ind w:left="709" w:hanging="709"/>
            </w:pPr>
            <w:r>
              <w:t>7.</w:t>
            </w:r>
          </w:p>
        </w:tc>
        <w:tc>
          <w:tcPr>
            <w:tcW w:w="3544" w:type="dxa"/>
            <w:tcBorders>
              <w:top w:val="single" w:sz="4" w:space="0" w:color="C0C0C0"/>
              <w:left w:val="single" w:sz="4" w:space="0" w:color="C0C0C0"/>
              <w:bottom w:val="single" w:sz="4" w:space="0" w:color="C0C0C0"/>
              <w:right w:val="single" w:sz="4" w:space="0" w:color="C0C0C0"/>
            </w:tcBorders>
          </w:tcPr>
          <w:p w14:paraId="7CEED6C2" w14:textId="77777777" w:rsidR="0070102D" w:rsidRDefault="0070102D" w:rsidP="00FC41F1">
            <w:pPr>
              <w:spacing w:before="20" w:after="20"/>
              <w:ind w:left="709" w:hanging="709"/>
            </w:pPr>
            <w:r>
              <w:t>e-CRF</w:t>
            </w:r>
          </w:p>
        </w:tc>
        <w:tc>
          <w:tcPr>
            <w:tcW w:w="709" w:type="dxa"/>
            <w:tcBorders>
              <w:top w:val="single" w:sz="4" w:space="0" w:color="C0C0C0"/>
              <w:left w:val="single" w:sz="4" w:space="0" w:color="C0C0C0"/>
              <w:bottom w:val="single" w:sz="4" w:space="0" w:color="C0C0C0"/>
              <w:right w:val="single" w:sz="4" w:space="0" w:color="C0C0C0"/>
            </w:tcBorders>
            <w:vAlign w:val="center"/>
          </w:tcPr>
          <w:p w14:paraId="71B1CD14" w14:textId="15978F2C"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4D157B2A"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4C22E0AF"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644AC2">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71127F06" w14:textId="0702062F" w:rsidR="0070102D" w:rsidRDefault="002913EF" w:rsidP="008B2E5D">
            <w:pPr>
              <w:ind w:right="0"/>
              <w:jc w:val="both"/>
            </w:pPr>
            <w:ins w:id="8" w:author="Gloria Viti" w:date="2020-09-21T18:04:00Z">
              <w:r>
                <w:t>eCRF version 1.0 dated 21 July 2020 discussed with the site staff</w:t>
              </w:r>
            </w:ins>
            <w:ins w:id="9" w:author="Gloria Viti" w:date="2020-09-21T18:05:00Z">
              <w:r>
                <w:t>: no issues raised by the team.</w:t>
              </w:r>
            </w:ins>
          </w:p>
        </w:tc>
      </w:tr>
      <w:tr w:rsidR="0070102D" w14:paraId="159AEFD1"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2F3E8A3B" w14:textId="77777777" w:rsidR="0070102D" w:rsidRDefault="0070102D" w:rsidP="00FC41F1">
            <w:pPr>
              <w:spacing w:before="20" w:after="20"/>
              <w:ind w:left="709" w:hanging="709"/>
            </w:pPr>
            <w:r>
              <w:t>6.</w:t>
            </w:r>
          </w:p>
        </w:tc>
        <w:tc>
          <w:tcPr>
            <w:tcW w:w="3544" w:type="dxa"/>
            <w:tcBorders>
              <w:top w:val="single" w:sz="4" w:space="0" w:color="C0C0C0"/>
              <w:left w:val="single" w:sz="4" w:space="0" w:color="C0C0C0"/>
              <w:bottom w:val="single" w:sz="4" w:space="0" w:color="C0C0C0"/>
              <w:right w:val="single" w:sz="4" w:space="0" w:color="C0C0C0"/>
            </w:tcBorders>
          </w:tcPr>
          <w:p w14:paraId="0D49BC0C" w14:textId="77777777" w:rsidR="0070102D" w:rsidRDefault="0070102D" w:rsidP="00FC41F1">
            <w:pPr>
              <w:spacing w:before="20" w:after="20"/>
              <w:ind w:left="709" w:hanging="709"/>
            </w:pPr>
            <w:r>
              <w:t>Principal Investigator and study team</w:t>
            </w:r>
          </w:p>
        </w:tc>
        <w:tc>
          <w:tcPr>
            <w:tcW w:w="709" w:type="dxa"/>
            <w:tcBorders>
              <w:top w:val="single" w:sz="4" w:space="0" w:color="C0C0C0"/>
              <w:left w:val="single" w:sz="4" w:space="0" w:color="C0C0C0"/>
              <w:bottom w:val="single" w:sz="4" w:space="0" w:color="C0C0C0"/>
              <w:right w:val="single" w:sz="4" w:space="0" w:color="C0C0C0"/>
            </w:tcBorders>
            <w:vAlign w:val="center"/>
          </w:tcPr>
          <w:p w14:paraId="60BFDE31" w14:textId="2CFB04CB"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3BBBE2BB"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31F5ED1C"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644AC2">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45C09541" w14:textId="6E2903D1" w:rsidR="0070102D" w:rsidRDefault="002D65A3" w:rsidP="008B2E5D">
            <w:pPr>
              <w:ind w:right="0"/>
              <w:jc w:val="both"/>
            </w:pPr>
            <w:r>
              <w:t xml:space="preserve">The study team consists of Dr Jerzy </w:t>
            </w:r>
            <w:proofErr w:type="spellStart"/>
            <w:r>
              <w:t>Białecki</w:t>
            </w:r>
            <w:proofErr w:type="spellEnd"/>
            <w:r>
              <w:t xml:space="preserve"> (PI), Dr Paweł Bartosz (SI) and Dr Julia Macias (SI). Both </w:t>
            </w:r>
            <w:r w:rsidR="00431D6D">
              <w:t>SI</w:t>
            </w:r>
            <w:r>
              <w:t xml:space="preserve">s will be responsible for subjects’ recruitment, consenting, SD and e-CRF completion. </w:t>
            </w:r>
          </w:p>
          <w:p w14:paraId="42962875" w14:textId="2E9C8E9D" w:rsidR="002D65A3" w:rsidRDefault="002D65A3" w:rsidP="008B2E5D">
            <w:pPr>
              <w:ind w:right="0"/>
              <w:jc w:val="both"/>
            </w:pPr>
            <w:r>
              <w:t>As per PI there are 4-5 surgeons at his clinic that performs implantations and he expects that a few of them may want to perform surgery of their own patients. As per PI, the study team may assist during the implantation of study device in such cases. P</w:t>
            </w:r>
            <w:r w:rsidR="001365A5">
              <w:t>I asked to check with the Sponsor if they can avoid putting those surgeons on the Delegation List</w:t>
            </w:r>
            <w:r w:rsidR="00E91EF2">
              <w:t xml:space="preserve"> (action#2)</w:t>
            </w:r>
            <w:r w:rsidR="001365A5">
              <w:t>.</w:t>
            </w:r>
          </w:p>
        </w:tc>
      </w:tr>
      <w:tr w:rsidR="0070102D" w14:paraId="2869C8DD"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3EEDA32" w14:textId="082AB276" w:rsidR="0070102D" w:rsidRDefault="0070102D" w:rsidP="00FC41F1">
            <w:pPr>
              <w:spacing w:before="20" w:after="20"/>
            </w:pPr>
            <w:r>
              <w:t>7.</w:t>
            </w:r>
          </w:p>
        </w:tc>
        <w:tc>
          <w:tcPr>
            <w:tcW w:w="3544" w:type="dxa"/>
            <w:tcBorders>
              <w:top w:val="single" w:sz="4" w:space="0" w:color="C0C0C0"/>
              <w:left w:val="single" w:sz="4" w:space="0" w:color="C0C0C0"/>
              <w:bottom w:val="single" w:sz="4" w:space="0" w:color="C0C0C0"/>
              <w:right w:val="single" w:sz="4" w:space="0" w:color="C0C0C0"/>
            </w:tcBorders>
          </w:tcPr>
          <w:p w14:paraId="2D35B5FD" w14:textId="77777777" w:rsidR="0070102D" w:rsidRDefault="0070102D" w:rsidP="00B221C8">
            <w:pPr>
              <w:spacing w:before="20" w:after="20"/>
            </w:pPr>
            <w:r>
              <w:t xml:space="preserve">ICH-GCP </w:t>
            </w:r>
          </w:p>
        </w:tc>
        <w:commentRangeStart w:id="10"/>
        <w:tc>
          <w:tcPr>
            <w:tcW w:w="709" w:type="dxa"/>
            <w:tcBorders>
              <w:top w:val="single" w:sz="4" w:space="0" w:color="C0C0C0"/>
              <w:left w:val="single" w:sz="4" w:space="0" w:color="C0C0C0"/>
              <w:bottom w:val="single" w:sz="4" w:space="0" w:color="C0C0C0"/>
              <w:right w:val="single" w:sz="4" w:space="0" w:color="C0C0C0"/>
            </w:tcBorders>
            <w:vAlign w:val="center"/>
          </w:tcPr>
          <w:p w14:paraId="00936E46" w14:textId="4E028415"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commentRangeEnd w:id="10"/>
            <w:r w:rsidR="00FF699C">
              <w:rPr>
                <w:rStyle w:val="Rimandocommento"/>
              </w:rPr>
              <w:commentReference w:id="10"/>
            </w:r>
          </w:p>
        </w:tc>
        <w:tc>
          <w:tcPr>
            <w:tcW w:w="567" w:type="dxa"/>
            <w:tcBorders>
              <w:top w:val="single" w:sz="4" w:space="0" w:color="C0C0C0"/>
              <w:left w:val="single" w:sz="4" w:space="0" w:color="C0C0C0"/>
              <w:bottom w:val="single" w:sz="4" w:space="0" w:color="C0C0C0"/>
              <w:right w:val="single" w:sz="4" w:space="0" w:color="C0C0C0"/>
            </w:tcBorders>
            <w:vAlign w:val="center"/>
          </w:tcPr>
          <w:p w14:paraId="32FA3239"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4365706D"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644AC2">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2596E206" w14:textId="6E3BA342" w:rsidR="0070102D" w:rsidRDefault="00A140F7" w:rsidP="008B2E5D">
            <w:pPr>
              <w:ind w:right="0"/>
              <w:jc w:val="both"/>
            </w:pPr>
            <w:ins w:id="11" w:author="Gloria Viti" w:date="2020-09-21T18:13:00Z">
              <w:r w:rsidRPr="00A140F7">
                <w:t>PI and site staff are familiar with ICH-GCP and ISO 14155.</w:t>
              </w:r>
            </w:ins>
          </w:p>
        </w:tc>
      </w:tr>
      <w:tr w:rsidR="0070102D" w14:paraId="7F61026D"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D4B811A" w14:textId="77777777" w:rsidR="0070102D" w:rsidRDefault="0070102D" w:rsidP="00FC41F1">
            <w:pPr>
              <w:spacing w:before="20" w:after="20"/>
              <w:ind w:left="709" w:hanging="709"/>
            </w:pPr>
            <w:r>
              <w:t>8.</w:t>
            </w:r>
          </w:p>
        </w:tc>
        <w:tc>
          <w:tcPr>
            <w:tcW w:w="3544" w:type="dxa"/>
            <w:tcBorders>
              <w:top w:val="single" w:sz="4" w:space="0" w:color="C0C0C0"/>
              <w:left w:val="single" w:sz="4" w:space="0" w:color="C0C0C0"/>
              <w:bottom w:val="single" w:sz="4" w:space="0" w:color="C0C0C0"/>
              <w:right w:val="single" w:sz="4" w:space="0" w:color="C0C0C0"/>
            </w:tcBorders>
          </w:tcPr>
          <w:p w14:paraId="54A4B2D6" w14:textId="77777777" w:rsidR="0070102D" w:rsidRDefault="0070102D" w:rsidP="00FC41F1">
            <w:pPr>
              <w:spacing w:before="20" w:after="20"/>
              <w:ind w:left="709" w:hanging="709"/>
            </w:pPr>
            <w:r>
              <w:t>Randomisation</w:t>
            </w:r>
          </w:p>
        </w:tc>
        <w:tc>
          <w:tcPr>
            <w:tcW w:w="709" w:type="dxa"/>
            <w:tcBorders>
              <w:top w:val="single" w:sz="4" w:space="0" w:color="C0C0C0"/>
              <w:left w:val="single" w:sz="4" w:space="0" w:color="C0C0C0"/>
              <w:bottom w:val="single" w:sz="4" w:space="0" w:color="C0C0C0"/>
              <w:right w:val="single" w:sz="4" w:space="0" w:color="C0C0C0"/>
            </w:tcBorders>
            <w:vAlign w:val="center"/>
          </w:tcPr>
          <w:p w14:paraId="4D6DA744" w14:textId="77777777" w:rsidR="0070102D" w:rsidRDefault="004B6C91" w:rsidP="005E635C">
            <w:pPr>
              <w:spacing w:before="20" w:after="20"/>
              <w:jc w:val="center"/>
            </w:pPr>
            <w:r>
              <w:fldChar w:fldCharType="begin">
                <w:ffData>
                  <w:name w:val=""/>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02B6A849"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34629E0F" w14:textId="77777777" w:rsidR="0070102D" w:rsidRDefault="00C2420E" w:rsidP="005E635C">
            <w:pPr>
              <w:spacing w:before="20" w:after="20"/>
              <w:jc w:val="center"/>
            </w:pPr>
            <w:r>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46567F5E" w14:textId="00EDE6D2" w:rsidR="0070102D" w:rsidRDefault="00FF699C" w:rsidP="008B2E5D">
            <w:pPr>
              <w:ind w:right="0"/>
              <w:jc w:val="both"/>
            </w:pPr>
            <w:ins w:id="12" w:author="Gloria Viti" w:date="2020-09-21T18:00:00Z">
              <w:r>
                <w:t xml:space="preserve">No randomization </w:t>
              </w:r>
            </w:ins>
            <w:ins w:id="13" w:author="Gloria Viti" w:date="2020-09-21T18:14:00Z">
              <w:r w:rsidR="00A140F7">
                <w:t>required for the trial.</w:t>
              </w:r>
            </w:ins>
          </w:p>
        </w:tc>
      </w:tr>
      <w:tr w:rsidR="0070102D" w14:paraId="412689CD"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47A7022A" w14:textId="77777777" w:rsidR="0070102D" w:rsidRDefault="0070102D" w:rsidP="00FC41F1">
            <w:pPr>
              <w:spacing w:before="20" w:after="20"/>
            </w:pPr>
            <w:r>
              <w:t>9.</w:t>
            </w:r>
          </w:p>
        </w:tc>
        <w:tc>
          <w:tcPr>
            <w:tcW w:w="3544" w:type="dxa"/>
            <w:tcBorders>
              <w:top w:val="single" w:sz="4" w:space="0" w:color="C0C0C0"/>
              <w:left w:val="single" w:sz="4" w:space="0" w:color="C0C0C0"/>
              <w:bottom w:val="single" w:sz="4" w:space="0" w:color="C0C0C0"/>
              <w:right w:val="single" w:sz="4" w:space="0" w:color="C0C0C0"/>
            </w:tcBorders>
          </w:tcPr>
          <w:p w14:paraId="6D0AD4C1" w14:textId="77777777" w:rsidR="0070102D" w:rsidRDefault="0070102D" w:rsidP="00FC41F1">
            <w:pPr>
              <w:spacing w:before="20" w:after="20"/>
            </w:pPr>
            <w:r>
              <w:t>Laboratory</w:t>
            </w:r>
          </w:p>
        </w:tc>
        <w:tc>
          <w:tcPr>
            <w:tcW w:w="709" w:type="dxa"/>
            <w:tcBorders>
              <w:top w:val="single" w:sz="4" w:space="0" w:color="C0C0C0"/>
              <w:left w:val="single" w:sz="4" w:space="0" w:color="C0C0C0"/>
              <w:bottom w:val="single" w:sz="4" w:space="0" w:color="C0C0C0"/>
              <w:right w:val="single" w:sz="4" w:space="0" w:color="C0C0C0"/>
            </w:tcBorders>
            <w:vAlign w:val="center"/>
          </w:tcPr>
          <w:p w14:paraId="5390E59A" w14:textId="77777777" w:rsidR="0070102D" w:rsidRDefault="004B6C91" w:rsidP="005E635C">
            <w:pPr>
              <w:spacing w:before="20" w:after="20"/>
              <w:jc w:val="center"/>
            </w:pPr>
            <w:r>
              <w:fldChar w:fldCharType="begin">
                <w:ffData>
                  <w:name w:val=""/>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78C51797"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3C26E31B" w14:textId="77777777" w:rsidR="0070102D" w:rsidRDefault="00C2420E" w:rsidP="005E635C">
            <w:pPr>
              <w:spacing w:before="20" w:after="20"/>
              <w:jc w:val="center"/>
            </w:pPr>
            <w:r>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3AE36856" w14:textId="41BCC934" w:rsidR="0070102D" w:rsidRDefault="00FF699C" w:rsidP="008B2E5D">
            <w:pPr>
              <w:ind w:right="0"/>
              <w:jc w:val="both"/>
            </w:pPr>
            <w:ins w:id="14" w:author="Gloria Viti" w:date="2020-09-21T18:00:00Z">
              <w:r>
                <w:t>No laboratory involved in the trial</w:t>
              </w:r>
            </w:ins>
            <w:ins w:id="15" w:author="Gloria Viti" w:date="2020-09-21T18:14:00Z">
              <w:r w:rsidR="00A140F7">
                <w:t>.</w:t>
              </w:r>
            </w:ins>
          </w:p>
        </w:tc>
      </w:tr>
      <w:tr w:rsidR="0070102D" w14:paraId="75862148"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7E816026" w14:textId="77777777" w:rsidR="0070102D" w:rsidRDefault="0070102D" w:rsidP="00FC41F1">
            <w:pPr>
              <w:spacing w:before="20" w:after="20"/>
            </w:pPr>
            <w:r>
              <w:t>10.</w:t>
            </w:r>
          </w:p>
        </w:tc>
        <w:tc>
          <w:tcPr>
            <w:tcW w:w="3544" w:type="dxa"/>
            <w:tcBorders>
              <w:top w:val="single" w:sz="4" w:space="0" w:color="C0C0C0"/>
              <w:left w:val="single" w:sz="4" w:space="0" w:color="C0C0C0"/>
              <w:bottom w:val="single" w:sz="4" w:space="0" w:color="C0C0C0"/>
              <w:right w:val="single" w:sz="4" w:space="0" w:color="C0C0C0"/>
            </w:tcBorders>
          </w:tcPr>
          <w:p w14:paraId="44529A79" w14:textId="77777777" w:rsidR="0070102D" w:rsidRDefault="0070102D" w:rsidP="00EF3498">
            <w:pPr>
              <w:spacing w:before="20" w:after="20"/>
            </w:pPr>
            <w:r>
              <w:t>Device accountability and storage</w:t>
            </w:r>
          </w:p>
        </w:tc>
        <w:tc>
          <w:tcPr>
            <w:tcW w:w="709" w:type="dxa"/>
            <w:tcBorders>
              <w:top w:val="single" w:sz="4" w:space="0" w:color="C0C0C0"/>
              <w:left w:val="single" w:sz="4" w:space="0" w:color="C0C0C0"/>
              <w:bottom w:val="single" w:sz="4" w:space="0" w:color="C0C0C0"/>
              <w:right w:val="single" w:sz="4" w:space="0" w:color="C0C0C0"/>
            </w:tcBorders>
            <w:vAlign w:val="center"/>
          </w:tcPr>
          <w:p w14:paraId="2FFCF9C9" w14:textId="2843ACAF"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17076818"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12310C8E"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644AC2">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7EBB6106" w14:textId="1154EE6A" w:rsidR="0070102D" w:rsidRDefault="002913EF" w:rsidP="008B2E5D">
            <w:pPr>
              <w:ind w:right="0"/>
              <w:jc w:val="both"/>
            </w:pPr>
            <w:ins w:id="16" w:author="Gloria Viti" w:date="2020-09-21T18:08:00Z">
              <w:r>
                <w:t>De</w:t>
              </w:r>
            </w:ins>
            <w:ins w:id="17" w:author="Gloria Viti" w:date="2020-09-21T18:09:00Z">
              <w:r>
                <w:t>vice accountability and storage will be performed according to the</w:t>
              </w:r>
            </w:ins>
            <w:ins w:id="18" w:author="Gloria Viti" w:date="2020-09-21T18:14:00Z">
              <w:r w:rsidR="00A140F7">
                <w:t xml:space="preserve"> site’s</w:t>
              </w:r>
            </w:ins>
            <w:ins w:id="19" w:author="Gloria Viti" w:date="2020-09-21T18:09:00Z">
              <w:r>
                <w:t xml:space="preserve"> clinical </w:t>
              </w:r>
              <w:commentRangeStart w:id="20"/>
              <w:r>
                <w:t>practice</w:t>
              </w:r>
              <w:commentRangeEnd w:id="20"/>
              <w:r>
                <w:rPr>
                  <w:rStyle w:val="Rimandocommento"/>
                </w:rPr>
                <w:commentReference w:id="20"/>
              </w:r>
              <w:r>
                <w:t>.</w:t>
              </w:r>
            </w:ins>
          </w:p>
        </w:tc>
      </w:tr>
      <w:tr w:rsidR="0070102D" w14:paraId="53A06BA8"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35B7BBF8" w14:textId="77777777" w:rsidR="0070102D" w:rsidRDefault="0070102D" w:rsidP="00FC41F1">
            <w:pPr>
              <w:spacing w:before="20" w:after="20"/>
            </w:pPr>
            <w:r>
              <w:t>11.</w:t>
            </w:r>
          </w:p>
        </w:tc>
        <w:tc>
          <w:tcPr>
            <w:tcW w:w="3544" w:type="dxa"/>
            <w:tcBorders>
              <w:top w:val="single" w:sz="4" w:space="0" w:color="C0C0C0"/>
              <w:left w:val="single" w:sz="4" w:space="0" w:color="C0C0C0"/>
              <w:bottom w:val="single" w:sz="4" w:space="0" w:color="C0C0C0"/>
              <w:right w:val="single" w:sz="4" w:space="0" w:color="C0C0C0"/>
            </w:tcBorders>
          </w:tcPr>
          <w:p w14:paraId="64B2F9D3" w14:textId="77777777" w:rsidR="0070102D" w:rsidRDefault="0070102D" w:rsidP="00FC41F1">
            <w:pPr>
              <w:spacing w:before="20" w:after="20"/>
            </w:pPr>
            <w:r>
              <w:t xml:space="preserve">EC/RA procedure and regulatory </w:t>
            </w:r>
            <w:r>
              <w:lastRenderedPageBreak/>
              <w:t>requirements</w:t>
            </w:r>
          </w:p>
        </w:tc>
        <w:tc>
          <w:tcPr>
            <w:tcW w:w="709" w:type="dxa"/>
            <w:tcBorders>
              <w:top w:val="single" w:sz="4" w:space="0" w:color="C0C0C0"/>
              <w:left w:val="single" w:sz="4" w:space="0" w:color="C0C0C0"/>
              <w:bottom w:val="single" w:sz="4" w:space="0" w:color="C0C0C0"/>
              <w:right w:val="single" w:sz="4" w:space="0" w:color="C0C0C0"/>
            </w:tcBorders>
            <w:vAlign w:val="center"/>
          </w:tcPr>
          <w:p w14:paraId="41270099" w14:textId="52749B26" w:rsidR="0070102D" w:rsidRDefault="002742C0" w:rsidP="005E635C">
            <w:pPr>
              <w:spacing w:before="20" w:after="20"/>
              <w:jc w:val="center"/>
            </w:pPr>
            <w:r>
              <w:lastRenderedPageBreak/>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104ECB78" w14:textId="77777777" w:rsidR="0070102D" w:rsidRDefault="004B6C91" w:rsidP="005E635C">
            <w:pPr>
              <w:spacing w:before="20" w:after="20"/>
              <w:jc w:val="center"/>
            </w:pPr>
            <w:r>
              <w:fldChar w:fldCharType="begin">
                <w:ffData>
                  <w:name w:val=""/>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39E084EC" w14:textId="77777777" w:rsidR="0070102D" w:rsidRDefault="004B6C91" w:rsidP="005E635C">
            <w:pPr>
              <w:spacing w:before="20" w:after="20"/>
              <w:jc w:val="center"/>
            </w:pPr>
            <w:r>
              <w:fldChar w:fldCharType="begin">
                <w:ffData>
                  <w:name w:val=""/>
                  <w:enabled/>
                  <w:calcOnExit w:val="0"/>
                  <w:checkBox>
                    <w:sizeAuto/>
                    <w:default w:val="0"/>
                  </w:checkBox>
                </w:ffData>
              </w:fldChar>
            </w:r>
            <w:r w:rsidR="0070102D">
              <w:instrText xml:space="preserve"> FORMCHECKBOX </w:instrText>
            </w:r>
            <w:r w:rsidR="00644AC2">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755832C3" w14:textId="4EBA6578" w:rsidR="0070102D" w:rsidRDefault="002C3139" w:rsidP="008B2E5D">
            <w:pPr>
              <w:ind w:right="0"/>
              <w:jc w:val="both"/>
            </w:pPr>
            <w:r>
              <w:t xml:space="preserve">EC requirements were discussed with the </w:t>
            </w:r>
            <w:r>
              <w:lastRenderedPageBreak/>
              <w:t xml:space="preserve">study team. The </w:t>
            </w:r>
            <w:r w:rsidR="001B00B4">
              <w:t xml:space="preserve">study was </w:t>
            </w:r>
            <w:ins w:id="21" w:author="Gloria Viti" w:date="2020-09-21T18:16:00Z">
              <w:r w:rsidR="00A140F7">
                <w:t xml:space="preserve">submitted on 23Ju2020 and </w:t>
              </w:r>
            </w:ins>
            <w:r w:rsidR="001B00B4">
              <w:t>approved by EC on 09Sep2020.</w:t>
            </w:r>
          </w:p>
        </w:tc>
      </w:tr>
      <w:tr w:rsidR="0070102D" w14:paraId="2B5CE0C7" w14:textId="77777777" w:rsidTr="005E635C">
        <w:trPr>
          <w:trHeight w:val="70"/>
        </w:trPr>
        <w:tc>
          <w:tcPr>
            <w:tcW w:w="637" w:type="dxa"/>
            <w:tcBorders>
              <w:top w:val="single" w:sz="4" w:space="0" w:color="C0C0C0"/>
              <w:left w:val="single" w:sz="4" w:space="0" w:color="auto"/>
              <w:bottom w:val="single" w:sz="4" w:space="0" w:color="C0C0C0"/>
              <w:right w:val="single" w:sz="4" w:space="0" w:color="C0C0C0"/>
            </w:tcBorders>
          </w:tcPr>
          <w:p w14:paraId="4C4EFFF2" w14:textId="77777777" w:rsidR="0070102D" w:rsidRDefault="0070102D" w:rsidP="00FC41F1">
            <w:pPr>
              <w:spacing w:before="20" w:after="20"/>
            </w:pPr>
            <w:r>
              <w:lastRenderedPageBreak/>
              <w:t>12.</w:t>
            </w:r>
          </w:p>
        </w:tc>
        <w:tc>
          <w:tcPr>
            <w:tcW w:w="3544" w:type="dxa"/>
            <w:tcBorders>
              <w:top w:val="single" w:sz="4" w:space="0" w:color="C0C0C0"/>
              <w:left w:val="single" w:sz="4" w:space="0" w:color="C0C0C0"/>
              <w:bottom w:val="single" w:sz="4" w:space="0" w:color="C0C0C0"/>
              <w:right w:val="single" w:sz="4" w:space="0" w:color="C0C0C0"/>
            </w:tcBorders>
          </w:tcPr>
          <w:p w14:paraId="0DBDC0AE" w14:textId="77777777" w:rsidR="0070102D" w:rsidRDefault="0070102D" w:rsidP="00FC41F1">
            <w:pPr>
              <w:spacing w:before="20" w:after="20"/>
            </w:pPr>
            <w:r>
              <w:t>Contract and compensation</w:t>
            </w:r>
          </w:p>
        </w:tc>
        <w:tc>
          <w:tcPr>
            <w:tcW w:w="709" w:type="dxa"/>
            <w:tcBorders>
              <w:top w:val="single" w:sz="4" w:space="0" w:color="C0C0C0"/>
              <w:left w:val="single" w:sz="4" w:space="0" w:color="C0C0C0"/>
              <w:bottom w:val="single" w:sz="4" w:space="0" w:color="C0C0C0"/>
              <w:right w:val="single" w:sz="4" w:space="0" w:color="C0C0C0"/>
            </w:tcBorders>
            <w:vAlign w:val="center"/>
          </w:tcPr>
          <w:p w14:paraId="43959DEA" w14:textId="3D2A0EB9"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5DD7F784"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413F772B"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644AC2">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3ACB7BE5" w14:textId="29C00B42" w:rsidR="0070102D" w:rsidRDefault="001365A5" w:rsidP="008B2E5D">
            <w:pPr>
              <w:ind w:right="0"/>
              <w:jc w:val="both"/>
            </w:pPr>
            <w:r>
              <w:t xml:space="preserve">The site confirmed that Prof. </w:t>
            </w:r>
            <w:proofErr w:type="spellStart"/>
            <w:r>
              <w:t>Jarosław</w:t>
            </w:r>
            <w:proofErr w:type="spellEnd"/>
            <w:r>
              <w:t xml:space="preserve"> Czubak is authorized to represent the Institution and to sign the financial agreement.</w:t>
            </w:r>
          </w:p>
        </w:tc>
      </w:tr>
      <w:tr w:rsidR="0070102D" w14:paraId="2D9FBD09" w14:textId="77777777" w:rsidTr="005E635C">
        <w:trPr>
          <w:trHeight w:val="284"/>
        </w:trPr>
        <w:tc>
          <w:tcPr>
            <w:tcW w:w="637" w:type="dxa"/>
            <w:tcBorders>
              <w:top w:val="single" w:sz="4" w:space="0" w:color="C0C0C0"/>
              <w:left w:val="single" w:sz="4" w:space="0" w:color="auto"/>
              <w:bottom w:val="single" w:sz="4" w:space="0" w:color="C0C0C0"/>
              <w:right w:val="single" w:sz="4" w:space="0" w:color="C0C0C0"/>
            </w:tcBorders>
          </w:tcPr>
          <w:p w14:paraId="2527EAF1" w14:textId="77777777" w:rsidR="0070102D" w:rsidRDefault="0070102D" w:rsidP="00FC41F1">
            <w:pPr>
              <w:spacing w:before="20" w:after="20"/>
            </w:pPr>
            <w:r>
              <w:t>13.</w:t>
            </w:r>
          </w:p>
        </w:tc>
        <w:tc>
          <w:tcPr>
            <w:tcW w:w="3544" w:type="dxa"/>
            <w:tcBorders>
              <w:top w:val="single" w:sz="4" w:space="0" w:color="C0C0C0"/>
              <w:left w:val="single" w:sz="4" w:space="0" w:color="C0C0C0"/>
              <w:bottom w:val="single" w:sz="4" w:space="0" w:color="C0C0C0"/>
              <w:right w:val="single" w:sz="4" w:space="0" w:color="C0C0C0"/>
            </w:tcBorders>
          </w:tcPr>
          <w:p w14:paraId="076CDF52" w14:textId="77777777" w:rsidR="0070102D" w:rsidRDefault="0070102D" w:rsidP="00FC41F1">
            <w:pPr>
              <w:spacing w:before="20" w:after="20"/>
            </w:pPr>
            <w:r>
              <w:t>Study documents provided/received</w:t>
            </w:r>
          </w:p>
        </w:tc>
        <w:tc>
          <w:tcPr>
            <w:tcW w:w="709" w:type="dxa"/>
            <w:tcBorders>
              <w:top w:val="single" w:sz="4" w:space="0" w:color="C0C0C0"/>
              <w:left w:val="single" w:sz="4" w:space="0" w:color="C0C0C0"/>
              <w:bottom w:val="single" w:sz="4" w:space="0" w:color="C0C0C0"/>
              <w:right w:val="single" w:sz="4" w:space="0" w:color="C0C0C0"/>
            </w:tcBorders>
            <w:vAlign w:val="center"/>
          </w:tcPr>
          <w:p w14:paraId="76BFF001" w14:textId="1EE7708A"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C0C0C0"/>
            </w:tcBorders>
            <w:vAlign w:val="center"/>
          </w:tcPr>
          <w:p w14:paraId="3C673E70"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C0C0C0"/>
              <w:right w:val="single" w:sz="4" w:space="0" w:color="auto"/>
            </w:tcBorders>
            <w:vAlign w:val="center"/>
          </w:tcPr>
          <w:p w14:paraId="5FD33410"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r w:rsidR="0070102D">
              <w:instrText xml:space="preserve"> FORMCHECKBOX </w:instrText>
            </w:r>
            <w:r w:rsidR="00644AC2">
              <w:fldChar w:fldCharType="separate"/>
            </w:r>
            <w:r>
              <w:fldChar w:fldCharType="end"/>
            </w:r>
          </w:p>
        </w:tc>
        <w:tc>
          <w:tcPr>
            <w:tcW w:w="3685" w:type="dxa"/>
            <w:tcBorders>
              <w:top w:val="single" w:sz="4" w:space="0" w:color="C0C0C0"/>
              <w:left w:val="single" w:sz="4" w:space="0" w:color="C0C0C0"/>
              <w:bottom w:val="single" w:sz="4" w:space="0" w:color="C0C0C0"/>
              <w:right w:val="single" w:sz="4" w:space="0" w:color="auto"/>
            </w:tcBorders>
          </w:tcPr>
          <w:p w14:paraId="448140CC" w14:textId="77777777" w:rsidR="0070102D" w:rsidRDefault="0070102D" w:rsidP="008B2E5D">
            <w:pPr>
              <w:ind w:right="0"/>
              <w:jc w:val="both"/>
            </w:pPr>
          </w:p>
        </w:tc>
      </w:tr>
      <w:tr w:rsidR="0070102D" w14:paraId="1C8F47CF" w14:textId="77777777" w:rsidTr="005E635C">
        <w:trPr>
          <w:trHeight w:val="284"/>
        </w:trPr>
        <w:tc>
          <w:tcPr>
            <w:tcW w:w="637" w:type="dxa"/>
            <w:tcBorders>
              <w:top w:val="single" w:sz="4" w:space="0" w:color="C0C0C0"/>
              <w:left w:val="single" w:sz="4" w:space="0" w:color="auto"/>
              <w:bottom w:val="single" w:sz="4" w:space="0" w:color="auto"/>
              <w:right w:val="single" w:sz="4" w:space="0" w:color="C0C0C0"/>
            </w:tcBorders>
          </w:tcPr>
          <w:p w14:paraId="6423BD76" w14:textId="77777777" w:rsidR="0070102D" w:rsidRDefault="0070102D" w:rsidP="00FC41F1">
            <w:pPr>
              <w:spacing w:before="20" w:after="20"/>
            </w:pPr>
            <w:r>
              <w:t>14.</w:t>
            </w:r>
          </w:p>
        </w:tc>
        <w:tc>
          <w:tcPr>
            <w:tcW w:w="3544" w:type="dxa"/>
            <w:tcBorders>
              <w:top w:val="single" w:sz="4" w:space="0" w:color="C0C0C0"/>
              <w:left w:val="single" w:sz="4" w:space="0" w:color="C0C0C0"/>
              <w:bottom w:val="single" w:sz="4" w:space="0" w:color="auto"/>
              <w:right w:val="single" w:sz="4" w:space="0" w:color="C0C0C0"/>
            </w:tcBorders>
          </w:tcPr>
          <w:p w14:paraId="4A2844BD" w14:textId="77777777" w:rsidR="0070102D" w:rsidRDefault="0070102D" w:rsidP="00FC41F1">
            <w:pPr>
              <w:spacing w:before="20" w:after="20"/>
            </w:pPr>
            <w:r>
              <w:t>Miscellaneous</w:t>
            </w:r>
          </w:p>
        </w:tc>
        <w:tc>
          <w:tcPr>
            <w:tcW w:w="709" w:type="dxa"/>
            <w:tcBorders>
              <w:top w:val="single" w:sz="4" w:space="0" w:color="C0C0C0"/>
              <w:left w:val="single" w:sz="4" w:space="0" w:color="C0C0C0"/>
              <w:bottom w:val="single" w:sz="4" w:space="0" w:color="auto"/>
              <w:right w:val="single" w:sz="4" w:space="0" w:color="C0C0C0"/>
            </w:tcBorders>
            <w:vAlign w:val="center"/>
          </w:tcPr>
          <w:p w14:paraId="05E1DD95" w14:textId="46F340BB" w:rsidR="0070102D" w:rsidRDefault="002742C0" w:rsidP="005E635C">
            <w:pPr>
              <w:spacing w:before="20" w:after="20"/>
              <w:jc w:val="center"/>
            </w:pPr>
            <w:r>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auto"/>
              <w:right w:val="single" w:sz="4" w:space="0" w:color="C0C0C0"/>
            </w:tcBorders>
            <w:vAlign w:val="center"/>
          </w:tcPr>
          <w:p w14:paraId="44FE4537" w14:textId="77777777" w:rsidR="0070102D" w:rsidRDefault="004B6C91" w:rsidP="005E635C">
            <w:pPr>
              <w:spacing w:before="20" w:after="20"/>
              <w:jc w:val="center"/>
            </w:pPr>
            <w:r>
              <w:fldChar w:fldCharType="begin">
                <w:ffData>
                  <w:name w:val="Selectievakje2"/>
                  <w:enabled/>
                  <w:calcOnExit w:val="0"/>
                  <w:checkBox>
                    <w:sizeAuto/>
                    <w:default w:val="0"/>
                  </w:checkBox>
                </w:ffData>
              </w:fldChar>
            </w:r>
            <w:r w:rsidR="0070102D">
              <w:instrText xml:space="preserve"> FORMCHECKBOX </w:instrText>
            </w:r>
            <w:r w:rsidR="00644AC2">
              <w:fldChar w:fldCharType="separate"/>
            </w:r>
            <w:r>
              <w:fldChar w:fldCharType="end"/>
            </w:r>
          </w:p>
        </w:tc>
        <w:tc>
          <w:tcPr>
            <w:tcW w:w="567" w:type="dxa"/>
            <w:tcBorders>
              <w:top w:val="single" w:sz="4" w:space="0" w:color="C0C0C0"/>
              <w:left w:val="single" w:sz="4" w:space="0" w:color="C0C0C0"/>
              <w:bottom w:val="single" w:sz="4" w:space="0" w:color="auto"/>
              <w:right w:val="single" w:sz="4" w:space="0" w:color="auto"/>
            </w:tcBorders>
            <w:vAlign w:val="center"/>
          </w:tcPr>
          <w:p w14:paraId="69B22FA3" w14:textId="77777777" w:rsidR="0070102D" w:rsidRDefault="004B6C91" w:rsidP="005E635C">
            <w:pPr>
              <w:spacing w:before="20" w:after="20"/>
              <w:jc w:val="center"/>
            </w:pPr>
            <w:r>
              <w:fldChar w:fldCharType="begin">
                <w:ffData>
                  <w:name w:val="Selectievakje3"/>
                  <w:enabled/>
                  <w:calcOnExit w:val="0"/>
                  <w:checkBox>
                    <w:sizeAuto/>
                    <w:default w:val="0"/>
                  </w:checkBox>
                </w:ffData>
              </w:fldChar>
            </w:r>
            <w:bookmarkStart w:id="22" w:name="Selectievakje3"/>
            <w:r w:rsidR="0070102D">
              <w:instrText xml:space="preserve"> FORMCHECKBOX </w:instrText>
            </w:r>
            <w:r w:rsidR="00644AC2">
              <w:fldChar w:fldCharType="separate"/>
            </w:r>
            <w:r>
              <w:fldChar w:fldCharType="end"/>
            </w:r>
            <w:bookmarkEnd w:id="22"/>
          </w:p>
        </w:tc>
        <w:tc>
          <w:tcPr>
            <w:tcW w:w="3685" w:type="dxa"/>
            <w:tcBorders>
              <w:top w:val="single" w:sz="4" w:space="0" w:color="C0C0C0"/>
              <w:left w:val="single" w:sz="4" w:space="0" w:color="C0C0C0"/>
              <w:bottom w:val="single" w:sz="4" w:space="0" w:color="auto"/>
              <w:right w:val="single" w:sz="4" w:space="0" w:color="auto"/>
            </w:tcBorders>
          </w:tcPr>
          <w:p w14:paraId="594842AF" w14:textId="44332B62" w:rsidR="0070102D" w:rsidRDefault="001365A5" w:rsidP="008B2E5D">
            <w:pPr>
              <w:pStyle w:val="Paragrafoelenco"/>
              <w:numPr>
                <w:ilvl w:val="0"/>
                <w:numId w:val="13"/>
              </w:numPr>
              <w:ind w:left="0" w:right="0"/>
              <w:jc w:val="both"/>
            </w:pPr>
            <w:r>
              <w:t xml:space="preserve">The site maintains both electronic and paper SD. </w:t>
            </w:r>
          </w:p>
          <w:p w14:paraId="4F1EB05B" w14:textId="77777777" w:rsidR="00257098" w:rsidRDefault="00257098" w:rsidP="008B2E5D">
            <w:pPr>
              <w:pStyle w:val="Paragrafoelenco"/>
              <w:numPr>
                <w:ilvl w:val="0"/>
                <w:numId w:val="13"/>
              </w:numPr>
              <w:ind w:left="0" w:right="0"/>
              <w:jc w:val="both"/>
            </w:pPr>
            <w:r>
              <w:t>The site staff confirmed they can anonymize X-rays and upload them to eCRF.</w:t>
            </w:r>
          </w:p>
          <w:p w14:paraId="73DA6630" w14:textId="3CB893A7" w:rsidR="00F60B94" w:rsidRDefault="00F60B94" w:rsidP="008B2E5D">
            <w:pPr>
              <w:pStyle w:val="Paragrafoelenco"/>
              <w:numPr>
                <w:ilvl w:val="0"/>
                <w:numId w:val="13"/>
              </w:numPr>
              <w:ind w:left="0" w:right="0"/>
              <w:jc w:val="both"/>
            </w:pPr>
            <w:r>
              <w:t xml:space="preserve">PI stated that at the hospital they have additional 2 clinics using the study device and PI asked how the other clinics </w:t>
            </w:r>
            <w:r w:rsidR="0027311A">
              <w:t>could</w:t>
            </w:r>
            <w:r>
              <w:t xml:space="preserve"> join the study. CRA suggested that it will be discussed with the Sponsor, however, at this stage the other clinics can refer their patients to the study team</w:t>
            </w:r>
            <w:r w:rsidR="00163E00">
              <w:t xml:space="preserve"> (action#1)</w:t>
            </w:r>
            <w:r>
              <w:t>.</w:t>
            </w:r>
          </w:p>
        </w:tc>
      </w:tr>
    </w:tbl>
    <w:p w14:paraId="3FC29A27" w14:textId="77777777" w:rsidR="00987CBD" w:rsidRDefault="00987CBD" w:rsidP="00987CBD"/>
    <w:p w14:paraId="27A0AEB9" w14:textId="77777777" w:rsidR="004B486C" w:rsidRDefault="004B486C" w:rsidP="00987CBD"/>
    <w:p w14:paraId="5A5BBFE7" w14:textId="77777777" w:rsidR="00DE5EDF" w:rsidRDefault="00DE5EDF" w:rsidP="00D55877"/>
    <w:p w14:paraId="0CDDF2D0" w14:textId="77777777" w:rsidR="0070102D" w:rsidRPr="00F14D54" w:rsidRDefault="0070102D" w:rsidP="00D55877"/>
    <w:p w14:paraId="39B8CCA3" w14:textId="77777777" w:rsidR="00CA0F9A" w:rsidRPr="00CA0F9A" w:rsidRDefault="00CA0F9A" w:rsidP="00CA0F9A">
      <w:pPr>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23" w:author="Gloria Viti" w:date="2020-09-21T18:17:00Z">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3092"/>
        <w:gridCol w:w="2003"/>
        <w:gridCol w:w="4250"/>
        <w:tblGridChange w:id="24">
          <w:tblGrid>
            <w:gridCol w:w="3185"/>
            <w:gridCol w:w="3192"/>
            <w:gridCol w:w="3194"/>
          </w:tblGrid>
        </w:tblGridChange>
      </w:tblGrid>
      <w:tr w:rsidR="00CA0F9A" w:rsidRPr="002561D7" w14:paraId="7200A279" w14:textId="77777777" w:rsidTr="00A140F7">
        <w:trPr>
          <w:trHeight w:val="340"/>
          <w:jc w:val="center"/>
          <w:trPrChange w:id="25" w:author="Gloria Viti" w:date="2020-09-21T18:17:00Z">
            <w:trPr>
              <w:trHeight w:val="340"/>
              <w:jc w:val="center"/>
            </w:trPr>
          </w:trPrChange>
        </w:trPr>
        <w:tc>
          <w:tcPr>
            <w:tcW w:w="9571" w:type="dxa"/>
            <w:gridSpan w:val="3"/>
            <w:shd w:val="clear" w:color="auto" w:fill="C0C0C0"/>
            <w:tcPrChange w:id="26" w:author="Gloria Viti" w:date="2020-09-21T18:17:00Z">
              <w:tcPr>
                <w:tcW w:w="9781" w:type="dxa"/>
                <w:gridSpan w:val="3"/>
                <w:shd w:val="clear" w:color="auto" w:fill="C0C0C0"/>
              </w:tcPr>
            </w:tcPrChange>
          </w:tcPr>
          <w:p w14:paraId="018F501A" w14:textId="77777777" w:rsidR="00CA0F9A" w:rsidRPr="002561D7" w:rsidRDefault="00CA0F9A" w:rsidP="00604F18">
            <w:pPr>
              <w:spacing w:before="40"/>
              <w:jc w:val="center"/>
              <w:rPr>
                <w:b/>
                <w:lang w:val="en-US"/>
              </w:rPr>
            </w:pPr>
            <w:r>
              <w:rPr>
                <w:b/>
                <w:lang w:val="en-US"/>
              </w:rPr>
              <w:t>ACTION LOG</w:t>
            </w:r>
          </w:p>
        </w:tc>
      </w:tr>
      <w:tr w:rsidR="00CA0F9A" w:rsidRPr="0039693E" w14:paraId="46A884CC" w14:textId="77777777" w:rsidTr="00A140F7">
        <w:trPr>
          <w:trHeight w:val="393"/>
          <w:jc w:val="center"/>
          <w:trPrChange w:id="27" w:author="Gloria Viti" w:date="2020-09-21T18:17:00Z">
            <w:trPr>
              <w:trHeight w:val="393"/>
              <w:jc w:val="center"/>
            </w:trPr>
          </w:trPrChange>
        </w:trPr>
        <w:tc>
          <w:tcPr>
            <w:tcW w:w="3185" w:type="dxa"/>
            <w:tcPrChange w:id="28" w:author="Gloria Viti" w:date="2020-09-21T18:17:00Z">
              <w:tcPr>
                <w:tcW w:w="3260" w:type="dxa"/>
              </w:tcPr>
            </w:tcPrChange>
          </w:tcPr>
          <w:p w14:paraId="1D660288" w14:textId="77777777" w:rsidR="00CA0F9A" w:rsidRPr="0039693E" w:rsidRDefault="00CA0F9A" w:rsidP="00604F18">
            <w:pPr>
              <w:spacing w:before="40"/>
              <w:jc w:val="center"/>
              <w:rPr>
                <w:b/>
              </w:rPr>
            </w:pPr>
            <w:r>
              <w:rPr>
                <w:b/>
              </w:rPr>
              <w:t xml:space="preserve">Action Item </w:t>
            </w:r>
          </w:p>
        </w:tc>
        <w:tc>
          <w:tcPr>
            <w:tcW w:w="2026" w:type="dxa"/>
            <w:tcPrChange w:id="29" w:author="Gloria Viti" w:date="2020-09-21T18:17:00Z">
              <w:tcPr>
                <w:tcW w:w="3260" w:type="dxa"/>
              </w:tcPr>
            </w:tcPrChange>
          </w:tcPr>
          <w:p w14:paraId="6D7BE31C" w14:textId="77777777" w:rsidR="00CA0F9A" w:rsidRPr="0039693E" w:rsidRDefault="00CA0F9A" w:rsidP="00604F18">
            <w:pPr>
              <w:spacing w:before="40"/>
              <w:jc w:val="center"/>
              <w:rPr>
                <w:b/>
              </w:rPr>
            </w:pPr>
            <w:r>
              <w:rPr>
                <w:b/>
              </w:rPr>
              <w:t>Responsibility</w:t>
            </w:r>
          </w:p>
        </w:tc>
        <w:tc>
          <w:tcPr>
            <w:tcW w:w="4360" w:type="dxa"/>
            <w:tcPrChange w:id="30" w:author="Gloria Viti" w:date="2020-09-21T18:17:00Z">
              <w:tcPr>
                <w:tcW w:w="3261" w:type="dxa"/>
              </w:tcPr>
            </w:tcPrChange>
          </w:tcPr>
          <w:p w14:paraId="44C4A2DB" w14:textId="77777777" w:rsidR="00CA0F9A" w:rsidRPr="0039693E" w:rsidRDefault="00CA0F9A" w:rsidP="00604F18">
            <w:pPr>
              <w:spacing w:before="40"/>
              <w:jc w:val="center"/>
              <w:rPr>
                <w:b/>
              </w:rPr>
            </w:pPr>
            <w:r>
              <w:rPr>
                <w:b/>
              </w:rPr>
              <w:t>Date completed</w:t>
            </w:r>
          </w:p>
        </w:tc>
      </w:tr>
      <w:tr w:rsidR="00CA0F9A" w:rsidRPr="0039693E" w14:paraId="584E8605" w14:textId="77777777" w:rsidTr="00A140F7">
        <w:trPr>
          <w:trHeight w:val="567"/>
          <w:jc w:val="center"/>
          <w:trPrChange w:id="31" w:author="Gloria Viti" w:date="2020-09-21T18:17:00Z">
            <w:trPr>
              <w:trHeight w:val="567"/>
              <w:jc w:val="center"/>
            </w:trPr>
          </w:trPrChange>
        </w:trPr>
        <w:tc>
          <w:tcPr>
            <w:tcW w:w="3185" w:type="dxa"/>
            <w:tcPrChange w:id="32" w:author="Gloria Viti" w:date="2020-09-21T18:17:00Z">
              <w:tcPr>
                <w:tcW w:w="3260" w:type="dxa"/>
              </w:tcPr>
            </w:tcPrChange>
          </w:tcPr>
          <w:p w14:paraId="49FB6CC3" w14:textId="50AD9792" w:rsidR="00CA0F9A" w:rsidRPr="0039693E" w:rsidRDefault="00163E00" w:rsidP="008B2E5D">
            <w:pPr>
              <w:ind w:right="0"/>
              <w:jc w:val="both"/>
              <w:rPr>
                <w:b/>
              </w:rPr>
            </w:pPr>
            <w:r>
              <w:rPr>
                <w:b/>
              </w:rPr>
              <w:t>1. To check with the Sponsor how other 2 hospital clinics could join the study</w:t>
            </w:r>
            <w:r w:rsidR="00E91EF2">
              <w:rPr>
                <w:b/>
              </w:rPr>
              <w:t>. See section# 14.</w:t>
            </w:r>
          </w:p>
        </w:tc>
        <w:tc>
          <w:tcPr>
            <w:tcW w:w="2026" w:type="dxa"/>
            <w:tcPrChange w:id="33" w:author="Gloria Viti" w:date="2020-09-21T18:17:00Z">
              <w:tcPr>
                <w:tcW w:w="3260" w:type="dxa"/>
              </w:tcPr>
            </w:tcPrChange>
          </w:tcPr>
          <w:p w14:paraId="4D8848D5" w14:textId="1E1EF30A" w:rsidR="00CA0F9A" w:rsidRPr="0039693E" w:rsidRDefault="00163E00" w:rsidP="00604F18">
            <w:pPr>
              <w:spacing w:before="40"/>
              <w:jc w:val="center"/>
              <w:rPr>
                <w:b/>
              </w:rPr>
            </w:pPr>
            <w:r>
              <w:rPr>
                <w:b/>
              </w:rPr>
              <w:t>CRA</w:t>
            </w:r>
            <w:ins w:id="34" w:author="Gloria Viti" w:date="2020-09-21T17:48:00Z">
              <w:r w:rsidR="008B2E5D">
                <w:rPr>
                  <w:b/>
                </w:rPr>
                <w:t>/Sponsor</w:t>
              </w:r>
            </w:ins>
          </w:p>
        </w:tc>
        <w:tc>
          <w:tcPr>
            <w:tcW w:w="4360" w:type="dxa"/>
            <w:tcPrChange w:id="35" w:author="Gloria Viti" w:date="2020-09-21T18:17:00Z">
              <w:tcPr>
                <w:tcW w:w="3261" w:type="dxa"/>
              </w:tcPr>
            </w:tcPrChange>
          </w:tcPr>
          <w:p w14:paraId="68392228" w14:textId="0C0FD29B" w:rsidR="00CA0F9A" w:rsidRDefault="007674F1" w:rsidP="008B2E5D">
            <w:pPr>
              <w:ind w:right="0"/>
              <w:jc w:val="both"/>
              <w:rPr>
                <w:ins w:id="36" w:author="Gloria Viti" w:date="2020-09-21T19:20:00Z"/>
                <w:b/>
              </w:rPr>
            </w:pPr>
            <w:ins w:id="37" w:author="Gloria Viti" w:date="2020-09-21T18:58:00Z">
              <w:r>
                <w:rPr>
                  <w:b/>
                </w:rPr>
                <w:t>G.V.21Sep20:</w:t>
              </w:r>
            </w:ins>
            <w:ins w:id="38" w:author="Gloria Viti" w:date="2020-09-21T19:19:00Z">
              <w:r w:rsidR="00644AC2">
                <w:rPr>
                  <w:b/>
                </w:rPr>
                <w:t xml:space="preserve"> according to the CRA’s suggestion, at this study’s stage, </w:t>
              </w:r>
            </w:ins>
            <w:ins w:id="39" w:author="Gloria Viti" w:date="2020-09-21T19:20:00Z">
              <w:r w:rsidR="00644AC2" w:rsidRPr="00644AC2">
                <w:rPr>
                  <w:b/>
                </w:rPr>
                <w:t xml:space="preserve">the </w:t>
              </w:r>
              <w:r w:rsidR="00644AC2">
                <w:rPr>
                  <w:b/>
                </w:rPr>
                <w:t xml:space="preserve">2 </w:t>
              </w:r>
              <w:r w:rsidR="00644AC2" w:rsidRPr="00644AC2">
                <w:rPr>
                  <w:b/>
                </w:rPr>
                <w:t xml:space="preserve">other clinics can refer their patients to the study </w:t>
              </w:r>
              <w:r w:rsidR="00644AC2">
                <w:rPr>
                  <w:b/>
                </w:rPr>
                <w:t>staff at their hospital.</w:t>
              </w:r>
            </w:ins>
          </w:p>
          <w:p w14:paraId="005F04F9" w14:textId="50FD926B" w:rsidR="00644AC2" w:rsidRPr="0039693E" w:rsidRDefault="00644AC2" w:rsidP="008B2E5D">
            <w:pPr>
              <w:ind w:right="0"/>
              <w:jc w:val="both"/>
              <w:rPr>
                <w:b/>
              </w:rPr>
              <w:pPrChange w:id="40" w:author="Gloria Viti" w:date="2020-09-21T17:46:00Z">
                <w:pPr>
                  <w:spacing w:before="40"/>
                  <w:jc w:val="center"/>
                </w:pPr>
              </w:pPrChange>
            </w:pPr>
            <w:ins w:id="41" w:author="Gloria Viti" w:date="2020-09-21T19:21:00Z">
              <w:r>
                <w:rPr>
                  <w:b/>
                </w:rPr>
                <w:t>The CRA will communicate the Sponsor’s answer to the site staff within Follow-Up letter.</w:t>
              </w:r>
            </w:ins>
            <w:bookmarkStart w:id="42" w:name="_GoBack"/>
            <w:bookmarkEnd w:id="42"/>
          </w:p>
        </w:tc>
      </w:tr>
      <w:tr w:rsidR="00CA0F9A" w:rsidRPr="0039693E" w14:paraId="3AF2F633" w14:textId="77777777" w:rsidTr="00A140F7">
        <w:trPr>
          <w:trHeight w:val="567"/>
          <w:jc w:val="center"/>
          <w:trPrChange w:id="43" w:author="Gloria Viti" w:date="2020-09-21T18:17:00Z">
            <w:trPr>
              <w:trHeight w:val="567"/>
              <w:jc w:val="center"/>
            </w:trPr>
          </w:trPrChange>
        </w:trPr>
        <w:tc>
          <w:tcPr>
            <w:tcW w:w="3185" w:type="dxa"/>
            <w:tcPrChange w:id="44" w:author="Gloria Viti" w:date="2020-09-21T18:17:00Z">
              <w:tcPr>
                <w:tcW w:w="3260" w:type="dxa"/>
              </w:tcPr>
            </w:tcPrChange>
          </w:tcPr>
          <w:p w14:paraId="5778452F" w14:textId="25FE6982" w:rsidR="008B2E5D" w:rsidRPr="0039693E" w:rsidRDefault="00934C69" w:rsidP="008B2E5D">
            <w:pPr>
              <w:ind w:right="0"/>
              <w:jc w:val="both"/>
              <w:rPr>
                <w:b/>
              </w:rPr>
            </w:pPr>
            <w:r>
              <w:rPr>
                <w:b/>
              </w:rPr>
              <w:t xml:space="preserve">2. </w:t>
            </w:r>
            <w:r w:rsidR="00251395">
              <w:rPr>
                <w:b/>
              </w:rPr>
              <w:t>T</w:t>
            </w:r>
            <w:r w:rsidRPr="00934C69">
              <w:rPr>
                <w:b/>
              </w:rPr>
              <w:t xml:space="preserve">o check with the Sponsor if </w:t>
            </w:r>
            <w:r w:rsidR="00251395">
              <w:rPr>
                <w:b/>
              </w:rPr>
              <w:t>PI</w:t>
            </w:r>
            <w:r w:rsidRPr="00934C69">
              <w:rPr>
                <w:b/>
              </w:rPr>
              <w:t xml:space="preserve"> can avoid putting </w:t>
            </w:r>
            <w:r>
              <w:rPr>
                <w:b/>
              </w:rPr>
              <w:t>additional</w:t>
            </w:r>
            <w:r w:rsidRPr="00934C69">
              <w:rPr>
                <w:b/>
              </w:rPr>
              <w:t xml:space="preserve"> surgeons on the Delegation List.</w:t>
            </w:r>
            <w:r w:rsidR="00E91EF2">
              <w:rPr>
                <w:b/>
              </w:rPr>
              <w:t xml:space="preserve"> See section# 6.</w:t>
            </w:r>
          </w:p>
        </w:tc>
        <w:tc>
          <w:tcPr>
            <w:tcW w:w="2026" w:type="dxa"/>
            <w:tcPrChange w:id="45" w:author="Gloria Viti" w:date="2020-09-21T18:17:00Z">
              <w:tcPr>
                <w:tcW w:w="3260" w:type="dxa"/>
              </w:tcPr>
            </w:tcPrChange>
          </w:tcPr>
          <w:p w14:paraId="3C02FC5C" w14:textId="5A722FD1" w:rsidR="00CA0F9A" w:rsidRPr="0039693E" w:rsidRDefault="00251395" w:rsidP="00604F18">
            <w:pPr>
              <w:spacing w:before="40"/>
              <w:jc w:val="center"/>
              <w:rPr>
                <w:b/>
              </w:rPr>
            </w:pPr>
            <w:r>
              <w:rPr>
                <w:b/>
              </w:rPr>
              <w:t>CRA</w:t>
            </w:r>
            <w:ins w:id="46" w:author="Gloria Viti" w:date="2020-09-21T17:46:00Z">
              <w:r w:rsidR="008B2E5D">
                <w:rPr>
                  <w:b/>
                </w:rPr>
                <w:t>/Sponsor</w:t>
              </w:r>
            </w:ins>
          </w:p>
        </w:tc>
        <w:tc>
          <w:tcPr>
            <w:tcW w:w="4360" w:type="dxa"/>
            <w:tcPrChange w:id="47" w:author="Gloria Viti" w:date="2020-09-21T18:17:00Z">
              <w:tcPr>
                <w:tcW w:w="3261" w:type="dxa"/>
              </w:tcPr>
            </w:tcPrChange>
          </w:tcPr>
          <w:p w14:paraId="21481FB8" w14:textId="506E4088" w:rsidR="008B2E5D" w:rsidRDefault="008B2E5D" w:rsidP="008B2E5D">
            <w:pPr>
              <w:ind w:right="0"/>
              <w:jc w:val="both"/>
              <w:rPr>
                <w:ins w:id="48" w:author="Gloria Viti" w:date="2020-09-21T17:49:00Z"/>
                <w:b/>
              </w:rPr>
            </w:pPr>
            <w:ins w:id="49" w:author="Gloria Viti" w:date="2020-09-21T17:46:00Z">
              <w:r>
                <w:rPr>
                  <w:b/>
                </w:rPr>
                <w:t xml:space="preserve">G.V.21Sep20: </w:t>
              </w:r>
            </w:ins>
            <w:ins w:id="50" w:author="Gloria Viti" w:date="2020-09-21T18:17:00Z">
              <w:r w:rsidR="00A140F7">
                <w:rPr>
                  <w:b/>
                </w:rPr>
                <w:t>co</w:t>
              </w:r>
            </w:ins>
            <w:ins w:id="51" w:author="Gloria Viti" w:date="2020-09-21T18:18:00Z">
              <w:r w:rsidR="00A140F7">
                <w:rPr>
                  <w:b/>
                </w:rPr>
                <w:t xml:space="preserve">nsidering that the study is observational, </w:t>
              </w:r>
            </w:ins>
            <w:ins w:id="52" w:author="Gloria Viti" w:date="2020-09-21T17:46:00Z">
              <w:r>
                <w:rPr>
                  <w:b/>
                </w:rPr>
                <w:t xml:space="preserve">other surgeons can </w:t>
              </w:r>
            </w:ins>
            <w:ins w:id="53" w:author="Gloria Viti" w:date="2020-09-21T17:47:00Z">
              <w:r>
                <w:rPr>
                  <w:b/>
                </w:rPr>
                <w:t xml:space="preserve">perform </w:t>
              </w:r>
            </w:ins>
            <w:ins w:id="54" w:author="Gloria Viti" w:date="2020-09-21T17:48:00Z">
              <w:r>
                <w:rPr>
                  <w:b/>
                </w:rPr>
                <w:t>D</w:t>
              </w:r>
            </w:ins>
            <w:ins w:id="55" w:author="Gloria Viti" w:date="2020-09-21T17:47:00Z">
              <w:r>
                <w:rPr>
                  <w:b/>
                </w:rPr>
                <w:t>elta revision cup implantation</w:t>
              </w:r>
            </w:ins>
            <w:ins w:id="56" w:author="Gloria Viti" w:date="2020-09-21T17:48:00Z">
              <w:r>
                <w:rPr>
                  <w:b/>
                </w:rPr>
                <w:t>s</w:t>
              </w:r>
            </w:ins>
            <w:ins w:id="57" w:author="Gloria Viti" w:date="2020-09-21T17:47:00Z">
              <w:r>
                <w:rPr>
                  <w:b/>
                </w:rPr>
                <w:t xml:space="preserve"> </w:t>
              </w:r>
            </w:ins>
            <w:ins w:id="58" w:author="Gloria Viti" w:date="2020-09-21T17:49:00Z">
              <w:r>
                <w:rPr>
                  <w:b/>
                </w:rPr>
                <w:t>and not</w:t>
              </w:r>
            </w:ins>
            <w:ins w:id="59" w:author="Gloria Viti" w:date="2020-09-21T18:23:00Z">
              <w:r w:rsidR="00BC5883">
                <w:rPr>
                  <w:b/>
                </w:rPr>
                <w:t xml:space="preserve"> be</w:t>
              </w:r>
            </w:ins>
            <w:ins w:id="60" w:author="Gloria Viti" w:date="2020-09-21T17:49:00Z">
              <w:r>
                <w:rPr>
                  <w:b/>
                </w:rPr>
                <w:t xml:space="preserve"> listed in the delegation list if the following conditions are </w:t>
              </w:r>
            </w:ins>
            <w:ins w:id="61" w:author="Gloria Viti" w:date="2020-09-21T18:24:00Z">
              <w:r w:rsidR="00BC5883">
                <w:rPr>
                  <w:b/>
                </w:rPr>
                <w:t xml:space="preserve">both </w:t>
              </w:r>
            </w:ins>
            <w:ins w:id="62" w:author="Gloria Viti" w:date="2020-09-21T17:49:00Z">
              <w:r>
                <w:rPr>
                  <w:b/>
                </w:rPr>
                <w:t xml:space="preserve">respected: </w:t>
              </w:r>
            </w:ins>
          </w:p>
          <w:p w14:paraId="00A3FF21" w14:textId="723AD661" w:rsidR="008B2E5D" w:rsidRPr="00A140F7" w:rsidRDefault="008B2E5D" w:rsidP="00A140F7">
            <w:pPr>
              <w:pStyle w:val="Paragrafoelenco"/>
              <w:numPr>
                <w:ilvl w:val="0"/>
                <w:numId w:val="14"/>
              </w:numPr>
              <w:ind w:right="0"/>
              <w:jc w:val="both"/>
              <w:rPr>
                <w:ins w:id="63" w:author="Gloria Viti" w:date="2020-09-21T17:49:00Z"/>
                <w:b/>
                <w:rPrChange w:id="64" w:author="Gloria Viti" w:date="2020-09-21T18:21:00Z">
                  <w:rPr>
                    <w:ins w:id="65" w:author="Gloria Viti" w:date="2020-09-21T17:49:00Z"/>
                  </w:rPr>
                </w:rPrChange>
              </w:rPr>
              <w:pPrChange w:id="66" w:author="Gloria Viti" w:date="2020-09-21T18:21:00Z">
                <w:pPr>
                  <w:ind w:right="0"/>
                  <w:jc w:val="both"/>
                </w:pPr>
              </w:pPrChange>
            </w:pPr>
            <w:ins w:id="67" w:author="Gloria Viti" w:date="2020-09-21T17:47:00Z">
              <w:r w:rsidRPr="00A140F7">
                <w:rPr>
                  <w:b/>
                  <w:rPrChange w:id="68" w:author="Gloria Viti" w:date="2020-09-21T18:21:00Z">
                    <w:rPr/>
                  </w:rPrChange>
                </w:rPr>
                <w:t xml:space="preserve">study team </w:t>
              </w:r>
            </w:ins>
            <w:ins w:id="69" w:author="Gloria Viti" w:date="2020-09-21T17:49:00Z">
              <w:r w:rsidRPr="00A140F7">
                <w:rPr>
                  <w:b/>
                  <w:rPrChange w:id="70" w:author="Gloria Viti" w:date="2020-09-21T18:21:00Z">
                    <w:rPr/>
                  </w:rPrChange>
                </w:rPr>
                <w:t xml:space="preserve">and/or PI </w:t>
              </w:r>
            </w:ins>
            <w:ins w:id="71" w:author="Gloria Viti" w:date="2020-09-21T17:47:00Z">
              <w:r w:rsidRPr="00A140F7">
                <w:rPr>
                  <w:b/>
                  <w:rPrChange w:id="72" w:author="Gloria Viti" w:date="2020-09-21T18:21:00Z">
                    <w:rPr/>
                  </w:rPrChange>
                </w:rPr>
                <w:t>has to assist</w:t>
              </w:r>
            </w:ins>
            <w:ins w:id="73" w:author="Gloria Viti" w:date="2020-09-21T17:48:00Z">
              <w:r w:rsidRPr="00A140F7">
                <w:rPr>
                  <w:b/>
                  <w:rPrChange w:id="74" w:author="Gloria Viti" w:date="2020-09-21T18:21:00Z">
                    <w:rPr/>
                  </w:rPrChange>
                </w:rPr>
                <w:t xml:space="preserve"> to the surgery</w:t>
              </w:r>
            </w:ins>
            <w:ins w:id="75" w:author="Gloria Viti" w:date="2020-09-21T18:18:00Z">
              <w:r w:rsidR="00A140F7" w:rsidRPr="00A140F7">
                <w:rPr>
                  <w:b/>
                  <w:rPrChange w:id="76" w:author="Gloria Viti" w:date="2020-09-21T18:21:00Z">
                    <w:rPr/>
                  </w:rPrChange>
                </w:rPr>
                <w:t>;</w:t>
              </w:r>
            </w:ins>
          </w:p>
          <w:p w14:paraId="0A9F8A45" w14:textId="06F0BBE3" w:rsidR="00CA0F9A" w:rsidRPr="00A140F7" w:rsidRDefault="008B2E5D" w:rsidP="00A140F7">
            <w:pPr>
              <w:pStyle w:val="Paragrafoelenco"/>
              <w:numPr>
                <w:ilvl w:val="0"/>
                <w:numId w:val="14"/>
              </w:numPr>
              <w:ind w:right="0"/>
              <w:jc w:val="both"/>
              <w:rPr>
                <w:ins w:id="77" w:author="Gloria Viti" w:date="2020-09-21T18:18:00Z"/>
                <w:b/>
                <w:rPrChange w:id="78" w:author="Gloria Viti" w:date="2020-09-21T18:21:00Z">
                  <w:rPr>
                    <w:ins w:id="79" w:author="Gloria Viti" w:date="2020-09-21T18:18:00Z"/>
                  </w:rPr>
                </w:rPrChange>
              </w:rPr>
              <w:pPrChange w:id="80" w:author="Gloria Viti" w:date="2020-09-21T18:21:00Z">
                <w:pPr>
                  <w:ind w:right="0"/>
                  <w:jc w:val="both"/>
                </w:pPr>
              </w:pPrChange>
            </w:pPr>
            <w:ins w:id="81" w:author="Gloria Viti" w:date="2020-09-21T17:47:00Z">
              <w:r w:rsidRPr="00A140F7">
                <w:rPr>
                  <w:b/>
                  <w:rPrChange w:id="82" w:author="Gloria Viti" w:date="2020-09-21T18:21:00Z">
                    <w:rPr/>
                  </w:rPrChange>
                </w:rPr>
                <w:t xml:space="preserve">PI has to </w:t>
              </w:r>
            </w:ins>
            <w:ins w:id="83" w:author="Gloria Viti" w:date="2020-09-21T17:50:00Z">
              <w:r w:rsidRPr="00A140F7">
                <w:rPr>
                  <w:b/>
                  <w:rPrChange w:id="84" w:author="Gloria Viti" w:date="2020-09-21T18:21:00Z">
                    <w:rPr/>
                  </w:rPrChange>
                </w:rPr>
                <w:t>countersign the medical charts</w:t>
              </w:r>
            </w:ins>
            <w:ins w:id="85" w:author="Gloria Viti" w:date="2020-09-21T18:18:00Z">
              <w:r w:rsidR="00A140F7" w:rsidRPr="00A140F7">
                <w:rPr>
                  <w:b/>
                  <w:rPrChange w:id="86" w:author="Gloria Viti" w:date="2020-09-21T18:21:00Z">
                    <w:rPr/>
                  </w:rPrChange>
                </w:rPr>
                <w:t xml:space="preserve"> related to the implant.</w:t>
              </w:r>
            </w:ins>
          </w:p>
          <w:p w14:paraId="2E5EBCC9" w14:textId="77777777" w:rsidR="00A140F7" w:rsidRDefault="00A140F7" w:rsidP="008B2E5D">
            <w:pPr>
              <w:ind w:right="0"/>
              <w:jc w:val="both"/>
              <w:rPr>
                <w:ins w:id="87" w:author="Gloria Viti" w:date="2020-09-21T18:21:00Z"/>
                <w:b/>
              </w:rPr>
            </w:pPr>
            <w:ins w:id="88" w:author="Gloria Viti" w:date="2020-09-21T18:18:00Z">
              <w:r>
                <w:rPr>
                  <w:b/>
                </w:rPr>
                <w:t xml:space="preserve">If the </w:t>
              </w:r>
            </w:ins>
            <w:ins w:id="89" w:author="Gloria Viti" w:date="2020-09-21T18:19:00Z">
              <w:r>
                <w:rPr>
                  <w:b/>
                </w:rPr>
                <w:t xml:space="preserve">both </w:t>
              </w:r>
            </w:ins>
            <w:ins w:id="90" w:author="Gloria Viti" w:date="2020-09-21T18:18:00Z">
              <w:r>
                <w:rPr>
                  <w:b/>
                </w:rPr>
                <w:t xml:space="preserve">above mentioned </w:t>
              </w:r>
            </w:ins>
            <w:ins w:id="91" w:author="Gloria Viti" w:date="2020-09-21T18:19:00Z">
              <w:r>
                <w:rPr>
                  <w:b/>
                </w:rPr>
                <w:t>items cannot be respected, the other surgeons have to be included in the delegation log.</w:t>
              </w:r>
            </w:ins>
          </w:p>
          <w:p w14:paraId="5998188E" w14:textId="53F87286" w:rsidR="00A140F7" w:rsidRPr="0039693E" w:rsidRDefault="00A140F7" w:rsidP="008B2E5D">
            <w:pPr>
              <w:ind w:right="0"/>
              <w:jc w:val="both"/>
              <w:rPr>
                <w:b/>
              </w:rPr>
              <w:pPrChange w:id="92" w:author="Gloria Viti" w:date="2020-09-21T17:46:00Z">
                <w:pPr>
                  <w:spacing w:before="40"/>
                  <w:jc w:val="center"/>
                </w:pPr>
              </w:pPrChange>
            </w:pPr>
            <w:ins w:id="93" w:author="Gloria Viti" w:date="2020-09-21T18:21:00Z">
              <w:r>
                <w:rPr>
                  <w:b/>
                </w:rPr>
                <w:t xml:space="preserve">The CRA will communicate the </w:t>
              </w:r>
            </w:ins>
            <w:ins w:id="94" w:author="Gloria Viti" w:date="2020-09-21T18:24:00Z">
              <w:r w:rsidR="00BC5883">
                <w:rPr>
                  <w:b/>
                </w:rPr>
                <w:t>Sponsor’s</w:t>
              </w:r>
            </w:ins>
            <w:ins w:id="95" w:author="Gloria Viti" w:date="2020-09-21T18:25:00Z">
              <w:r w:rsidR="00BC5883">
                <w:rPr>
                  <w:b/>
                </w:rPr>
                <w:t xml:space="preserve"> </w:t>
              </w:r>
            </w:ins>
            <w:ins w:id="96" w:author="Gloria Viti" w:date="2020-09-21T18:22:00Z">
              <w:r>
                <w:rPr>
                  <w:b/>
                </w:rPr>
                <w:t xml:space="preserve">answer </w:t>
              </w:r>
              <w:r w:rsidR="00BC5883">
                <w:rPr>
                  <w:b/>
                </w:rPr>
                <w:t>to</w:t>
              </w:r>
            </w:ins>
            <w:ins w:id="97" w:author="Gloria Viti" w:date="2020-09-21T18:23:00Z">
              <w:r w:rsidR="00BC5883">
                <w:rPr>
                  <w:b/>
                </w:rPr>
                <w:t xml:space="preserve"> the site staff </w:t>
              </w:r>
            </w:ins>
            <w:ins w:id="98" w:author="Gloria Viti" w:date="2020-09-21T18:22:00Z">
              <w:r>
                <w:rPr>
                  <w:b/>
                </w:rPr>
                <w:t>within Follow-Up letter</w:t>
              </w:r>
              <w:r w:rsidR="00BC5883">
                <w:rPr>
                  <w:b/>
                </w:rPr>
                <w:t>.</w:t>
              </w:r>
            </w:ins>
          </w:p>
        </w:tc>
      </w:tr>
      <w:tr w:rsidR="00251395" w:rsidRPr="0039693E" w14:paraId="7B68B6AC" w14:textId="77777777" w:rsidTr="00A140F7">
        <w:trPr>
          <w:trHeight w:val="567"/>
          <w:jc w:val="center"/>
          <w:trPrChange w:id="99" w:author="Gloria Viti" w:date="2020-09-21T18:17:00Z">
            <w:trPr>
              <w:trHeight w:val="567"/>
              <w:jc w:val="center"/>
            </w:trPr>
          </w:trPrChange>
        </w:trPr>
        <w:tc>
          <w:tcPr>
            <w:tcW w:w="3185" w:type="dxa"/>
            <w:tcPrChange w:id="100" w:author="Gloria Viti" w:date="2020-09-21T18:17:00Z">
              <w:tcPr>
                <w:tcW w:w="3260" w:type="dxa"/>
              </w:tcPr>
            </w:tcPrChange>
          </w:tcPr>
          <w:p w14:paraId="14B284BD" w14:textId="431311BD" w:rsidR="00251395" w:rsidRDefault="00251395" w:rsidP="008B2E5D">
            <w:pPr>
              <w:ind w:right="0"/>
              <w:jc w:val="both"/>
              <w:rPr>
                <w:b/>
              </w:rPr>
            </w:pPr>
            <w:r>
              <w:rPr>
                <w:b/>
              </w:rPr>
              <w:t xml:space="preserve">3. </w:t>
            </w:r>
            <w:r w:rsidR="006E36F9">
              <w:rPr>
                <w:b/>
              </w:rPr>
              <w:t xml:space="preserve">To check with the Sponsor if Polish versions of study scores can be submitted to EC for review. Having </w:t>
            </w:r>
            <w:r w:rsidR="0007360C">
              <w:rPr>
                <w:b/>
              </w:rPr>
              <w:t xml:space="preserve">EC approved </w:t>
            </w:r>
            <w:r w:rsidR="0007360C">
              <w:rPr>
                <w:b/>
              </w:rPr>
              <w:lastRenderedPageBreak/>
              <w:t>Polish versions would allow the staff to provide each subject with scores for subject’s completion instead of reading questions to the subject.</w:t>
            </w:r>
            <w:r w:rsidR="006E36F9">
              <w:rPr>
                <w:b/>
              </w:rPr>
              <w:t xml:space="preserve"> </w:t>
            </w:r>
          </w:p>
        </w:tc>
        <w:tc>
          <w:tcPr>
            <w:tcW w:w="2026" w:type="dxa"/>
            <w:tcPrChange w:id="101" w:author="Gloria Viti" w:date="2020-09-21T18:17:00Z">
              <w:tcPr>
                <w:tcW w:w="3260" w:type="dxa"/>
              </w:tcPr>
            </w:tcPrChange>
          </w:tcPr>
          <w:p w14:paraId="1F9B0C6C" w14:textId="2C89CB28" w:rsidR="00251395" w:rsidRDefault="00D31F94" w:rsidP="00604F18">
            <w:pPr>
              <w:spacing w:before="40"/>
              <w:jc w:val="center"/>
              <w:rPr>
                <w:b/>
              </w:rPr>
            </w:pPr>
            <w:r>
              <w:rPr>
                <w:b/>
              </w:rPr>
              <w:lastRenderedPageBreak/>
              <w:t>CRA</w:t>
            </w:r>
            <w:ins w:id="102" w:author="Gloria Viti" w:date="2020-09-21T17:48:00Z">
              <w:r w:rsidR="008B2E5D">
                <w:rPr>
                  <w:b/>
                </w:rPr>
                <w:t>/Sponsor</w:t>
              </w:r>
            </w:ins>
          </w:p>
        </w:tc>
        <w:tc>
          <w:tcPr>
            <w:tcW w:w="4360" w:type="dxa"/>
            <w:tcPrChange w:id="103" w:author="Gloria Viti" w:date="2020-09-21T18:17:00Z">
              <w:tcPr>
                <w:tcW w:w="3261" w:type="dxa"/>
              </w:tcPr>
            </w:tcPrChange>
          </w:tcPr>
          <w:p w14:paraId="23DE58D9" w14:textId="77777777" w:rsidR="00251395" w:rsidRDefault="00092914" w:rsidP="008B2E5D">
            <w:pPr>
              <w:ind w:right="0"/>
              <w:jc w:val="both"/>
              <w:rPr>
                <w:ins w:id="104" w:author="Gloria Viti" w:date="2020-09-21T18:33:00Z"/>
                <w:b/>
              </w:rPr>
            </w:pPr>
            <w:ins w:id="105" w:author="Gloria Viti" w:date="2020-09-21T18:30:00Z">
              <w:r>
                <w:rPr>
                  <w:b/>
                </w:rPr>
                <w:t>G.V.21Sep20:</w:t>
              </w:r>
              <w:r>
                <w:rPr>
                  <w:b/>
                </w:rPr>
                <w:t xml:space="preserve"> the Polish versions of OHS scores (only) will be submitted to E</w:t>
              </w:r>
            </w:ins>
            <w:ins w:id="106" w:author="Gloria Viti" w:date="2020-09-21T18:31:00Z">
              <w:r>
                <w:rPr>
                  <w:b/>
                </w:rPr>
                <w:t>C within the EC submission for the amendment of protocol to be done within 20 Nov 2020</w:t>
              </w:r>
            </w:ins>
            <w:ins w:id="107" w:author="Gloria Viti" w:date="2020-09-21T18:33:00Z">
              <w:r w:rsidR="00643B14">
                <w:rPr>
                  <w:b/>
                </w:rPr>
                <w:t>;</w:t>
              </w:r>
            </w:ins>
            <w:ins w:id="108" w:author="Gloria Viti" w:date="2020-09-21T18:32:00Z">
              <w:r>
                <w:rPr>
                  <w:b/>
                </w:rPr>
                <w:t xml:space="preserve"> site </w:t>
              </w:r>
              <w:r>
                <w:rPr>
                  <w:b/>
                </w:rPr>
                <w:lastRenderedPageBreak/>
                <w:t xml:space="preserve">staff will be informed as soon as </w:t>
              </w:r>
            </w:ins>
            <w:ins w:id="109" w:author="Gloria Viti" w:date="2020-09-21T18:33:00Z">
              <w:r w:rsidR="00643B14">
                <w:rPr>
                  <w:b/>
                </w:rPr>
                <w:t>the Sponsor will receive the EC approval.</w:t>
              </w:r>
            </w:ins>
          </w:p>
          <w:p w14:paraId="1A3842D5" w14:textId="240335DB" w:rsidR="00643B14" w:rsidRPr="0039693E" w:rsidRDefault="00643B14" w:rsidP="008B2E5D">
            <w:pPr>
              <w:ind w:right="0"/>
              <w:jc w:val="both"/>
              <w:rPr>
                <w:b/>
              </w:rPr>
              <w:pPrChange w:id="110" w:author="Gloria Viti" w:date="2020-09-21T17:46:00Z">
                <w:pPr>
                  <w:spacing w:before="40"/>
                  <w:jc w:val="center"/>
                </w:pPr>
              </w:pPrChange>
            </w:pPr>
            <w:ins w:id="111" w:author="Gloria Viti" w:date="2020-09-21T18:33:00Z">
              <w:r>
                <w:rPr>
                  <w:b/>
                </w:rPr>
                <w:t>The CRA will communicate the Sponsor’s answer to the site staff within Follow-Up letter.</w:t>
              </w:r>
            </w:ins>
          </w:p>
        </w:tc>
      </w:tr>
    </w:tbl>
    <w:p w14:paraId="15DBCA9C" w14:textId="77777777" w:rsidR="00CA0F9A" w:rsidRDefault="00CA0F9A" w:rsidP="00CA0F9A">
      <w:pPr>
        <w:rPr>
          <w:lang w:val="en-US"/>
        </w:rPr>
      </w:pPr>
    </w:p>
    <w:p w14:paraId="2BF89279" w14:textId="77777777" w:rsidR="0070102D" w:rsidRDefault="0070102D" w:rsidP="00CA0F9A">
      <w:pPr>
        <w:rPr>
          <w:lang w:val="en-US"/>
        </w:rPr>
      </w:pPr>
    </w:p>
    <w:p w14:paraId="7A17F097" w14:textId="77777777" w:rsidR="0070102D" w:rsidRDefault="0070102D" w:rsidP="00CA0F9A">
      <w:pPr>
        <w:rPr>
          <w:lang w:val="en-US"/>
        </w:rPr>
      </w:pPr>
    </w:p>
    <w:p w14:paraId="0375B962" w14:textId="77777777" w:rsidR="0070102D" w:rsidRDefault="0070102D" w:rsidP="00CA0F9A">
      <w:pPr>
        <w:rPr>
          <w:lang w:val="en-US"/>
        </w:rPr>
      </w:pPr>
    </w:p>
    <w:p w14:paraId="5655A710" w14:textId="77777777" w:rsidR="0070102D" w:rsidRDefault="0070102D" w:rsidP="00CA0F9A">
      <w:pPr>
        <w:rPr>
          <w:lang w:val="en-US"/>
        </w:rPr>
      </w:pPr>
    </w:p>
    <w:p w14:paraId="2EF6EF13" w14:textId="77777777" w:rsidR="0070102D" w:rsidRDefault="0070102D" w:rsidP="00CA0F9A">
      <w:pPr>
        <w:rPr>
          <w:lang w:val="en-US"/>
        </w:rPr>
      </w:pPr>
    </w:p>
    <w:p w14:paraId="523E72B5" w14:textId="77777777" w:rsidR="0070102D" w:rsidRDefault="0070102D" w:rsidP="00CA0F9A">
      <w:pPr>
        <w:rPr>
          <w:lang w:val="en-US"/>
        </w:rPr>
      </w:pPr>
    </w:p>
    <w:p w14:paraId="40C37C8B" w14:textId="77777777" w:rsidR="0070102D" w:rsidRDefault="0070102D" w:rsidP="00CA0F9A">
      <w:pPr>
        <w:rPr>
          <w:lang w:val="en-US"/>
        </w:rPr>
      </w:pPr>
    </w:p>
    <w:p w14:paraId="268DC4D4" w14:textId="77777777" w:rsidR="0070102D" w:rsidRDefault="0070102D" w:rsidP="00CA0F9A">
      <w:pPr>
        <w:rPr>
          <w:lang w:val="en-US"/>
        </w:rPr>
      </w:pPr>
    </w:p>
    <w:p w14:paraId="27C4B4CF" w14:textId="77777777" w:rsidR="0070102D" w:rsidRDefault="0070102D" w:rsidP="00CA0F9A">
      <w:pPr>
        <w:rPr>
          <w:lang w:val="en-US"/>
        </w:rPr>
      </w:pPr>
    </w:p>
    <w:p w14:paraId="40594117" w14:textId="77777777" w:rsidR="0070102D" w:rsidRPr="00A301F7" w:rsidRDefault="0070102D" w:rsidP="0070102D">
      <w:pPr>
        <w:ind w:left="360"/>
        <w:jc w:val="center"/>
        <w:rPr>
          <w:i/>
        </w:rPr>
      </w:pPr>
      <w:r w:rsidRPr="00A301F7">
        <w:rPr>
          <w:i/>
        </w:rPr>
        <w:t xml:space="preserve">* </w:t>
      </w:r>
      <w:r>
        <w:rPr>
          <w:i/>
        </w:rPr>
        <w:t>if the answer is “No</w:t>
      </w:r>
      <w:r w:rsidRPr="00A301F7">
        <w:rPr>
          <w:i/>
        </w:rPr>
        <w:t xml:space="preserve">” specify in </w:t>
      </w:r>
      <w:r>
        <w:rPr>
          <w:i/>
        </w:rPr>
        <w:t>clarification/</w:t>
      </w:r>
      <w:r w:rsidRPr="00A301F7">
        <w:rPr>
          <w:i/>
        </w:rPr>
        <w:t>comments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2"/>
        <w:gridCol w:w="8703"/>
      </w:tblGrid>
      <w:tr w:rsidR="0070102D" w:rsidRPr="0039693E" w14:paraId="45B7D091" w14:textId="77777777" w:rsidTr="00604F18">
        <w:trPr>
          <w:jc w:val="center"/>
        </w:trPr>
        <w:tc>
          <w:tcPr>
            <w:tcW w:w="9571" w:type="dxa"/>
            <w:gridSpan w:val="2"/>
            <w:vAlign w:val="center"/>
          </w:tcPr>
          <w:p w14:paraId="3B22EBAB" w14:textId="77777777" w:rsidR="0070102D" w:rsidRPr="0039693E" w:rsidRDefault="0070102D" w:rsidP="00604F18">
            <w:pPr>
              <w:rPr>
                <w:sz w:val="16"/>
                <w:szCs w:val="16"/>
              </w:rPr>
            </w:pPr>
            <w:r w:rsidRPr="0039693E">
              <w:rPr>
                <w:b/>
                <w:sz w:val="16"/>
                <w:szCs w:val="16"/>
              </w:rPr>
              <w:t>LEGEND:</w:t>
            </w:r>
          </w:p>
        </w:tc>
      </w:tr>
      <w:tr w:rsidR="0070102D" w:rsidRPr="0039693E" w14:paraId="3DA391B2" w14:textId="77777777" w:rsidTr="00604F18">
        <w:trPr>
          <w:jc w:val="center"/>
        </w:trPr>
        <w:tc>
          <w:tcPr>
            <w:tcW w:w="643" w:type="dxa"/>
            <w:vAlign w:val="center"/>
          </w:tcPr>
          <w:p w14:paraId="37C93586" w14:textId="77777777" w:rsidR="0070102D" w:rsidRPr="0039693E" w:rsidRDefault="0070102D" w:rsidP="00604F18">
            <w:pPr>
              <w:rPr>
                <w:sz w:val="16"/>
                <w:szCs w:val="16"/>
              </w:rPr>
            </w:pPr>
            <w:r w:rsidRPr="0039693E">
              <w:rPr>
                <w:sz w:val="16"/>
                <w:szCs w:val="16"/>
              </w:rPr>
              <w:t>NA:</w:t>
            </w:r>
          </w:p>
        </w:tc>
        <w:tc>
          <w:tcPr>
            <w:tcW w:w="8928" w:type="dxa"/>
            <w:vAlign w:val="center"/>
          </w:tcPr>
          <w:p w14:paraId="3D173045" w14:textId="77777777" w:rsidR="0070102D" w:rsidRPr="0039693E" w:rsidRDefault="0070102D" w:rsidP="00604F18">
            <w:pPr>
              <w:rPr>
                <w:sz w:val="16"/>
                <w:szCs w:val="16"/>
              </w:rPr>
            </w:pPr>
            <w:r w:rsidRPr="0039693E">
              <w:rPr>
                <w:sz w:val="16"/>
                <w:szCs w:val="16"/>
              </w:rPr>
              <w:t>Not Applicable</w:t>
            </w:r>
          </w:p>
        </w:tc>
      </w:tr>
      <w:tr w:rsidR="0070102D" w:rsidRPr="0039693E" w14:paraId="41C906F8" w14:textId="77777777" w:rsidTr="00604F18">
        <w:trPr>
          <w:jc w:val="center"/>
        </w:trPr>
        <w:tc>
          <w:tcPr>
            <w:tcW w:w="643" w:type="dxa"/>
            <w:vAlign w:val="center"/>
          </w:tcPr>
          <w:p w14:paraId="47193035" w14:textId="77777777" w:rsidR="0070102D" w:rsidRPr="0039693E" w:rsidRDefault="0070102D" w:rsidP="00604F18">
            <w:pPr>
              <w:rPr>
                <w:sz w:val="16"/>
                <w:szCs w:val="16"/>
              </w:rPr>
            </w:pPr>
            <w:r w:rsidRPr="0039693E">
              <w:rPr>
                <w:sz w:val="16"/>
                <w:szCs w:val="16"/>
              </w:rPr>
              <w:t>GCP:</w:t>
            </w:r>
          </w:p>
        </w:tc>
        <w:tc>
          <w:tcPr>
            <w:tcW w:w="8928" w:type="dxa"/>
            <w:vAlign w:val="center"/>
          </w:tcPr>
          <w:p w14:paraId="2C5B333A" w14:textId="77777777" w:rsidR="0070102D" w:rsidRPr="0039693E" w:rsidRDefault="0070102D" w:rsidP="00604F18">
            <w:pPr>
              <w:rPr>
                <w:sz w:val="16"/>
                <w:szCs w:val="16"/>
              </w:rPr>
            </w:pPr>
            <w:r w:rsidRPr="0039693E">
              <w:rPr>
                <w:sz w:val="16"/>
                <w:szCs w:val="16"/>
              </w:rPr>
              <w:t>Good Clinical Practise</w:t>
            </w:r>
          </w:p>
        </w:tc>
      </w:tr>
      <w:tr w:rsidR="0070102D" w:rsidRPr="0039693E" w14:paraId="029DDF8D" w14:textId="77777777" w:rsidTr="00604F18">
        <w:trPr>
          <w:jc w:val="center"/>
        </w:trPr>
        <w:tc>
          <w:tcPr>
            <w:tcW w:w="643" w:type="dxa"/>
            <w:vAlign w:val="center"/>
          </w:tcPr>
          <w:p w14:paraId="581D3C32" w14:textId="77777777" w:rsidR="0070102D" w:rsidRPr="0039693E" w:rsidRDefault="0070102D" w:rsidP="00604F18">
            <w:pPr>
              <w:rPr>
                <w:sz w:val="16"/>
                <w:szCs w:val="16"/>
              </w:rPr>
            </w:pPr>
            <w:r w:rsidRPr="0039693E">
              <w:rPr>
                <w:sz w:val="16"/>
                <w:szCs w:val="16"/>
              </w:rPr>
              <w:t>EC:</w:t>
            </w:r>
          </w:p>
        </w:tc>
        <w:tc>
          <w:tcPr>
            <w:tcW w:w="8928" w:type="dxa"/>
            <w:vAlign w:val="center"/>
          </w:tcPr>
          <w:p w14:paraId="749B3DC7" w14:textId="77777777" w:rsidR="0070102D" w:rsidRPr="0039693E" w:rsidRDefault="0070102D" w:rsidP="00604F18">
            <w:pPr>
              <w:rPr>
                <w:sz w:val="16"/>
                <w:szCs w:val="16"/>
              </w:rPr>
            </w:pPr>
            <w:r w:rsidRPr="0039693E">
              <w:rPr>
                <w:sz w:val="16"/>
                <w:szCs w:val="16"/>
              </w:rPr>
              <w:t>Ethics Committee</w:t>
            </w:r>
          </w:p>
        </w:tc>
      </w:tr>
      <w:tr w:rsidR="0070102D" w:rsidRPr="0039693E" w14:paraId="1BC76C4F" w14:textId="77777777" w:rsidTr="00604F18">
        <w:trPr>
          <w:jc w:val="center"/>
        </w:trPr>
        <w:tc>
          <w:tcPr>
            <w:tcW w:w="643" w:type="dxa"/>
            <w:vAlign w:val="center"/>
          </w:tcPr>
          <w:p w14:paraId="7D95D932" w14:textId="77777777" w:rsidR="0070102D" w:rsidRPr="0039693E" w:rsidRDefault="0070102D" w:rsidP="00604F18">
            <w:pPr>
              <w:rPr>
                <w:sz w:val="16"/>
                <w:szCs w:val="16"/>
              </w:rPr>
            </w:pPr>
            <w:r>
              <w:rPr>
                <w:sz w:val="16"/>
                <w:szCs w:val="16"/>
              </w:rPr>
              <w:t>RA:</w:t>
            </w:r>
          </w:p>
        </w:tc>
        <w:tc>
          <w:tcPr>
            <w:tcW w:w="8928" w:type="dxa"/>
            <w:vAlign w:val="center"/>
          </w:tcPr>
          <w:p w14:paraId="78BA3D1D" w14:textId="77777777" w:rsidR="0070102D" w:rsidRPr="0039693E" w:rsidRDefault="0070102D" w:rsidP="00604F18">
            <w:pPr>
              <w:rPr>
                <w:sz w:val="16"/>
                <w:szCs w:val="16"/>
              </w:rPr>
            </w:pPr>
            <w:r>
              <w:rPr>
                <w:sz w:val="16"/>
                <w:szCs w:val="16"/>
              </w:rPr>
              <w:t>Regulatory Authority</w:t>
            </w:r>
          </w:p>
        </w:tc>
      </w:tr>
    </w:tbl>
    <w:p w14:paraId="4C92E665" w14:textId="77777777" w:rsidR="0070102D" w:rsidRDefault="0070102D" w:rsidP="00987CBD">
      <w:pPr>
        <w:pStyle w:val="Titolo2"/>
      </w:pPr>
    </w:p>
    <w:p w14:paraId="3A9D8669" w14:textId="77777777" w:rsidR="00987CBD" w:rsidRDefault="00987CBD" w:rsidP="00987CBD">
      <w:pPr>
        <w:pStyle w:val="Titolo2"/>
      </w:pPr>
      <w:r>
        <w:t>Recommendation</w:t>
      </w:r>
    </w:p>
    <w:p w14:paraId="483A3C31" w14:textId="77777777" w:rsidR="00987CBD" w:rsidRDefault="00987CBD" w:rsidP="00987CBD"/>
    <w:p w14:paraId="7D23F9AA" w14:textId="77777777" w:rsidR="00987CBD" w:rsidRDefault="00CA0F9A" w:rsidP="00987CBD">
      <w:r>
        <w:t xml:space="preserve">I recommend: </w:t>
      </w:r>
    </w:p>
    <w:p w14:paraId="682DF51A" w14:textId="77777777" w:rsidR="00CA0F9A" w:rsidRDefault="00CA0F9A" w:rsidP="00987CBD"/>
    <w:tbl>
      <w:tblPr>
        <w:tblW w:w="9284" w:type="dxa"/>
        <w:tblLayout w:type="fixed"/>
        <w:tblCellMar>
          <w:left w:w="70" w:type="dxa"/>
          <w:right w:w="70" w:type="dxa"/>
        </w:tblCellMar>
        <w:tblLook w:val="0000" w:firstRow="0" w:lastRow="0" w:firstColumn="0" w:lastColumn="0" w:noHBand="0" w:noVBand="0"/>
      </w:tblPr>
      <w:tblGrid>
        <w:gridCol w:w="496"/>
        <w:gridCol w:w="8788"/>
      </w:tblGrid>
      <w:tr w:rsidR="00987CBD" w14:paraId="3B3D30EC" w14:textId="77777777">
        <w:trPr>
          <w:trHeight w:val="340"/>
        </w:trPr>
        <w:tc>
          <w:tcPr>
            <w:tcW w:w="496" w:type="dxa"/>
          </w:tcPr>
          <w:p w14:paraId="4620DA82" w14:textId="59D73DC7" w:rsidR="00987CBD" w:rsidRDefault="002742C0" w:rsidP="00FC41F1">
            <w:r>
              <w:fldChar w:fldCharType="begin">
                <w:ffData>
                  <w:name w:val=""/>
                  <w:enabled/>
                  <w:calcOnExit w:val="0"/>
                  <w:checkBox>
                    <w:sizeAuto/>
                    <w:default w:val="1"/>
                  </w:checkBox>
                </w:ffData>
              </w:fldChar>
            </w:r>
            <w:r>
              <w:instrText xml:space="preserve"> FORMCHECKBOX </w:instrText>
            </w:r>
            <w:r w:rsidR="00644AC2">
              <w:fldChar w:fldCharType="separate"/>
            </w:r>
            <w:r>
              <w:fldChar w:fldCharType="end"/>
            </w:r>
          </w:p>
        </w:tc>
        <w:tc>
          <w:tcPr>
            <w:tcW w:w="8788" w:type="dxa"/>
          </w:tcPr>
          <w:p w14:paraId="756B94ED" w14:textId="77777777" w:rsidR="00987CBD" w:rsidRDefault="00987CBD" w:rsidP="00FC41F1">
            <w:r>
              <w:t>to include this site in the study</w:t>
            </w:r>
          </w:p>
        </w:tc>
      </w:tr>
      <w:tr w:rsidR="00987CBD" w14:paraId="7CD925A2" w14:textId="77777777">
        <w:trPr>
          <w:trHeight w:val="340"/>
        </w:trPr>
        <w:tc>
          <w:tcPr>
            <w:tcW w:w="496" w:type="dxa"/>
          </w:tcPr>
          <w:p w14:paraId="358AAC12" w14:textId="77777777" w:rsidR="00987CBD" w:rsidRDefault="004B6C91" w:rsidP="00FC41F1">
            <w:r>
              <w:fldChar w:fldCharType="begin">
                <w:ffData>
                  <w:name w:val=""/>
                  <w:enabled/>
                  <w:calcOnExit w:val="0"/>
                  <w:checkBox>
                    <w:sizeAuto/>
                    <w:default w:val="0"/>
                  </w:checkBox>
                </w:ffData>
              </w:fldChar>
            </w:r>
            <w:r w:rsidR="002E4829">
              <w:instrText xml:space="preserve"> FORMCHECKBOX </w:instrText>
            </w:r>
            <w:r w:rsidR="00644AC2">
              <w:fldChar w:fldCharType="separate"/>
            </w:r>
            <w:r>
              <w:fldChar w:fldCharType="end"/>
            </w:r>
          </w:p>
        </w:tc>
        <w:tc>
          <w:tcPr>
            <w:tcW w:w="8788" w:type="dxa"/>
          </w:tcPr>
          <w:p w14:paraId="23F7FC51" w14:textId="77777777" w:rsidR="00CA0F9A" w:rsidRDefault="00987CBD" w:rsidP="00CA0F9A">
            <w:r>
              <w:t xml:space="preserve">to include this site in the study only if </w:t>
            </w:r>
            <w:r w:rsidR="00CA0F9A">
              <w:t>the following conditions are fulfilled:</w:t>
            </w:r>
          </w:p>
          <w:p w14:paraId="7B9777BA" w14:textId="77777777" w:rsidR="00987CBD" w:rsidRDefault="00CA0F9A" w:rsidP="00CA0F9A">
            <w:r>
              <w:t>XXXXXX</w:t>
            </w:r>
          </w:p>
        </w:tc>
      </w:tr>
      <w:tr w:rsidR="00987CBD" w14:paraId="1AC3BEBE" w14:textId="77777777">
        <w:trPr>
          <w:trHeight w:val="340"/>
        </w:trPr>
        <w:tc>
          <w:tcPr>
            <w:tcW w:w="496" w:type="dxa"/>
          </w:tcPr>
          <w:p w14:paraId="3185BCDA" w14:textId="77777777" w:rsidR="00987CBD" w:rsidRDefault="004B6C91" w:rsidP="00FC41F1">
            <w:r>
              <w:fldChar w:fldCharType="begin">
                <w:ffData>
                  <w:name w:val=""/>
                  <w:enabled/>
                  <w:calcOnExit w:val="0"/>
                  <w:checkBox>
                    <w:sizeAuto/>
                    <w:default w:val="0"/>
                  </w:checkBox>
                </w:ffData>
              </w:fldChar>
            </w:r>
            <w:r w:rsidR="008D51B1">
              <w:instrText xml:space="preserve"> FORMCHECKBOX </w:instrText>
            </w:r>
            <w:r w:rsidR="00644AC2">
              <w:fldChar w:fldCharType="separate"/>
            </w:r>
            <w:r>
              <w:fldChar w:fldCharType="end"/>
            </w:r>
          </w:p>
        </w:tc>
        <w:tc>
          <w:tcPr>
            <w:tcW w:w="8788" w:type="dxa"/>
          </w:tcPr>
          <w:p w14:paraId="72AABA8E" w14:textId="77777777" w:rsidR="00987CBD" w:rsidRDefault="00987CBD" w:rsidP="00FC41F1">
            <w:r>
              <w:t>not to include this site in the study</w:t>
            </w:r>
          </w:p>
        </w:tc>
      </w:tr>
    </w:tbl>
    <w:p w14:paraId="62793AE4" w14:textId="77777777" w:rsidR="00987CBD" w:rsidRDefault="00987CBD"/>
    <w:sectPr w:rsidR="00987CBD" w:rsidSect="00D55542">
      <w:headerReference w:type="even" r:id="rId11"/>
      <w:headerReference w:type="default" r:id="rId12"/>
      <w:footerReference w:type="even" r:id="rId13"/>
      <w:footerReference w:type="default" r:id="rId14"/>
      <w:headerReference w:type="first" r:id="rId15"/>
      <w:footerReference w:type="first" r:id="rId16"/>
      <w:pgSz w:w="11907" w:h="16840" w:code="9"/>
      <w:pgMar w:top="1440" w:right="1134" w:bottom="992" w:left="1134" w:header="720" w:footer="369" w:gutter="284"/>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Gloria Viti" w:date="2020-09-21T18:02:00Z" w:initials="GV">
    <w:p w14:paraId="5FC19CDA" w14:textId="5FD37AE4" w:rsidR="002913EF" w:rsidRDefault="002913EF">
      <w:pPr>
        <w:pStyle w:val="Testocommento"/>
      </w:pPr>
      <w:r>
        <w:rPr>
          <w:rStyle w:val="Rimandocommento"/>
        </w:rPr>
        <w:annotationRef/>
      </w:r>
      <w:r>
        <w:t>Please p</w:t>
      </w:r>
      <w:r w:rsidRPr="002913EF">
        <w:t xml:space="preserve">rovide the description of facilities </w:t>
      </w:r>
      <w:r>
        <w:t xml:space="preserve">discussed with the site staff </w:t>
      </w:r>
      <w:r w:rsidRPr="002913EF">
        <w:t xml:space="preserve">(e.g. surgery room, monitoring room, device storage, ISF/subject binder storage, </w:t>
      </w:r>
      <w:proofErr w:type="spellStart"/>
      <w:r w:rsidRPr="002913EF">
        <w:t>radiology,</w:t>
      </w:r>
      <w:r>
        <w:t>etc</w:t>
      </w:r>
      <w:proofErr w:type="spellEnd"/>
      <w:r>
        <w:t>.</w:t>
      </w:r>
      <w:r w:rsidRPr="002913EF">
        <w:t>)</w:t>
      </w:r>
    </w:p>
  </w:comment>
  <w:comment w:id="10" w:author="Gloria Viti" w:date="2020-09-21T17:56:00Z" w:initials="GV">
    <w:p w14:paraId="482F42C6" w14:textId="741B307D" w:rsidR="00FF699C" w:rsidRDefault="00FF699C">
      <w:pPr>
        <w:pStyle w:val="Testocommento"/>
      </w:pPr>
      <w:r>
        <w:rPr>
          <w:rStyle w:val="Rimandocommento"/>
        </w:rPr>
        <w:annotationRef/>
      </w:r>
      <w:r>
        <w:t>Please specify if GCP certificate (with the date of training) for PI and the others SI</w:t>
      </w:r>
      <w:r w:rsidR="002913EF">
        <w:t xml:space="preserve"> </w:t>
      </w:r>
      <w:r w:rsidR="002913EF" w:rsidRPr="002913EF">
        <w:t>are been provided by the site staff by mail after the call</w:t>
      </w:r>
      <w:r>
        <w:t xml:space="preserve">. Otherwise specify if the </w:t>
      </w:r>
      <w:r w:rsidR="002913EF" w:rsidRPr="002913EF">
        <w:t>PI and site staff</w:t>
      </w:r>
      <w:r w:rsidR="002913EF">
        <w:t xml:space="preserve"> are</w:t>
      </w:r>
      <w:r w:rsidR="002913EF" w:rsidRPr="002913EF">
        <w:t xml:space="preserve"> familiar with ICH-GCP and ISO 14155</w:t>
      </w:r>
      <w:r w:rsidR="00A140F7">
        <w:t xml:space="preserve"> (leave and approved the comment).</w:t>
      </w:r>
    </w:p>
  </w:comment>
  <w:comment w:id="20" w:author="Gloria Viti" w:date="2020-09-21T18:09:00Z" w:initials="GV">
    <w:p w14:paraId="51E98DFA" w14:textId="0550768D" w:rsidR="002913EF" w:rsidRDefault="002913EF">
      <w:pPr>
        <w:pStyle w:val="Testocommento"/>
      </w:pPr>
      <w:r>
        <w:rPr>
          <w:rStyle w:val="Rimandocommento"/>
        </w:rPr>
        <w:annotationRef/>
      </w:r>
      <w:r>
        <w:t xml:space="preserve">Please specify it the storage and accountability discussed with the site staff and so their clinical practice. Otherwise please leave </w:t>
      </w:r>
      <w:r w:rsidR="00D803C8">
        <w:t xml:space="preserve">and approved </w:t>
      </w:r>
      <w:r>
        <w:t>the comments considering that the study is observational.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FC19CDA" w15:done="0"/>
  <w15:commentEx w15:paraId="482F42C6" w15:done="0"/>
  <w15:commentEx w15:paraId="51E98DF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FC19CDA" w16cid:durableId="2313693E"/>
  <w16cid:commentId w16cid:paraId="482F42C6" w16cid:durableId="231367D7"/>
  <w16cid:commentId w16cid:paraId="51E98DFA" w16cid:durableId="23136A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62FB08" w14:textId="77777777" w:rsidR="006E36F9" w:rsidRDefault="006E36F9">
      <w:r>
        <w:separator/>
      </w:r>
    </w:p>
  </w:endnote>
  <w:endnote w:type="continuationSeparator" w:id="0">
    <w:p w14:paraId="6EC4F196" w14:textId="77777777" w:rsidR="006E36F9" w:rsidRDefault="006E3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449AC" w14:textId="77777777" w:rsidR="006E36F9" w:rsidRDefault="006E36F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68" w:type="dxa"/>
      <w:tblBorders>
        <w:top w:val="single" w:sz="4" w:space="0" w:color="auto"/>
      </w:tblBorders>
      <w:tblLayout w:type="fixed"/>
      <w:tblCellMar>
        <w:left w:w="70" w:type="dxa"/>
        <w:right w:w="70" w:type="dxa"/>
      </w:tblCellMar>
      <w:tblLook w:val="0000" w:firstRow="0" w:lastRow="0" w:firstColumn="0" w:lastColumn="0" w:noHBand="0" w:noVBand="0"/>
    </w:tblPr>
    <w:tblGrid>
      <w:gridCol w:w="4748"/>
      <w:gridCol w:w="720"/>
      <w:gridCol w:w="2257"/>
      <w:gridCol w:w="1843"/>
    </w:tblGrid>
    <w:tr w:rsidR="006E36F9" w14:paraId="750BC655" w14:textId="77777777" w:rsidTr="00050780">
      <w:trPr>
        <w:cantSplit/>
      </w:trPr>
      <w:tc>
        <w:tcPr>
          <w:tcW w:w="4748" w:type="dxa"/>
        </w:tcPr>
        <w:p w14:paraId="30C94D35" w14:textId="77777777" w:rsidR="006E36F9" w:rsidRPr="00050780" w:rsidRDefault="006E36F9" w:rsidP="00286F7A">
          <w:pPr>
            <w:spacing w:line="240" w:lineRule="auto"/>
            <w:ind w:right="0"/>
          </w:pPr>
          <w:r w:rsidRPr="00050780">
            <w:rPr>
              <w:b/>
              <w:bCs/>
            </w:rPr>
            <w:t>FRM 33-08</w:t>
          </w:r>
          <w:r>
            <w:rPr>
              <w:bCs/>
            </w:rPr>
            <w:t>, rev.0 dated 09</w:t>
          </w:r>
          <w:r w:rsidRPr="00050780">
            <w:rPr>
              <w:bCs/>
            </w:rPr>
            <w:t>/</w:t>
          </w:r>
          <w:r>
            <w:rPr>
              <w:bCs/>
            </w:rPr>
            <w:t>04</w:t>
          </w:r>
          <w:r w:rsidRPr="00050780">
            <w:rPr>
              <w:bCs/>
            </w:rPr>
            <w:t>/</w:t>
          </w:r>
          <w:r>
            <w:rPr>
              <w:bCs/>
            </w:rPr>
            <w:t>2018</w:t>
          </w:r>
          <w:r w:rsidRPr="00050780">
            <w:rPr>
              <w:bCs/>
            </w:rPr>
            <w:t xml:space="preserve"> - Company: HQ</w:t>
          </w:r>
        </w:p>
      </w:tc>
      <w:tc>
        <w:tcPr>
          <w:tcW w:w="720" w:type="dxa"/>
        </w:tcPr>
        <w:p w14:paraId="35A3C07F" w14:textId="77777777" w:rsidR="006E36F9" w:rsidRPr="00050780" w:rsidRDefault="006E36F9" w:rsidP="00050780">
          <w:pPr>
            <w:ind w:right="0"/>
            <w:jc w:val="right"/>
          </w:pPr>
        </w:p>
      </w:tc>
      <w:tc>
        <w:tcPr>
          <w:tcW w:w="2257" w:type="dxa"/>
        </w:tcPr>
        <w:p w14:paraId="661CA499" w14:textId="77777777" w:rsidR="006E36F9" w:rsidRDefault="006E36F9" w:rsidP="00604F18">
          <w:pPr>
            <w:rPr>
              <w:sz w:val="18"/>
            </w:rPr>
          </w:pPr>
        </w:p>
      </w:tc>
      <w:tc>
        <w:tcPr>
          <w:tcW w:w="1843" w:type="dxa"/>
        </w:tcPr>
        <w:p w14:paraId="73E360F7" w14:textId="77777777" w:rsidR="006E36F9" w:rsidRDefault="006E36F9" w:rsidP="00050780">
          <w:pPr>
            <w:spacing w:line="240" w:lineRule="auto"/>
            <w:ind w:right="0"/>
            <w:jc w:val="right"/>
            <w:rPr>
              <w:sz w:val="18"/>
            </w:rPr>
          </w:pPr>
          <w:r>
            <w:rPr>
              <w:sz w:val="18"/>
            </w:rPr>
            <w:t xml:space="preserve">Page </w:t>
          </w:r>
          <w:r>
            <w:rPr>
              <w:sz w:val="18"/>
            </w:rPr>
            <w:fldChar w:fldCharType="begin"/>
          </w:r>
          <w:r>
            <w:rPr>
              <w:sz w:val="18"/>
            </w:rPr>
            <w:instrText xml:space="preserve"> PAGE </w:instrText>
          </w:r>
          <w:r>
            <w:rPr>
              <w:sz w:val="18"/>
            </w:rPr>
            <w:fldChar w:fldCharType="separate"/>
          </w:r>
          <w:r w:rsidR="00F5395B">
            <w:rPr>
              <w:noProof/>
              <w:sz w:val="18"/>
            </w:rPr>
            <w:t>3</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sidR="00F5395B">
            <w:rPr>
              <w:noProof/>
              <w:sz w:val="18"/>
            </w:rPr>
            <w:t>4</w:t>
          </w:r>
          <w:r>
            <w:rPr>
              <w:sz w:val="18"/>
            </w:rPr>
            <w:fldChar w:fldCharType="end"/>
          </w:r>
        </w:p>
      </w:tc>
    </w:tr>
  </w:tbl>
  <w:p w14:paraId="5FC4AC94" w14:textId="77777777" w:rsidR="006E36F9" w:rsidRDefault="006E36F9" w:rsidP="003B508B">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B6916C" w14:textId="77777777" w:rsidR="006E36F9" w:rsidRDefault="006E36F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D51BB0" w14:textId="77777777" w:rsidR="006E36F9" w:rsidRDefault="006E36F9">
      <w:r>
        <w:separator/>
      </w:r>
    </w:p>
  </w:footnote>
  <w:footnote w:type="continuationSeparator" w:id="0">
    <w:p w14:paraId="02E24ED0" w14:textId="77777777" w:rsidR="006E36F9" w:rsidRDefault="006E3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5A0D2" w14:textId="77777777" w:rsidR="006E36F9" w:rsidRDefault="006E36F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38" w:type="pct"/>
      <w:tblBorders>
        <w:top w:val="single" w:sz="4" w:space="0" w:color="auto"/>
        <w:left w:val="single" w:sz="4" w:space="0" w:color="auto"/>
        <w:bottom w:val="single" w:sz="4" w:space="0" w:color="auto"/>
        <w:right w:val="single" w:sz="4" w:space="0" w:color="auto"/>
        <w:insideH w:val="single" w:sz="4" w:space="0" w:color="auto"/>
      </w:tblBorders>
      <w:tblCellMar>
        <w:left w:w="70" w:type="dxa"/>
        <w:right w:w="70" w:type="dxa"/>
      </w:tblCellMar>
      <w:tblLook w:val="0000" w:firstRow="0" w:lastRow="0" w:firstColumn="0" w:lastColumn="0" w:noHBand="0" w:noVBand="0"/>
    </w:tblPr>
    <w:tblGrid>
      <w:gridCol w:w="1443"/>
      <w:gridCol w:w="7973"/>
    </w:tblGrid>
    <w:tr w:rsidR="006E36F9" w:rsidRPr="00CC1A3B" w14:paraId="2C5BFE44" w14:textId="77777777" w:rsidTr="00050780">
      <w:trPr>
        <w:cantSplit/>
        <w:trHeight w:val="1055"/>
      </w:trPr>
      <w:tc>
        <w:tcPr>
          <w:tcW w:w="766" w:type="pct"/>
          <w:vAlign w:val="center"/>
        </w:tcPr>
        <w:p w14:paraId="13B54372" w14:textId="77777777" w:rsidR="006E36F9" w:rsidRPr="00CC4BFE" w:rsidRDefault="006E36F9" w:rsidP="00050780">
          <w:pPr>
            <w:pStyle w:val="Titolo3"/>
          </w:pPr>
          <w:r>
            <w:object w:dxaOrig="890" w:dyaOrig="700" w14:anchorId="25ABF3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35pt" fillcolor="window">
                <v:imagedata r:id="rId1" o:title=""/>
              </v:shape>
              <o:OLEObject Type="Embed" ProgID="MSDraw" ShapeID="_x0000_i1025" DrawAspect="Content" ObjectID="_1662221225" r:id="rId2"/>
            </w:object>
          </w:r>
        </w:p>
      </w:tc>
      <w:tc>
        <w:tcPr>
          <w:tcW w:w="4234" w:type="pct"/>
          <w:vAlign w:val="center"/>
        </w:tcPr>
        <w:p w14:paraId="2BE93326" w14:textId="77777777" w:rsidR="006E36F9" w:rsidRPr="00CC1A3B" w:rsidRDefault="006E36F9" w:rsidP="0019306B">
          <w:pPr>
            <w:pStyle w:val="Intestazione"/>
            <w:ind w:right="0"/>
            <w:jc w:val="right"/>
            <w:rPr>
              <w:b/>
              <w:bCs/>
              <w:sz w:val="32"/>
            </w:rPr>
          </w:pPr>
          <w:r w:rsidRPr="00CC1A3B">
            <w:rPr>
              <w:b/>
              <w:sz w:val="32"/>
            </w:rPr>
            <w:t>S</w:t>
          </w:r>
          <w:r>
            <w:rPr>
              <w:b/>
              <w:sz w:val="32"/>
            </w:rPr>
            <w:t xml:space="preserve">ite Selection </w:t>
          </w:r>
          <w:r w:rsidRPr="00CC1A3B">
            <w:rPr>
              <w:b/>
              <w:sz w:val="32"/>
            </w:rPr>
            <w:t>Report</w:t>
          </w:r>
        </w:p>
      </w:tc>
    </w:tr>
  </w:tbl>
  <w:p w14:paraId="603638CA" w14:textId="77777777" w:rsidR="006E36F9" w:rsidRDefault="006E36F9">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BB870B" w14:textId="77777777" w:rsidR="006E36F9" w:rsidRDefault="006E36F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53A891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D4B39B5"/>
    <w:multiLevelType w:val="hybridMultilevel"/>
    <w:tmpl w:val="C4F69044"/>
    <w:lvl w:ilvl="0" w:tplc="85D82946">
      <w:start w:val="1"/>
      <w:numFmt w:val="decimal"/>
      <w:lvlText w:val="%1."/>
      <w:lvlJc w:val="left"/>
      <w:pPr>
        <w:tabs>
          <w:tab w:val="num" w:pos="397"/>
        </w:tabs>
        <w:ind w:left="397" w:hanging="397"/>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0E614A36"/>
    <w:multiLevelType w:val="multilevel"/>
    <w:tmpl w:val="9B104C8A"/>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 w15:restartNumberingAfterBreak="0">
    <w:nsid w:val="1D742B12"/>
    <w:multiLevelType w:val="hybridMultilevel"/>
    <w:tmpl w:val="2632C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81A14"/>
    <w:multiLevelType w:val="multilevel"/>
    <w:tmpl w:val="13CCC7F6"/>
    <w:lvl w:ilvl="0">
      <w:start w:val="1"/>
      <w:numFmt w:val="decimal"/>
      <w:pStyle w:val="Heading1numbered"/>
      <w:lvlText w:val="%1"/>
      <w:lvlJc w:val="left"/>
      <w:pPr>
        <w:tabs>
          <w:tab w:val="num" w:pos="720"/>
        </w:tabs>
        <w:ind w:left="720" w:hanging="720"/>
      </w:pPr>
      <w:rPr>
        <w:rFonts w:ascii="Arial" w:hAnsi="Arial" w:cs="Arial" w:hint="default"/>
      </w:rPr>
    </w:lvl>
    <w:lvl w:ilvl="1">
      <w:start w:val="1"/>
      <w:numFmt w:val="decimal"/>
      <w:pStyle w:val="Heading2numbered"/>
      <w:lvlText w:val="%1.%2"/>
      <w:lvlJc w:val="left"/>
      <w:pPr>
        <w:tabs>
          <w:tab w:val="num" w:pos="720"/>
        </w:tabs>
        <w:ind w:left="720" w:hanging="720"/>
      </w:pPr>
      <w:rPr>
        <w:rFonts w:hint="default"/>
      </w:rPr>
    </w:lvl>
    <w:lvl w:ilvl="2">
      <w:start w:val="1"/>
      <w:numFmt w:val="decimal"/>
      <w:pStyle w:val="Heading3numbered"/>
      <w:lvlText w:val="%1.%2.%3"/>
      <w:lvlJc w:val="left"/>
      <w:pPr>
        <w:tabs>
          <w:tab w:val="num" w:pos="720"/>
        </w:tabs>
        <w:ind w:left="720" w:hanging="720"/>
      </w:pPr>
      <w:rPr>
        <w:rFonts w:hint="default"/>
      </w:rPr>
    </w:lvl>
    <w:lvl w:ilvl="3">
      <w:start w:val="1"/>
      <w:numFmt w:val="decimal"/>
      <w:lvlText w:val="%3.%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32D7296C"/>
    <w:multiLevelType w:val="hybridMultilevel"/>
    <w:tmpl w:val="A93E4200"/>
    <w:lvl w:ilvl="0" w:tplc="6406912A">
      <w:start w:val="1"/>
      <w:numFmt w:val="bullet"/>
      <w:pStyle w:val="NormalBulleted"/>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3A4C3171"/>
    <w:multiLevelType w:val="hybridMultilevel"/>
    <w:tmpl w:val="0BE219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C751345"/>
    <w:multiLevelType w:val="hybridMultilevel"/>
    <w:tmpl w:val="C5700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BD471D"/>
    <w:multiLevelType w:val="singleLevel"/>
    <w:tmpl w:val="D6668A42"/>
    <w:lvl w:ilvl="0">
      <w:start w:val="1"/>
      <w:numFmt w:val="bullet"/>
      <w:pStyle w:val="Titolo4"/>
      <w:lvlText w:val=""/>
      <w:lvlJc w:val="left"/>
      <w:pPr>
        <w:tabs>
          <w:tab w:val="num" w:pos="360"/>
        </w:tabs>
        <w:ind w:left="360" w:hanging="360"/>
      </w:pPr>
      <w:rPr>
        <w:rFonts w:ascii="Symbol" w:hAnsi="Symbol" w:cs="Symbol" w:hint="default"/>
      </w:rPr>
    </w:lvl>
  </w:abstractNum>
  <w:abstractNum w:abstractNumId="9" w15:restartNumberingAfterBreak="0">
    <w:nsid w:val="57272E7B"/>
    <w:multiLevelType w:val="hybridMultilevel"/>
    <w:tmpl w:val="AEE057B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5497EE1"/>
    <w:multiLevelType w:val="singleLevel"/>
    <w:tmpl w:val="A74EF69E"/>
    <w:lvl w:ilvl="0">
      <w:start w:val="1"/>
      <w:numFmt w:val="decimal"/>
      <w:pStyle w:val="Numbered"/>
      <w:lvlText w:val="%1."/>
      <w:lvlJc w:val="left"/>
      <w:pPr>
        <w:tabs>
          <w:tab w:val="num" w:pos="360"/>
        </w:tabs>
        <w:ind w:left="360" w:hanging="360"/>
      </w:pPr>
    </w:lvl>
  </w:abstractNum>
  <w:abstractNum w:abstractNumId="11" w15:restartNumberingAfterBreak="0">
    <w:nsid w:val="68926E67"/>
    <w:multiLevelType w:val="singleLevel"/>
    <w:tmpl w:val="6D9C5E50"/>
    <w:lvl w:ilvl="0">
      <w:start w:val="1"/>
      <w:numFmt w:val="bullet"/>
      <w:pStyle w:val="Puntoelenco"/>
      <w:lvlText w:val=""/>
      <w:lvlJc w:val="left"/>
      <w:pPr>
        <w:tabs>
          <w:tab w:val="num" w:pos="360"/>
        </w:tabs>
        <w:ind w:left="360" w:hanging="360"/>
      </w:pPr>
      <w:rPr>
        <w:rFonts w:ascii="Symbol" w:hAnsi="Symbol" w:cs="Symbol" w:hint="default"/>
      </w:rPr>
    </w:lvl>
  </w:abstractNum>
  <w:abstractNum w:abstractNumId="12" w15:restartNumberingAfterBreak="0">
    <w:nsid w:val="72E16DD6"/>
    <w:multiLevelType w:val="hybridMultilevel"/>
    <w:tmpl w:val="0B3EB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1374EB"/>
    <w:multiLevelType w:val="hybridMultilevel"/>
    <w:tmpl w:val="695C8AFE"/>
    <w:lvl w:ilvl="0" w:tplc="292C038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11"/>
  </w:num>
  <w:num w:numId="4">
    <w:abstractNumId w:val="8"/>
  </w:num>
  <w:num w:numId="5">
    <w:abstractNumId w:val="5"/>
  </w:num>
  <w:num w:numId="6">
    <w:abstractNumId w:val="4"/>
  </w:num>
  <w:num w:numId="7">
    <w:abstractNumId w:val="2"/>
  </w:num>
  <w:num w:numId="8">
    <w:abstractNumId w:val="7"/>
  </w:num>
  <w:num w:numId="9">
    <w:abstractNumId w:val="3"/>
  </w:num>
  <w:num w:numId="10">
    <w:abstractNumId w:val="12"/>
  </w:num>
  <w:num w:numId="11">
    <w:abstractNumId w:val="1"/>
  </w:num>
  <w:num w:numId="12">
    <w:abstractNumId w:val="6"/>
  </w:num>
  <w:num w:numId="13">
    <w:abstractNumId w:val="13"/>
  </w:num>
  <w:num w:numId="1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loria Viti">
    <w15:presenceInfo w15:providerId="AD" w15:userId="S::gloria.viti@limacorporate.com::55779a12-2af3-4596-9067-df232e5621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662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_Doc_Font_List_Name" w:val="___Arial"/>
    <w:docVar w:name="EN_Lib_Name_List_Name" w:val="18moondrink Copy.enl23MdL endnote library.enl"/>
    <w:docVar w:name="EN_Main_Body_Style_Name" w:val="Numbered"/>
  </w:docVars>
  <w:rsids>
    <w:rsidRoot w:val="001A6C72"/>
    <w:rsid w:val="000124E2"/>
    <w:rsid w:val="000151F6"/>
    <w:rsid w:val="000217BF"/>
    <w:rsid w:val="00022BD0"/>
    <w:rsid w:val="00043176"/>
    <w:rsid w:val="00050780"/>
    <w:rsid w:val="00053E8A"/>
    <w:rsid w:val="0007360C"/>
    <w:rsid w:val="000738FC"/>
    <w:rsid w:val="0007744C"/>
    <w:rsid w:val="0009181B"/>
    <w:rsid w:val="00092914"/>
    <w:rsid w:val="000B4728"/>
    <w:rsid w:val="000C36D7"/>
    <w:rsid w:val="000D6633"/>
    <w:rsid w:val="000F573C"/>
    <w:rsid w:val="00104409"/>
    <w:rsid w:val="00106DC5"/>
    <w:rsid w:val="001365A5"/>
    <w:rsid w:val="00163E00"/>
    <w:rsid w:val="00171393"/>
    <w:rsid w:val="00184A99"/>
    <w:rsid w:val="00186E89"/>
    <w:rsid w:val="0019306B"/>
    <w:rsid w:val="0019389E"/>
    <w:rsid w:val="001A553D"/>
    <w:rsid w:val="001A6C72"/>
    <w:rsid w:val="001B00B4"/>
    <w:rsid w:val="001C07E3"/>
    <w:rsid w:val="001C3C75"/>
    <w:rsid w:val="001C4FD7"/>
    <w:rsid w:val="001D0128"/>
    <w:rsid w:val="001E1971"/>
    <w:rsid w:val="00206804"/>
    <w:rsid w:val="00250ACF"/>
    <w:rsid w:val="00251395"/>
    <w:rsid w:val="00257098"/>
    <w:rsid w:val="00262D2C"/>
    <w:rsid w:val="00263798"/>
    <w:rsid w:val="0027311A"/>
    <w:rsid w:val="002742C0"/>
    <w:rsid w:val="0027538F"/>
    <w:rsid w:val="00275B32"/>
    <w:rsid w:val="00286F7A"/>
    <w:rsid w:val="002913EF"/>
    <w:rsid w:val="002A6701"/>
    <w:rsid w:val="002C3139"/>
    <w:rsid w:val="002D65A3"/>
    <w:rsid w:val="002E4829"/>
    <w:rsid w:val="002F73D2"/>
    <w:rsid w:val="00316CF4"/>
    <w:rsid w:val="00323955"/>
    <w:rsid w:val="003416A5"/>
    <w:rsid w:val="003630A0"/>
    <w:rsid w:val="00365E9C"/>
    <w:rsid w:val="003908D3"/>
    <w:rsid w:val="00390ECB"/>
    <w:rsid w:val="003B0310"/>
    <w:rsid w:val="003B508B"/>
    <w:rsid w:val="003C6BA2"/>
    <w:rsid w:val="003C7EEE"/>
    <w:rsid w:val="003D1AFA"/>
    <w:rsid w:val="003E56A9"/>
    <w:rsid w:val="003F2AF7"/>
    <w:rsid w:val="00431D6D"/>
    <w:rsid w:val="0043512E"/>
    <w:rsid w:val="004501E0"/>
    <w:rsid w:val="00457299"/>
    <w:rsid w:val="00475981"/>
    <w:rsid w:val="00494D11"/>
    <w:rsid w:val="004B4519"/>
    <w:rsid w:val="004B486C"/>
    <w:rsid w:val="004B6C91"/>
    <w:rsid w:val="004E18F4"/>
    <w:rsid w:val="004E548F"/>
    <w:rsid w:val="004F120A"/>
    <w:rsid w:val="0050428F"/>
    <w:rsid w:val="0051542F"/>
    <w:rsid w:val="00521CF1"/>
    <w:rsid w:val="00545ADD"/>
    <w:rsid w:val="0056076C"/>
    <w:rsid w:val="00564A98"/>
    <w:rsid w:val="00576B79"/>
    <w:rsid w:val="005959EE"/>
    <w:rsid w:val="005A7E85"/>
    <w:rsid w:val="005B287B"/>
    <w:rsid w:val="005B7559"/>
    <w:rsid w:val="005C5945"/>
    <w:rsid w:val="005D6ADC"/>
    <w:rsid w:val="005E3C77"/>
    <w:rsid w:val="005E635C"/>
    <w:rsid w:val="00604F18"/>
    <w:rsid w:val="006157DC"/>
    <w:rsid w:val="00642AD9"/>
    <w:rsid w:val="00643B14"/>
    <w:rsid w:val="00644AC2"/>
    <w:rsid w:val="00672F4E"/>
    <w:rsid w:val="0069474F"/>
    <w:rsid w:val="006C43C8"/>
    <w:rsid w:val="006D4A60"/>
    <w:rsid w:val="006E36F9"/>
    <w:rsid w:val="006F5C38"/>
    <w:rsid w:val="0070102D"/>
    <w:rsid w:val="007040F9"/>
    <w:rsid w:val="00706169"/>
    <w:rsid w:val="00726C9A"/>
    <w:rsid w:val="00766485"/>
    <w:rsid w:val="007674F1"/>
    <w:rsid w:val="00777010"/>
    <w:rsid w:val="00787023"/>
    <w:rsid w:val="0079634F"/>
    <w:rsid w:val="007D25AA"/>
    <w:rsid w:val="00840F33"/>
    <w:rsid w:val="00845386"/>
    <w:rsid w:val="008568F4"/>
    <w:rsid w:val="00864C75"/>
    <w:rsid w:val="00894845"/>
    <w:rsid w:val="008A14BC"/>
    <w:rsid w:val="008A191B"/>
    <w:rsid w:val="008A5E3A"/>
    <w:rsid w:val="008B2E5D"/>
    <w:rsid w:val="008B58E6"/>
    <w:rsid w:val="008D51B1"/>
    <w:rsid w:val="008F7418"/>
    <w:rsid w:val="00910D8B"/>
    <w:rsid w:val="009115DC"/>
    <w:rsid w:val="00934C69"/>
    <w:rsid w:val="009472E6"/>
    <w:rsid w:val="00951303"/>
    <w:rsid w:val="009559A1"/>
    <w:rsid w:val="00957FB7"/>
    <w:rsid w:val="0096506D"/>
    <w:rsid w:val="00970DFC"/>
    <w:rsid w:val="00987CBD"/>
    <w:rsid w:val="00990918"/>
    <w:rsid w:val="009A63DB"/>
    <w:rsid w:val="009B0E02"/>
    <w:rsid w:val="009B3435"/>
    <w:rsid w:val="009D45D5"/>
    <w:rsid w:val="009E5F91"/>
    <w:rsid w:val="00A1089A"/>
    <w:rsid w:val="00A140F7"/>
    <w:rsid w:val="00A463E1"/>
    <w:rsid w:val="00AA391F"/>
    <w:rsid w:val="00AB0193"/>
    <w:rsid w:val="00AD1395"/>
    <w:rsid w:val="00B221C8"/>
    <w:rsid w:val="00B63519"/>
    <w:rsid w:val="00B77B2C"/>
    <w:rsid w:val="00B85436"/>
    <w:rsid w:val="00B9374C"/>
    <w:rsid w:val="00BC2221"/>
    <w:rsid w:val="00BC5883"/>
    <w:rsid w:val="00BE7C19"/>
    <w:rsid w:val="00BF5D20"/>
    <w:rsid w:val="00C04459"/>
    <w:rsid w:val="00C12A70"/>
    <w:rsid w:val="00C2420E"/>
    <w:rsid w:val="00C26DBC"/>
    <w:rsid w:val="00C517F9"/>
    <w:rsid w:val="00C61DA0"/>
    <w:rsid w:val="00C67B7C"/>
    <w:rsid w:val="00C73F7B"/>
    <w:rsid w:val="00C7779F"/>
    <w:rsid w:val="00C856FC"/>
    <w:rsid w:val="00CA0F9A"/>
    <w:rsid w:val="00CA7DC9"/>
    <w:rsid w:val="00CB01FE"/>
    <w:rsid w:val="00CB5BA0"/>
    <w:rsid w:val="00CC5701"/>
    <w:rsid w:val="00CD3CFB"/>
    <w:rsid w:val="00CD54C0"/>
    <w:rsid w:val="00CE1D22"/>
    <w:rsid w:val="00CE406A"/>
    <w:rsid w:val="00CF3402"/>
    <w:rsid w:val="00CF3DFC"/>
    <w:rsid w:val="00CF5363"/>
    <w:rsid w:val="00D31F94"/>
    <w:rsid w:val="00D46165"/>
    <w:rsid w:val="00D55542"/>
    <w:rsid w:val="00D55877"/>
    <w:rsid w:val="00D677FA"/>
    <w:rsid w:val="00D803C8"/>
    <w:rsid w:val="00D86013"/>
    <w:rsid w:val="00DA08B3"/>
    <w:rsid w:val="00DB0278"/>
    <w:rsid w:val="00DB23FE"/>
    <w:rsid w:val="00DB2599"/>
    <w:rsid w:val="00DB490C"/>
    <w:rsid w:val="00DB5185"/>
    <w:rsid w:val="00DD09C2"/>
    <w:rsid w:val="00DD0CD6"/>
    <w:rsid w:val="00DD197A"/>
    <w:rsid w:val="00DE5EDF"/>
    <w:rsid w:val="00DF37A6"/>
    <w:rsid w:val="00DF7A53"/>
    <w:rsid w:val="00E12FA2"/>
    <w:rsid w:val="00E35483"/>
    <w:rsid w:val="00E516F8"/>
    <w:rsid w:val="00E91EF2"/>
    <w:rsid w:val="00E97D5E"/>
    <w:rsid w:val="00EB3E4E"/>
    <w:rsid w:val="00EC67BE"/>
    <w:rsid w:val="00EF3498"/>
    <w:rsid w:val="00F012FC"/>
    <w:rsid w:val="00F05AE2"/>
    <w:rsid w:val="00F111D2"/>
    <w:rsid w:val="00F14D54"/>
    <w:rsid w:val="00F14FC3"/>
    <w:rsid w:val="00F21344"/>
    <w:rsid w:val="00F5395B"/>
    <w:rsid w:val="00F60B94"/>
    <w:rsid w:val="00F75752"/>
    <w:rsid w:val="00F77048"/>
    <w:rsid w:val="00F80316"/>
    <w:rsid w:val="00F95373"/>
    <w:rsid w:val="00FA0FF7"/>
    <w:rsid w:val="00FA340E"/>
    <w:rsid w:val="00FC41F1"/>
    <w:rsid w:val="00FD7DCD"/>
    <w:rsid w:val="00FE49B5"/>
    <w:rsid w:val="00FF69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6"/>
    <o:shapelayout v:ext="edit">
      <o:idmap v:ext="edit" data="1"/>
    </o:shapelayout>
  </w:shapeDefaults>
  <w:doNotEmbedSmartTags/>
  <w:decimalSymbol w:val=","/>
  <w:listSeparator w:val=";"/>
  <w14:docId w14:val="72EA353C"/>
  <w15:docId w15:val="{612B7A4F-2562-4D56-BAC5-9BF18E09E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D55542"/>
    <w:pPr>
      <w:widowControl w:val="0"/>
      <w:spacing w:line="264" w:lineRule="auto"/>
      <w:ind w:right="-115"/>
    </w:pPr>
    <w:rPr>
      <w:rFonts w:ascii="Arial" w:hAnsi="Arial" w:cs="Arial"/>
      <w:color w:val="000000"/>
      <w:spacing w:val="-3"/>
      <w:lang w:val="en-GB"/>
    </w:rPr>
  </w:style>
  <w:style w:type="paragraph" w:styleId="Titolo1">
    <w:name w:val="heading 1"/>
    <w:basedOn w:val="Normale"/>
    <w:next w:val="Normale"/>
    <w:qFormat/>
    <w:rsid w:val="00D55542"/>
    <w:pPr>
      <w:keepNext/>
      <w:spacing w:line="312" w:lineRule="auto"/>
      <w:ind w:right="0"/>
      <w:jc w:val="center"/>
      <w:outlineLvl w:val="0"/>
    </w:pPr>
    <w:rPr>
      <w:b/>
      <w:bCs/>
      <w:noProof/>
      <w:color w:val="auto"/>
      <w:spacing w:val="0"/>
      <w:sz w:val="32"/>
      <w:szCs w:val="32"/>
      <w:lang w:val="en-US"/>
    </w:rPr>
  </w:style>
  <w:style w:type="paragraph" w:styleId="Titolo2">
    <w:name w:val="heading 2"/>
    <w:basedOn w:val="Normale"/>
    <w:next w:val="Normale"/>
    <w:qFormat/>
    <w:rsid w:val="00D55542"/>
    <w:pPr>
      <w:keepNext/>
      <w:spacing w:before="60" w:after="60"/>
      <w:ind w:right="0"/>
      <w:outlineLvl w:val="1"/>
    </w:pPr>
    <w:rPr>
      <w:b/>
      <w:bCs/>
      <w:noProof/>
      <w:color w:val="auto"/>
      <w:spacing w:val="0"/>
      <w:sz w:val="22"/>
      <w:szCs w:val="22"/>
      <w:lang w:val="en-US"/>
    </w:rPr>
  </w:style>
  <w:style w:type="paragraph" w:styleId="Titolo3">
    <w:name w:val="heading 3"/>
    <w:basedOn w:val="Normale"/>
    <w:next w:val="Normale"/>
    <w:qFormat/>
    <w:rsid w:val="00D55542"/>
    <w:pPr>
      <w:keepNext/>
      <w:ind w:right="0"/>
      <w:outlineLvl w:val="2"/>
    </w:pPr>
    <w:rPr>
      <w:i/>
      <w:iCs/>
      <w:color w:val="auto"/>
    </w:rPr>
  </w:style>
  <w:style w:type="paragraph" w:styleId="Titolo4">
    <w:name w:val="heading 4"/>
    <w:basedOn w:val="Normale"/>
    <w:next w:val="Normale"/>
    <w:autoRedefine/>
    <w:qFormat/>
    <w:rsid w:val="00D55542"/>
    <w:pPr>
      <w:keepNext/>
      <w:numPr>
        <w:numId w:val="4"/>
      </w:numPr>
      <w:suppressAutoHyphens/>
      <w:spacing w:line="288" w:lineRule="auto"/>
      <w:outlineLvl w:val="3"/>
    </w:pPr>
  </w:style>
  <w:style w:type="paragraph" w:styleId="Titolo5">
    <w:name w:val="heading 5"/>
    <w:basedOn w:val="Normale"/>
    <w:next w:val="Normale"/>
    <w:qFormat/>
    <w:rsid w:val="00D55542"/>
    <w:pPr>
      <w:keepNext/>
      <w:suppressAutoHyphens/>
      <w:spacing w:line="288" w:lineRule="auto"/>
      <w:outlineLvl w:val="4"/>
    </w:pPr>
    <w:rPr>
      <w:b/>
      <w:bCs/>
      <w:caps/>
      <w:sz w:val="30"/>
      <w:szCs w:val="30"/>
    </w:rPr>
  </w:style>
  <w:style w:type="paragraph" w:styleId="Titolo6">
    <w:name w:val="heading 6"/>
    <w:basedOn w:val="Normale"/>
    <w:next w:val="Normale"/>
    <w:qFormat/>
    <w:rsid w:val="00D55542"/>
    <w:pPr>
      <w:keepNext/>
      <w:spacing w:line="312" w:lineRule="auto"/>
      <w:ind w:right="0"/>
      <w:outlineLvl w:val="5"/>
    </w:pPr>
    <w:rPr>
      <w:b/>
      <w:bCs/>
      <w:caps/>
      <w:noProof/>
      <w:color w:val="auto"/>
      <w:spacing w:val="0"/>
      <w:sz w:val="22"/>
      <w:szCs w:val="22"/>
      <w:lang w:val="en-US"/>
    </w:rPr>
  </w:style>
  <w:style w:type="paragraph" w:styleId="Titolo7">
    <w:name w:val="heading 7"/>
    <w:basedOn w:val="Normale"/>
    <w:next w:val="Normale"/>
    <w:qFormat/>
    <w:rsid w:val="00D55542"/>
    <w:pPr>
      <w:keepNext/>
      <w:suppressAutoHyphens/>
      <w:outlineLvl w:val="6"/>
    </w:pPr>
    <w:rPr>
      <w:b/>
      <w:bCs/>
      <w:caps/>
    </w:rPr>
  </w:style>
  <w:style w:type="paragraph" w:styleId="Titolo8">
    <w:name w:val="heading 8"/>
    <w:basedOn w:val="Normale"/>
    <w:next w:val="Normale"/>
    <w:qFormat/>
    <w:rsid w:val="00D55542"/>
    <w:pPr>
      <w:outlineLvl w:val="7"/>
    </w:pPr>
    <w:rPr>
      <w:b/>
      <w:bCs/>
    </w:rPr>
  </w:style>
  <w:style w:type="paragraph" w:styleId="Titolo9">
    <w:name w:val="heading 9"/>
    <w:basedOn w:val="Normale"/>
    <w:next w:val="Normale"/>
    <w:qFormat/>
    <w:rsid w:val="00D55542"/>
    <w:pPr>
      <w:keepNext/>
      <w:jc w:val="center"/>
      <w:outlineLvl w:val="8"/>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Numbered">
    <w:name w:val="Numbered"/>
    <w:basedOn w:val="Normale"/>
    <w:autoRedefine/>
    <w:rsid w:val="00D55542"/>
    <w:pPr>
      <w:numPr>
        <w:numId w:val="2"/>
      </w:numPr>
      <w:tabs>
        <w:tab w:val="left" w:pos="900"/>
      </w:tabs>
      <w:spacing w:line="288" w:lineRule="auto"/>
    </w:pPr>
    <w:rPr>
      <w:color w:val="auto"/>
      <w:spacing w:val="0"/>
    </w:rPr>
  </w:style>
  <w:style w:type="paragraph" w:styleId="Puntoelenco">
    <w:name w:val="List Bullet"/>
    <w:basedOn w:val="Normale"/>
    <w:autoRedefine/>
    <w:rsid w:val="00D55542"/>
    <w:pPr>
      <w:numPr>
        <w:numId w:val="3"/>
      </w:numPr>
    </w:pPr>
  </w:style>
  <w:style w:type="paragraph" w:customStyle="1" w:styleId="Titel1">
    <w:name w:val="Titel1"/>
    <w:rsid w:val="00D55542"/>
    <w:pPr>
      <w:spacing w:line="312" w:lineRule="auto"/>
      <w:jc w:val="center"/>
    </w:pPr>
    <w:rPr>
      <w:rFonts w:ascii="Arial" w:hAnsi="Arial" w:cs="Arial"/>
      <w:b/>
      <w:bCs/>
      <w:caps/>
      <w:noProof/>
      <w:sz w:val="32"/>
      <w:szCs w:val="32"/>
    </w:rPr>
  </w:style>
  <w:style w:type="paragraph" w:customStyle="1" w:styleId="Headerbold">
    <w:name w:val="Header bold"/>
    <w:basedOn w:val="Normale"/>
    <w:next w:val="Normale"/>
    <w:rsid w:val="00D55542"/>
    <w:pPr>
      <w:ind w:right="-113"/>
    </w:pPr>
    <w:rPr>
      <w:b/>
      <w:bCs/>
      <w:i/>
      <w:iCs/>
    </w:rPr>
  </w:style>
  <w:style w:type="paragraph" w:customStyle="1" w:styleId="Headerleft">
    <w:name w:val="Header left"/>
    <w:basedOn w:val="Normale"/>
    <w:rsid w:val="00D55542"/>
    <w:pPr>
      <w:ind w:right="0"/>
    </w:pPr>
  </w:style>
  <w:style w:type="paragraph" w:customStyle="1" w:styleId="Headerright">
    <w:name w:val="Header right"/>
    <w:basedOn w:val="Normale"/>
    <w:rsid w:val="00D55542"/>
    <w:pPr>
      <w:ind w:right="0"/>
      <w:jc w:val="right"/>
    </w:pPr>
  </w:style>
  <w:style w:type="paragraph" w:styleId="Sommario1">
    <w:name w:val="toc 1"/>
    <w:basedOn w:val="Normale"/>
    <w:next w:val="Normale"/>
    <w:autoRedefine/>
    <w:semiHidden/>
    <w:rsid w:val="00D55542"/>
    <w:pPr>
      <w:tabs>
        <w:tab w:val="right" w:pos="9360"/>
      </w:tabs>
      <w:suppressAutoHyphens/>
      <w:spacing w:before="240"/>
      <w:ind w:left="720" w:right="720" w:hanging="720"/>
    </w:pPr>
    <w:rPr>
      <w:noProof/>
    </w:rPr>
  </w:style>
  <w:style w:type="paragraph" w:styleId="Sommario2">
    <w:name w:val="toc 2"/>
    <w:basedOn w:val="Normale"/>
    <w:next w:val="Normale"/>
    <w:autoRedefine/>
    <w:semiHidden/>
    <w:rsid w:val="00D55542"/>
    <w:pPr>
      <w:tabs>
        <w:tab w:val="right" w:pos="9360"/>
      </w:tabs>
      <w:suppressAutoHyphens/>
      <w:ind w:left="1008" w:right="720" w:hanging="720"/>
    </w:pPr>
    <w:rPr>
      <w:noProof/>
    </w:rPr>
  </w:style>
  <w:style w:type="paragraph" w:styleId="Sommario3">
    <w:name w:val="toc 3"/>
    <w:basedOn w:val="Normale"/>
    <w:next w:val="Normale"/>
    <w:autoRedefine/>
    <w:semiHidden/>
    <w:rsid w:val="00D55542"/>
    <w:pPr>
      <w:tabs>
        <w:tab w:val="left" w:pos="1008"/>
        <w:tab w:val="right" w:pos="9360"/>
      </w:tabs>
      <w:suppressAutoHyphens/>
      <w:ind w:left="1440" w:right="720" w:hanging="720"/>
    </w:pPr>
    <w:rPr>
      <w:noProof/>
    </w:rPr>
  </w:style>
  <w:style w:type="paragraph" w:customStyle="1" w:styleId="NormalinTable">
    <w:name w:val="Normal in Table"/>
    <w:basedOn w:val="Normale"/>
    <w:rsid w:val="00D55542"/>
    <w:pPr>
      <w:pBdr>
        <w:top w:val="single" w:sz="4" w:space="1" w:color="auto"/>
        <w:left w:val="single" w:sz="4" w:space="4" w:color="auto"/>
        <w:bottom w:val="single" w:sz="4" w:space="1" w:color="auto"/>
        <w:right w:val="single" w:sz="4" w:space="4" w:color="auto"/>
      </w:pBdr>
      <w:ind w:right="0"/>
    </w:pPr>
  </w:style>
  <w:style w:type="paragraph" w:customStyle="1" w:styleId="Heading2numbered">
    <w:name w:val="Heading 2 numbered"/>
    <w:basedOn w:val="Titolo2"/>
    <w:next w:val="Normale"/>
    <w:rsid w:val="00D55542"/>
    <w:pPr>
      <w:numPr>
        <w:ilvl w:val="1"/>
        <w:numId w:val="6"/>
      </w:numPr>
    </w:pPr>
  </w:style>
  <w:style w:type="paragraph" w:customStyle="1" w:styleId="Heading3numbered">
    <w:name w:val="Heading 3 numbered"/>
    <w:basedOn w:val="Titolo3"/>
    <w:next w:val="Normale"/>
    <w:rsid w:val="00D55542"/>
    <w:pPr>
      <w:numPr>
        <w:ilvl w:val="2"/>
        <w:numId w:val="6"/>
      </w:numPr>
      <w:spacing w:before="6" w:after="6"/>
    </w:pPr>
  </w:style>
  <w:style w:type="paragraph" w:styleId="Pidipagina">
    <w:name w:val="footer"/>
    <w:basedOn w:val="Normale"/>
    <w:rsid w:val="00D55542"/>
    <w:pPr>
      <w:suppressAutoHyphens/>
    </w:pPr>
    <w:rPr>
      <w:i/>
      <w:iCs/>
      <w:sz w:val="16"/>
      <w:szCs w:val="16"/>
    </w:rPr>
  </w:style>
  <w:style w:type="character" w:styleId="Numeropagina">
    <w:name w:val="page number"/>
    <w:basedOn w:val="Carpredefinitoparagrafo"/>
    <w:rsid w:val="00D55542"/>
    <w:rPr>
      <w:rFonts w:ascii="Arial" w:hAnsi="Arial" w:cs="Arial"/>
      <w:sz w:val="22"/>
      <w:szCs w:val="22"/>
    </w:rPr>
  </w:style>
  <w:style w:type="character" w:styleId="Collegamentoipertestuale">
    <w:name w:val="Hyperlink"/>
    <w:basedOn w:val="Carpredefinitoparagrafo"/>
    <w:rsid w:val="00D55542"/>
    <w:rPr>
      <w:color w:val="0000FF"/>
      <w:u w:val="single"/>
    </w:rPr>
  </w:style>
  <w:style w:type="paragraph" w:styleId="Titolo">
    <w:name w:val="Title"/>
    <w:basedOn w:val="Normale"/>
    <w:qFormat/>
    <w:rsid w:val="00D55542"/>
    <w:pPr>
      <w:spacing w:before="240" w:after="60"/>
      <w:ind w:right="-113"/>
      <w:outlineLvl w:val="0"/>
    </w:pPr>
    <w:rPr>
      <w:b/>
      <w:bCs/>
      <w:kern w:val="28"/>
      <w:sz w:val="32"/>
      <w:szCs w:val="32"/>
    </w:rPr>
  </w:style>
  <w:style w:type="paragraph" w:styleId="Testonotaapidipagina">
    <w:name w:val="footnote text"/>
    <w:basedOn w:val="Normale"/>
    <w:semiHidden/>
    <w:rsid w:val="00D55542"/>
    <w:pPr>
      <w:suppressAutoHyphens/>
    </w:pPr>
    <w:rPr>
      <w:sz w:val="18"/>
      <w:szCs w:val="18"/>
    </w:rPr>
  </w:style>
  <w:style w:type="character" w:styleId="Rimandonotaapidipagina">
    <w:name w:val="footnote reference"/>
    <w:basedOn w:val="Carpredefinitoparagrafo"/>
    <w:semiHidden/>
    <w:rsid w:val="00D55542"/>
    <w:rPr>
      <w:rFonts w:ascii="Arial" w:hAnsi="Arial" w:cs="Arial"/>
      <w:sz w:val="18"/>
      <w:szCs w:val="18"/>
      <w:vertAlign w:val="superscript"/>
      <w:lang w:val="en-US"/>
    </w:rPr>
  </w:style>
  <w:style w:type="paragraph" w:customStyle="1" w:styleId="Normal8pt">
    <w:name w:val="Normal 8pt"/>
    <w:basedOn w:val="Normale"/>
    <w:rsid w:val="00D55542"/>
    <w:pPr>
      <w:framePr w:w="2169" w:hSpace="181" w:wrap="auto" w:vAnchor="page" w:hAnchor="page" w:x="9072" w:y="2449"/>
      <w:spacing w:line="240" w:lineRule="auto"/>
      <w:ind w:right="-113"/>
    </w:pPr>
    <w:rPr>
      <w:sz w:val="16"/>
      <w:szCs w:val="16"/>
    </w:rPr>
  </w:style>
  <w:style w:type="paragraph" w:customStyle="1" w:styleId="Heading1numbered">
    <w:name w:val="Heading 1 numbered"/>
    <w:basedOn w:val="Titolo1"/>
    <w:next w:val="Normale"/>
    <w:rsid w:val="00D55542"/>
    <w:pPr>
      <w:numPr>
        <w:numId w:val="6"/>
      </w:numPr>
    </w:pPr>
  </w:style>
  <w:style w:type="paragraph" w:customStyle="1" w:styleId="NormalBulleted">
    <w:name w:val="Normal Bulleted"/>
    <w:basedOn w:val="Normale"/>
    <w:rsid w:val="00D55542"/>
    <w:pPr>
      <w:numPr>
        <w:numId w:val="5"/>
      </w:numPr>
      <w:ind w:left="357" w:right="0" w:hanging="357"/>
    </w:pPr>
  </w:style>
  <w:style w:type="paragraph" w:customStyle="1" w:styleId="Titleinframe">
    <w:name w:val="Title in frame"/>
    <w:basedOn w:val="Titolo"/>
    <w:rsid w:val="00D55542"/>
    <w:pPr>
      <w:spacing w:before="0" w:after="0" w:line="240" w:lineRule="auto"/>
    </w:pPr>
    <w:rPr>
      <w:caps/>
    </w:rPr>
  </w:style>
  <w:style w:type="paragraph" w:styleId="Intestazione">
    <w:name w:val="header"/>
    <w:basedOn w:val="Normale"/>
    <w:link w:val="IntestazioneCarattere"/>
    <w:rsid w:val="00D55542"/>
    <w:pPr>
      <w:tabs>
        <w:tab w:val="center" w:pos="4320"/>
        <w:tab w:val="right" w:pos="8640"/>
      </w:tabs>
    </w:pPr>
  </w:style>
  <w:style w:type="paragraph" w:styleId="Corpotesto">
    <w:name w:val="Body Text"/>
    <w:basedOn w:val="Normale"/>
    <w:rsid w:val="00D55542"/>
    <w:pPr>
      <w:jc w:val="center"/>
    </w:pPr>
    <w:rPr>
      <w:sz w:val="16"/>
      <w:szCs w:val="16"/>
    </w:rPr>
  </w:style>
  <w:style w:type="paragraph" w:customStyle="1" w:styleId="Reminder">
    <w:name w:val="Reminder"/>
    <w:basedOn w:val="Normale"/>
    <w:rsid w:val="00D55542"/>
    <w:pPr>
      <w:tabs>
        <w:tab w:val="left" w:pos="851"/>
      </w:tabs>
    </w:pPr>
    <w:rPr>
      <w:color w:val="FF0000"/>
      <w:sz w:val="18"/>
      <w:szCs w:val="18"/>
    </w:rPr>
  </w:style>
  <w:style w:type="character" w:styleId="Rimandocommento">
    <w:name w:val="annotation reference"/>
    <w:basedOn w:val="Carpredefinitoparagrafo"/>
    <w:rsid w:val="005959EE"/>
    <w:rPr>
      <w:sz w:val="16"/>
      <w:szCs w:val="16"/>
    </w:rPr>
  </w:style>
  <w:style w:type="paragraph" w:styleId="Testocommento">
    <w:name w:val="annotation text"/>
    <w:basedOn w:val="Normale"/>
    <w:link w:val="TestocommentoCarattere"/>
    <w:rsid w:val="005959EE"/>
  </w:style>
  <w:style w:type="character" w:customStyle="1" w:styleId="TestocommentoCarattere">
    <w:name w:val="Testo commento Carattere"/>
    <w:basedOn w:val="Carpredefinitoparagrafo"/>
    <w:link w:val="Testocommento"/>
    <w:rsid w:val="005959EE"/>
    <w:rPr>
      <w:rFonts w:ascii="Arial" w:hAnsi="Arial" w:cs="Arial"/>
      <w:color w:val="000000"/>
      <w:spacing w:val="-3"/>
      <w:lang w:val="en-GB"/>
    </w:rPr>
  </w:style>
  <w:style w:type="paragraph" w:styleId="Soggettocommento">
    <w:name w:val="annotation subject"/>
    <w:basedOn w:val="Testocommento"/>
    <w:next w:val="Testocommento"/>
    <w:link w:val="SoggettocommentoCarattere"/>
    <w:rsid w:val="005959EE"/>
    <w:rPr>
      <w:b/>
      <w:bCs/>
    </w:rPr>
  </w:style>
  <w:style w:type="character" w:customStyle="1" w:styleId="SoggettocommentoCarattere">
    <w:name w:val="Soggetto commento Carattere"/>
    <w:basedOn w:val="TestocommentoCarattere"/>
    <w:link w:val="Soggettocommento"/>
    <w:rsid w:val="005959EE"/>
    <w:rPr>
      <w:rFonts w:ascii="Arial" w:hAnsi="Arial" w:cs="Arial"/>
      <w:b/>
      <w:bCs/>
      <w:color w:val="000000"/>
      <w:spacing w:val="-3"/>
      <w:lang w:val="en-GB"/>
    </w:rPr>
  </w:style>
  <w:style w:type="paragraph" w:styleId="Testofumetto">
    <w:name w:val="Balloon Text"/>
    <w:basedOn w:val="Normale"/>
    <w:link w:val="TestofumettoCarattere"/>
    <w:rsid w:val="005959EE"/>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rsid w:val="005959EE"/>
    <w:rPr>
      <w:rFonts w:ascii="Tahoma" w:hAnsi="Tahoma" w:cs="Tahoma"/>
      <w:color w:val="000000"/>
      <w:spacing w:val="-3"/>
      <w:sz w:val="16"/>
      <w:szCs w:val="16"/>
      <w:lang w:val="en-GB"/>
    </w:rPr>
  </w:style>
  <w:style w:type="paragraph" w:styleId="Paragrafoelenco">
    <w:name w:val="List Paragraph"/>
    <w:basedOn w:val="Normale"/>
    <w:uiPriority w:val="34"/>
    <w:qFormat/>
    <w:rsid w:val="008A191B"/>
    <w:pPr>
      <w:ind w:left="720"/>
      <w:contextualSpacing/>
    </w:pPr>
  </w:style>
  <w:style w:type="table" w:styleId="Grigliatabella">
    <w:name w:val="Table Grid"/>
    <w:basedOn w:val="Tabellanormale"/>
    <w:rsid w:val="00106D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stazioneCarattere">
    <w:name w:val="Intestazione Carattere"/>
    <w:basedOn w:val="Carpredefinitoparagrafo"/>
    <w:link w:val="Intestazione"/>
    <w:rsid w:val="0019306B"/>
    <w:rPr>
      <w:rFonts w:ascii="Arial" w:hAnsi="Arial" w:cs="Arial"/>
      <w:color w:val="000000"/>
      <w:spacing w:val="-3"/>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customXml" Target="../customXml/item4.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lemmens\Local%20Settings\Temporary%20Internet%20Files\Content.IE5\9E82QV8Y\03_Template_Selection_report%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E4ADFD-ABB8-48BF-A2F3-BD540F7434A9}">
  <ds:schemaRefs>
    <ds:schemaRef ds:uri="http://schemas.openxmlformats.org/officeDocument/2006/bibliography"/>
  </ds:schemaRefs>
</ds:datastoreItem>
</file>

<file path=customXml/itemProps2.xml><?xml version="1.0" encoding="utf-8"?>
<ds:datastoreItem xmlns:ds="http://schemas.openxmlformats.org/officeDocument/2006/customXml" ds:itemID="{88BCEAA2-3F3C-4FA1-A432-D545AE972851}"/>
</file>

<file path=customXml/itemProps3.xml><?xml version="1.0" encoding="utf-8"?>
<ds:datastoreItem xmlns:ds="http://schemas.openxmlformats.org/officeDocument/2006/customXml" ds:itemID="{02C348A4-37BE-4D5B-9845-885DC90A1C08}"/>
</file>

<file path=customXml/itemProps4.xml><?xml version="1.0" encoding="utf-8"?>
<ds:datastoreItem xmlns:ds="http://schemas.openxmlformats.org/officeDocument/2006/customXml" ds:itemID="{8D451B5F-2194-47AD-AE8A-46F575C66D92}"/>
</file>

<file path=docProps/app.xml><?xml version="1.0" encoding="utf-8"?>
<Properties xmlns="http://schemas.openxmlformats.org/officeDocument/2006/extended-properties" xmlns:vt="http://schemas.openxmlformats.org/officeDocument/2006/docPropsVTypes">
  <Template>03_Template_Selection_report[1]</Template>
  <TotalTime>59</TotalTime>
  <Pages>4</Pages>
  <Words>959</Words>
  <Characters>5746</Characters>
  <Application>Microsoft Office Word</Application>
  <DocSecurity>0</DocSecurity>
  <Lines>47</Lines>
  <Paragraphs>13</Paragraphs>
  <ScaleCrop>false</ScaleCrop>
  <HeadingPairs>
    <vt:vector size="6" baseType="variant">
      <vt:variant>
        <vt:lpstr>Titolo</vt:lpstr>
      </vt:variant>
      <vt:variant>
        <vt:i4>1</vt:i4>
      </vt:variant>
      <vt:variant>
        <vt:lpstr>Titel</vt:lpstr>
      </vt:variant>
      <vt:variant>
        <vt:i4>1</vt:i4>
      </vt:variant>
      <vt:variant>
        <vt:lpstr>Title</vt:lpstr>
      </vt:variant>
      <vt:variant>
        <vt:i4>1</vt:i4>
      </vt:variant>
    </vt:vector>
  </HeadingPairs>
  <TitlesOfParts>
    <vt:vector size="3" baseType="lpstr">
      <vt:lpstr>Selection report STUDY NAME SITE DDMMYYYY</vt:lpstr>
      <vt:lpstr>Selection report STUDY NAME SITE DDMMYYYY</vt:lpstr>
      <vt:lpstr>Selection report STUDY NAME SITE DDMMYYYY</vt:lpstr>
    </vt:vector>
  </TitlesOfParts>
  <Manager>&lt;Name Project Manager&gt;</Manager>
  <Company>Clinical Trial Dept, Numico Research B.V. Wageningen</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Selection report STUDY NAME SITE DDMMYYYY</dc:title>
  <dc:subject>&lt;Project name&gt;</dc:subject>
  <dc:creator>tlemmens</dc:creator>
  <cp:lastModifiedBy>Gloria Viti</cp:lastModifiedBy>
  <cp:revision>7</cp:revision>
  <cp:lastPrinted>2018-03-13T08:37:00Z</cp:lastPrinted>
  <dcterms:created xsi:type="dcterms:W3CDTF">2020-09-21T16:25:00Z</dcterms:created>
  <dcterms:modified xsi:type="dcterms:W3CDTF">2020-09-21T17:21:00Z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3119800</vt:r8>
  </property>
  <property fmtid="{D5CDD505-2E9C-101B-9397-08002B2CF9AE}" pid="4" name="_ExtendedDescription">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