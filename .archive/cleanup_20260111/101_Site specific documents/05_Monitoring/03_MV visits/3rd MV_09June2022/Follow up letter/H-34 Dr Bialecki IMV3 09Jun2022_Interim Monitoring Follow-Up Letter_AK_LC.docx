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F74A8" w14:textId="77777777" w:rsidR="00AC6681" w:rsidRDefault="00AC6681">
      <w:pPr>
        <w:pStyle w:val="Corpotesto"/>
        <w:tabs>
          <w:tab w:val="left" w:pos="2554"/>
        </w:tabs>
        <w:rPr>
          <w:sz w:val="22"/>
          <w:szCs w:val="22"/>
        </w:rPr>
      </w:pPr>
    </w:p>
    <w:p w14:paraId="42FB38F5" w14:textId="77777777" w:rsidR="00AC6681" w:rsidRDefault="00AC6681">
      <w:pPr>
        <w:pStyle w:val="Corpotesto"/>
        <w:tabs>
          <w:tab w:val="left" w:pos="2554"/>
        </w:tabs>
        <w:rPr>
          <w:sz w:val="22"/>
          <w:szCs w:val="22"/>
        </w:rPr>
      </w:pPr>
    </w:p>
    <w:p w14:paraId="3AC4E65F" w14:textId="77777777" w:rsidR="00AC6681" w:rsidRDefault="00B677A8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22 June 2022</w:t>
      </w:r>
      <w:r>
        <w:rPr>
          <w:sz w:val="22"/>
          <w:szCs w:val="22"/>
        </w:rPr>
        <w:tab/>
      </w:r>
    </w:p>
    <w:p w14:paraId="2EC69C69" w14:textId="77777777" w:rsidR="00AC6681" w:rsidRDefault="00AC6681">
      <w:pPr>
        <w:pStyle w:val="Corpotesto"/>
        <w:rPr>
          <w:sz w:val="22"/>
          <w:szCs w:val="22"/>
        </w:rPr>
      </w:pPr>
    </w:p>
    <w:p w14:paraId="146B3014" w14:textId="77777777" w:rsidR="00AC6681" w:rsidRDefault="00B677A8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Dr. Jerzy </w:t>
      </w:r>
      <w:proofErr w:type="spellStart"/>
      <w:r>
        <w:rPr>
          <w:rFonts w:cs="Arial"/>
          <w:sz w:val="22"/>
          <w:szCs w:val="22"/>
        </w:rPr>
        <w:t>Białecki</w:t>
      </w:r>
      <w:proofErr w:type="spellEnd"/>
    </w:p>
    <w:p w14:paraId="6F203120" w14:textId="77777777" w:rsidR="00AC6681" w:rsidRDefault="00B677A8">
      <w:pPr>
        <w:rPr>
          <w:rFonts w:cs="Arial"/>
          <w:sz w:val="22"/>
          <w:szCs w:val="22"/>
        </w:rPr>
      </w:pPr>
      <w:proofErr w:type="spellStart"/>
      <w:r>
        <w:rPr>
          <w:rFonts w:cs="Arial"/>
          <w:sz w:val="22"/>
          <w:szCs w:val="22"/>
        </w:rPr>
        <w:t>Samodzielny</w:t>
      </w:r>
      <w:proofErr w:type="spellEnd"/>
      <w:r>
        <w:rPr>
          <w:rFonts w:cs="Arial"/>
          <w:sz w:val="22"/>
          <w:szCs w:val="22"/>
        </w:rPr>
        <w:t xml:space="preserve"> </w:t>
      </w:r>
      <w:proofErr w:type="spellStart"/>
      <w:r>
        <w:rPr>
          <w:rFonts w:cs="Arial"/>
          <w:sz w:val="22"/>
          <w:szCs w:val="22"/>
        </w:rPr>
        <w:t>Publiczny</w:t>
      </w:r>
      <w:proofErr w:type="spellEnd"/>
      <w:r>
        <w:rPr>
          <w:rFonts w:cs="Arial"/>
          <w:sz w:val="22"/>
          <w:szCs w:val="22"/>
        </w:rPr>
        <w:t xml:space="preserve"> </w:t>
      </w:r>
      <w:proofErr w:type="spellStart"/>
      <w:r>
        <w:rPr>
          <w:rFonts w:cs="Arial"/>
          <w:sz w:val="22"/>
          <w:szCs w:val="22"/>
        </w:rPr>
        <w:t>Szpital</w:t>
      </w:r>
      <w:proofErr w:type="spellEnd"/>
      <w:r>
        <w:rPr>
          <w:rFonts w:cs="Arial"/>
          <w:sz w:val="22"/>
          <w:szCs w:val="22"/>
        </w:rPr>
        <w:t xml:space="preserve"> </w:t>
      </w:r>
      <w:proofErr w:type="spellStart"/>
      <w:r>
        <w:rPr>
          <w:rFonts w:cs="Arial"/>
          <w:sz w:val="22"/>
          <w:szCs w:val="22"/>
        </w:rPr>
        <w:t>Kliniczny</w:t>
      </w:r>
      <w:proofErr w:type="spellEnd"/>
      <w:r>
        <w:rPr>
          <w:rFonts w:cs="Arial"/>
          <w:sz w:val="22"/>
          <w:szCs w:val="22"/>
        </w:rPr>
        <w:t xml:space="preserve"> </w:t>
      </w:r>
      <w:proofErr w:type="spellStart"/>
      <w:r>
        <w:rPr>
          <w:rFonts w:cs="Arial"/>
          <w:sz w:val="22"/>
          <w:szCs w:val="22"/>
        </w:rPr>
        <w:t>im</w:t>
      </w:r>
      <w:proofErr w:type="spellEnd"/>
      <w:r>
        <w:rPr>
          <w:rFonts w:cs="Arial"/>
          <w:sz w:val="22"/>
          <w:szCs w:val="22"/>
        </w:rPr>
        <w:t xml:space="preserve">. Prof. </w:t>
      </w:r>
      <w:proofErr w:type="spellStart"/>
      <w:r>
        <w:rPr>
          <w:rFonts w:cs="Arial"/>
          <w:sz w:val="22"/>
          <w:szCs w:val="22"/>
        </w:rPr>
        <w:t>Adama</w:t>
      </w:r>
      <w:proofErr w:type="spellEnd"/>
      <w:r>
        <w:rPr>
          <w:rFonts w:cs="Arial"/>
          <w:sz w:val="22"/>
          <w:szCs w:val="22"/>
        </w:rPr>
        <w:t xml:space="preserve"> </w:t>
      </w:r>
      <w:proofErr w:type="spellStart"/>
      <w:r>
        <w:rPr>
          <w:rFonts w:cs="Arial"/>
          <w:sz w:val="22"/>
          <w:szCs w:val="22"/>
        </w:rPr>
        <w:t>Grucy</w:t>
      </w:r>
      <w:proofErr w:type="spellEnd"/>
      <w:r>
        <w:rPr>
          <w:rFonts w:cs="Arial"/>
          <w:sz w:val="22"/>
          <w:szCs w:val="22"/>
        </w:rPr>
        <w:t xml:space="preserve"> CMKP</w:t>
      </w:r>
    </w:p>
    <w:p w14:paraId="41098BDD" w14:textId="77777777" w:rsidR="00AC6681" w:rsidRDefault="00B677A8">
      <w:pPr>
        <w:rPr>
          <w:rFonts w:cs="Arial"/>
          <w:sz w:val="22"/>
          <w:szCs w:val="22"/>
        </w:rPr>
      </w:pPr>
      <w:proofErr w:type="spellStart"/>
      <w:r>
        <w:rPr>
          <w:rFonts w:cs="Arial"/>
          <w:sz w:val="22"/>
          <w:szCs w:val="22"/>
        </w:rPr>
        <w:t>Księdza</w:t>
      </w:r>
      <w:proofErr w:type="spellEnd"/>
      <w:r>
        <w:rPr>
          <w:rFonts w:cs="Arial"/>
          <w:sz w:val="22"/>
          <w:szCs w:val="22"/>
        </w:rPr>
        <w:t xml:space="preserve"> </w:t>
      </w:r>
      <w:proofErr w:type="spellStart"/>
      <w:r>
        <w:rPr>
          <w:rFonts w:cs="Arial"/>
          <w:sz w:val="22"/>
          <w:szCs w:val="22"/>
        </w:rPr>
        <w:t>Stanisława</w:t>
      </w:r>
      <w:proofErr w:type="spellEnd"/>
      <w:r>
        <w:rPr>
          <w:rFonts w:cs="Arial"/>
          <w:sz w:val="22"/>
          <w:szCs w:val="22"/>
        </w:rPr>
        <w:t xml:space="preserve"> </w:t>
      </w:r>
      <w:proofErr w:type="spellStart"/>
      <w:r>
        <w:rPr>
          <w:rFonts w:cs="Arial"/>
          <w:sz w:val="22"/>
          <w:szCs w:val="22"/>
        </w:rPr>
        <w:t>Konarskiego</w:t>
      </w:r>
      <w:proofErr w:type="spellEnd"/>
      <w:r>
        <w:rPr>
          <w:rFonts w:cs="Arial"/>
          <w:sz w:val="22"/>
          <w:szCs w:val="22"/>
        </w:rPr>
        <w:t xml:space="preserve"> 13</w:t>
      </w:r>
    </w:p>
    <w:p w14:paraId="26478536" w14:textId="77777777" w:rsidR="00AC6681" w:rsidRDefault="00B677A8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05-400 </w:t>
      </w:r>
      <w:proofErr w:type="spellStart"/>
      <w:r>
        <w:rPr>
          <w:rFonts w:cs="Arial"/>
          <w:sz w:val="22"/>
          <w:szCs w:val="22"/>
        </w:rPr>
        <w:t>Otwock</w:t>
      </w:r>
      <w:proofErr w:type="spellEnd"/>
    </w:p>
    <w:p w14:paraId="20CE3FFC" w14:textId="77777777" w:rsidR="00AC6681" w:rsidRDefault="00B677A8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Poland</w:t>
      </w:r>
    </w:p>
    <w:p w14:paraId="23797872" w14:textId="77777777" w:rsidR="00AC6681" w:rsidRDefault="00AC6681">
      <w:pPr>
        <w:pStyle w:val="Corpotesto"/>
        <w:rPr>
          <w:sz w:val="22"/>
          <w:szCs w:val="22"/>
        </w:rPr>
      </w:pPr>
    </w:p>
    <w:p w14:paraId="060E7559" w14:textId="77777777" w:rsidR="00AC6681" w:rsidRDefault="00AC6681">
      <w:pPr>
        <w:pStyle w:val="Corpotesto"/>
        <w:rPr>
          <w:sz w:val="22"/>
          <w:szCs w:val="22"/>
        </w:rPr>
      </w:pPr>
    </w:p>
    <w:p w14:paraId="73B89931" w14:textId="77777777" w:rsidR="00AC6681" w:rsidRDefault="00B677A8">
      <w:pPr>
        <w:pStyle w:val="Corpotesto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RE: </w:t>
      </w:r>
      <w:r>
        <w:rPr>
          <w:rFonts w:cs="Arial"/>
          <w:b/>
          <w:bCs/>
          <w:sz w:val="22"/>
          <w:szCs w:val="22"/>
        </w:rPr>
        <w:t>H-34 DELTA REVISION CUP</w:t>
      </w:r>
      <w:r>
        <w:rPr>
          <w:b/>
          <w:sz w:val="22"/>
          <w:szCs w:val="22"/>
        </w:rPr>
        <w:t xml:space="preserve"> Onsite Monitoring Visit or Monitoring Follow-up Letter</w:t>
      </w:r>
    </w:p>
    <w:p w14:paraId="0BD9E00B" w14:textId="77777777" w:rsidR="00AC6681" w:rsidRDefault="00AC6681">
      <w:pPr>
        <w:jc w:val="both"/>
        <w:rPr>
          <w:rFonts w:cs="Arial"/>
          <w:sz w:val="22"/>
          <w:szCs w:val="22"/>
        </w:rPr>
      </w:pPr>
    </w:p>
    <w:p w14:paraId="4074C78F" w14:textId="77777777" w:rsidR="00AC6681" w:rsidRDefault="00B677A8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Dear </w:t>
      </w:r>
      <w:proofErr w:type="gramStart"/>
      <w:r>
        <w:rPr>
          <w:rFonts w:cs="Arial"/>
          <w:sz w:val="22"/>
          <w:szCs w:val="22"/>
        </w:rPr>
        <w:t>Dr.</w:t>
      </w:r>
      <w:proofErr w:type="gramEnd"/>
      <w:r>
        <w:rPr>
          <w:rFonts w:cs="Arial"/>
          <w:sz w:val="22"/>
          <w:szCs w:val="22"/>
        </w:rPr>
        <w:t xml:space="preserve"> </w:t>
      </w:r>
      <w:proofErr w:type="spellStart"/>
      <w:r>
        <w:rPr>
          <w:rFonts w:cs="Arial"/>
          <w:sz w:val="22"/>
          <w:szCs w:val="22"/>
        </w:rPr>
        <w:t>Białecki</w:t>
      </w:r>
      <w:proofErr w:type="spellEnd"/>
      <w:r>
        <w:rPr>
          <w:rFonts w:cs="Arial"/>
          <w:sz w:val="22"/>
          <w:szCs w:val="22"/>
        </w:rPr>
        <w:t>:</w:t>
      </w:r>
    </w:p>
    <w:p w14:paraId="5B189050" w14:textId="77777777" w:rsidR="00AC6681" w:rsidRDefault="00AC6681">
      <w:pPr>
        <w:pStyle w:val="Corpotesto"/>
        <w:rPr>
          <w:sz w:val="22"/>
          <w:szCs w:val="22"/>
        </w:rPr>
      </w:pPr>
    </w:p>
    <w:p w14:paraId="58654552" w14:textId="77777777" w:rsidR="00AC6681" w:rsidRDefault="00B677A8">
      <w:pPr>
        <w:pStyle w:val="Corpotesto"/>
        <w:rPr>
          <w:sz w:val="22"/>
          <w:szCs w:val="22"/>
        </w:rPr>
      </w:pPr>
      <w:r>
        <w:rPr>
          <w:sz w:val="22"/>
          <w:szCs w:val="22"/>
        </w:rPr>
        <w:t xml:space="preserve">This letter is in follow-up to my monitoring visit, on behalf of </w:t>
      </w:r>
      <w:proofErr w:type="spellStart"/>
      <w:r>
        <w:rPr>
          <w:sz w:val="22"/>
          <w:szCs w:val="22"/>
        </w:rPr>
        <w:t>LimaCorporate</w:t>
      </w:r>
      <w:proofErr w:type="spellEnd"/>
      <w:r>
        <w:rPr>
          <w:sz w:val="22"/>
          <w:szCs w:val="22"/>
        </w:rPr>
        <w:t xml:space="preserve"> S.p.A. on 09 June 2022.  I appreciate the opportunity to have worked with Dr. Julia Macias to discus</w:t>
      </w:r>
      <w:r>
        <w:rPr>
          <w:sz w:val="22"/>
          <w:szCs w:val="22"/>
        </w:rPr>
        <w:t xml:space="preserve">s study progress and subject related issues.  </w:t>
      </w:r>
      <w:proofErr w:type="gramStart"/>
      <w:r>
        <w:rPr>
          <w:sz w:val="22"/>
          <w:szCs w:val="22"/>
        </w:rPr>
        <w:t>A new findings</w:t>
      </w:r>
      <w:proofErr w:type="gramEnd"/>
      <w:r>
        <w:rPr>
          <w:sz w:val="22"/>
          <w:szCs w:val="22"/>
        </w:rPr>
        <w:t xml:space="preserve"> were identified during this visit.  These items as well as recommendations for corrective actions are outlined below:</w:t>
      </w:r>
    </w:p>
    <w:p w14:paraId="40214915" w14:textId="77777777" w:rsidR="00AC6681" w:rsidRDefault="00AC6681">
      <w:pPr>
        <w:pStyle w:val="Corpotesto"/>
        <w:rPr>
          <w:sz w:val="22"/>
          <w:szCs w:val="22"/>
        </w:rPr>
      </w:pPr>
    </w:p>
    <w:p w14:paraId="57FD92DA" w14:textId="77777777" w:rsidR="00AC6681" w:rsidRDefault="00B677A8">
      <w:pPr>
        <w:rPr>
          <w:sz w:val="22"/>
          <w:szCs w:val="22"/>
        </w:rPr>
      </w:pPr>
      <w:r>
        <w:rPr>
          <w:sz w:val="22"/>
          <w:szCs w:val="22"/>
        </w:rPr>
        <w:t xml:space="preserve">Findings identified during this review are noted below:  </w:t>
      </w:r>
    </w:p>
    <w:p w14:paraId="35F7A870" w14:textId="77777777" w:rsidR="00AC6681" w:rsidRDefault="00AC6681">
      <w:pPr>
        <w:pStyle w:val="Corpotesto"/>
        <w:rPr>
          <w:sz w:val="22"/>
          <w:szCs w:val="22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1280"/>
        <w:gridCol w:w="2505"/>
        <w:gridCol w:w="2488"/>
        <w:gridCol w:w="2073"/>
        <w:gridCol w:w="1360"/>
      </w:tblGrid>
      <w:tr w:rsidR="00AC6681" w14:paraId="0D64843B" w14:textId="77777777">
        <w:trPr>
          <w:cantSplit/>
          <w:tblHeader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9059219" w14:textId="77777777" w:rsidR="00AC6681" w:rsidRDefault="00B677A8">
            <w:pPr>
              <w:widowControl w:val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Issue Date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C2B8E0" w14:textId="77777777" w:rsidR="00AC6681" w:rsidRDefault="00B677A8">
            <w:pPr>
              <w:widowControl w:val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Findin</w:t>
            </w:r>
            <w:r>
              <w:rPr>
                <w:rFonts w:cs="Arial"/>
                <w:b/>
                <w:bCs/>
              </w:rPr>
              <w:t>g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3B4383" w14:textId="77777777" w:rsidR="00AC6681" w:rsidRDefault="00B677A8">
            <w:pPr>
              <w:widowControl w:val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Action Required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99E622" w14:textId="77777777" w:rsidR="00AC6681" w:rsidRDefault="00B677A8">
            <w:pPr>
              <w:widowControl w:val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Addressed to (Sponsor/Site/CRA)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1E95C6" w14:textId="77777777" w:rsidR="00AC6681" w:rsidRDefault="00B677A8">
            <w:pPr>
              <w:widowControl w:val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Resolution date</w:t>
            </w:r>
          </w:p>
        </w:tc>
      </w:tr>
      <w:tr w:rsidR="00AC6681" w14:paraId="1B383D3C" w14:textId="77777777"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3180DB" w14:textId="77777777" w:rsidR="00AC6681" w:rsidRDefault="00B677A8">
            <w:pPr>
              <w:pStyle w:val="Corpotes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09Jun2022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294A74" w14:textId="77777777" w:rsidR="00AC6681" w:rsidRDefault="00B677A8">
            <w:pPr>
              <w:pStyle w:val="Corpotes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Consent process not documented in subjects notes from patients 101-07 to 101-014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1A3415" w14:textId="3ADF6A01" w:rsidR="00AC6681" w:rsidRDefault="00B677A8">
            <w:pPr>
              <w:pStyle w:val="Corpotes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To provide supplementary notes with the current date documenting the whole consenting </w:t>
            </w:r>
            <w:r>
              <w:rPr>
                <w:rFonts w:cs="Arial"/>
                <w:sz w:val="20"/>
              </w:rPr>
              <w:t>process.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CF1B4" w14:textId="7677E9C8" w:rsidR="00AC6681" w:rsidRDefault="00B677A8">
            <w:pPr>
              <w:pStyle w:val="Corpotes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The site staff was i</w:t>
            </w:r>
            <w:r>
              <w:rPr>
                <w:sz w:val="20"/>
              </w:rPr>
              <w:t>nstructed</w:t>
            </w:r>
            <w:r>
              <w:rPr>
                <w:rFonts w:cs="Arial"/>
                <w:sz w:val="20"/>
              </w:rPr>
              <w:t xml:space="preserve"> to provide supplementary notes.</w:t>
            </w:r>
          </w:p>
          <w:p w14:paraId="2FE16BC5" w14:textId="77777777" w:rsidR="00AC6681" w:rsidRDefault="00AC6681" w:rsidP="00B677A8">
            <w:pPr>
              <w:pStyle w:val="Corpotesto"/>
              <w:rPr>
                <w:rFonts w:cs="Arial"/>
                <w:sz w:val="20"/>
              </w:rPr>
            </w:pP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F03543" w14:textId="77777777" w:rsidR="00AC6681" w:rsidRDefault="00B677A8">
            <w:pPr>
              <w:pStyle w:val="Corpotes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Open</w:t>
            </w:r>
          </w:p>
        </w:tc>
      </w:tr>
    </w:tbl>
    <w:p w14:paraId="5791DDDE" w14:textId="77777777" w:rsidR="00AC6681" w:rsidRDefault="00AC6681">
      <w:pPr>
        <w:rPr>
          <w:sz w:val="22"/>
          <w:szCs w:val="22"/>
        </w:rPr>
      </w:pPr>
    </w:p>
    <w:p w14:paraId="11F97AE6" w14:textId="77777777" w:rsidR="00AC6681" w:rsidRDefault="00B677A8">
      <w:pPr>
        <w:rPr>
          <w:sz w:val="22"/>
          <w:szCs w:val="22"/>
        </w:rPr>
      </w:pPr>
      <w:r>
        <w:rPr>
          <w:sz w:val="22"/>
          <w:szCs w:val="22"/>
        </w:rPr>
        <w:t xml:space="preserve">Findings identified after the visit:  </w:t>
      </w:r>
    </w:p>
    <w:p w14:paraId="2AEC7697" w14:textId="77777777" w:rsidR="00AC6681" w:rsidRDefault="00AC6681">
      <w:pPr>
        <w:pStyle w:val="Corpotesto"/>
        <w:rPr>
          <w:sz w:val="22"/>
          <w:szCs w:val="22"/>
        </w:rPr>
      </w:pPr>
    </w:p>
    <w:tbl>
      <w:tblPr>
        <w:tblW w:w="9706" w:type="dxa"/>
        <w:tblLayout w:type="fixed"/>
        <w:tblLook w:val="04A0" w:firstRow="1" w:lastRow="0" w:firstColumn="1" w:lastColumn="0" w:noHBand="0" w:noVBand="1"/>
      </w:tblPr>
      <w:tblGrid>
        <w:gridCol w:w="1280"/>
        <w:gridCol w:w="2505"/>
        <w:gridCol w:w="2488"/>
        <w:gridCol w:w="2073"/>
        <w:gridCol w:w="1360"/>
      </w:tblGrid>
      <w:tr w:rsidR="00AC6681" w14:paraId="7EB130BD" w14:textId="77777777">
        <w:trPr>
          <w:cantSplit/>
          <w:tblHeader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8E38B3" w14:textId="77777777" w:rsidR="00AC6681" w:rsidRDefault="00B677A8">
            <w:pPr>
              <w:widowControl w:val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Issue Date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220D90" w14:textId="77777777" w:rsidR="00AC6681" w:rsidRDefault="00B677A8">
            <w:pPr>
              <w:widowControl w:val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Finding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6EFB52" w14:textId="77777777" w:rsidR="00AC6681" w:rsidRDefault="00B677A8">
            <w:pPr>
              <w:widowControl w:val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Action Required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AC407E" w14:textId="77777777" w:rsidR="00AC6681" w:rsidRDefault="00B677A8">
            <w:pPr>
              <w:widowControl w:val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Addressed to (Sponsor/Site/CRA)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7331B74" w14:textId="77777777" w:rsidR="00AC6681" w:rsidRDefault="00B677A8">
            <w:pPr>
              <w:widowControl w:val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Resolution date</w:t>
            </w:r>
          </w:p>
        </w:tc>
      </w:tr>
      <w:tr w:rsidR="00AC6681" w14:paraId="3F9DC315" w14:textId="77777777"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A7CFBF" w14:textId="77777777" w:rsidR="00AC6681" w:rsidRDefault="00B677A8">
            <w:pPr>
              <w:pStyle w:val="Corpotes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17Jun2022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D9D3CA" w14:textId="77777777" w:rsidR="00AC6681" w:rsidRDefault="00B677A8">
            <w:pPr>
              <w:pStyle w:val="Corpotes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The SAE report for subject 101-014 was sent with a delay.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EBA88" w14:textId="1DEDE948" w:rsidR="00AC6681" w:rsidRDefault="00B677A8">
            <w:pPr>
              <w:pStyle w:val="Corpotes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To retrain the site staff from safety reporting</w:t>
            </w:r>
            <w:ins w:id="0" w:author="Lisa Ciuffarin" w:date="2022-06-22T15:50:00Z">
              <w:r>
                <w:rPr>
                  <w:rFonts w:cs="Arial"/>
                  <w:sz w:val="20"/>
                </w:rPr>
                <w:t xml:space="preserve"> and to</w:t>
              </w:r>
              <w:r>
                <w:rPr>
                  <w:rFonts w:cs="Arial"/>
                  <w:b/>
                  <w:sz w:val="22"/>
                  <w:szCs w:val="22"/>
                </w:rPr>
                <w:t xml:space="preserve"> </w:t>
              </w:r>
              <w:r w:rsidRPr="00B677A8">
                <w:rPr>
                  <w:rFonts w:cs="Arial"/>
                  <w:sz w:val="20"/>
                  <w:rPrChange w:id="1" w:author="Lisa Ciuffarin" w:date="2022-06-22T15:50:00Z">
                    <w:rPr>
                      <w:rFonts w:cs="Arial"/>
                      <w:b/>
                      <w:sz w:val="22"/>
                      <w:szCs w:val="22"/>
                    </w:rPr>
                  </w:rPrChange>
                </w:rPr>
                <w:t>inform the EC</w:t>
              </w:r>
            </w:ins>
            <w:del w:id="2" w:author="Lisa Ciuffarin" w:date="2022-06-22T15:50:00Z">
              <w:r w:rsidDel="00B677A8">
                <w:rPr>
                  <w:rFonts w:cs="Arial"/>
                  <w:sz w:val="20"/>
                </w:rPr>
                <w:delText>.</w:delText>
              </w:r>
            </w:del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6DE8E" w14:textId="77777777" w:rsidR="00AC6681" w:rsidRDefault="00B677A8">
            <w:pPr>
              <w:pStyle w:val="Corpotes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CRA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74BDAF" w14:textId="77777777" w:rsidR="00AC6681" w:rsidRDefault="00B677A8">
            <w:pPr>
              <w:pStyle w:val="Corpotes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Open</w:t>
            </w:r>
          </w:p>
        </w:tc>
      </w:tr>
    </w:tbl>
    <w:p w14:paraId="2251D4AC" w14:textId="77777777" w:rsidR="00AC6681" w:rsidRDefault="00AC6681">
      <w:pPr>
        <w:rPr>
          <w:sz w:val="22"/>
          <w:szCs w:val="22"/>
        </w:rPr>
      </w:pPr>
    </w:p>
    <w:p w14:paraId="38588E5F" w14:textId="77777777" w:rsidR="00AC6681" w:rsidRDefault="00B677A8">
      <w:pPr>
        <w:rPr>
          <w:sz w:val="22"/>
          <w:szCs w:val="22"/>
        </w:rPr>
      </w:pPr>
      <w:r>
        <w:rPr>
          <w:sz w:val="22"/>
          <w:szCs w:val="22"/>
        </w:rPr>
        <w:t xml:space="preserve">Previous findings that remain open are noted below:  </w:t>
      </w:r>
    </w:p>
    <w:p w14:paraId="385A9BB8" w14:textId="77777777" w:rsidR="00AC6681" w:rsidRDefault="00AC6681">
      <w:pPr>
        <w:pStyle w:val="Corpotesto"/>
        <w:rPr>
          <w:sz w:val="22"/>
          <w:szCs w:val="22"/>
        </w:rPr>
      </w:pPr>
    </w:p>
    <w:tbl>
      <w:tblPr>
        <w:tblW w:w="9687" w:type="dxa"/>
        <w:tblInd w:w="19" w:type="dxa"/>
        <w:tblLayout w:type="fixed"/>
        <w:tblLook w:val="04A0" w:firstRow="1" w:lastRow="0" w:firstColumn="1" w:lastColumn="0" w:noHBand="0" w:noVBand="1"/>
      </w:tblPr>
      <w:tblGrid>
        <w:gridCol w:w="1261"/>
        <w:gridCol w:w="2478"/>
        <w:gridCol w:w="34"/>
        <w:gridCol w:w="2477"/>
        <w:gridCol w:w="2068"/>
        <w:gridCol w:w="1369"/>
      </w:tblGrid>
      <w:tr w:rsidR="00AC6681" w14:paraId="5F7A5ABE" w14:textId="77777777">
        <w:trPr>
          <w:cantSplit/>
          <w:tblHeader/>
        </w:trPr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14A715" w14:textId="77777777" w:rsidR="00AC6681" w:rsidRDefault="00B677A8">
            <w:pPr>
              <w:widowControl w:val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Issue Date</w:t>
            </w:r>
          </w:p>
        </w:tc>
        <w:tc>
          <w:tcPr>
            <w:tcW w:w="2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5A7DD0" w14:textId="77777777" w:rsidR="00AC6681" w:rsidRDefault="00B677A8">
            <w:pPr>
              <w:widowControl w:val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Finding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0995C58" w14:textId="77777777" w:rsidR="00AC6681" w:rsidRDefault="00B677A8">
            <w:pPr>
              <w:widowControl w:val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Action Required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6787643" w14:textId="77777777" w:rsidR="00AC6681" w:rsidRDefault="00B677A8">
            <w:pPr>
              <w:widowControl w:val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Addressed to </w:t>
            </w:r>
            <w:r>
              <w:rPr>
                <w:rFonts w:cs="Arial"/>
                <w:b/>
                <w:bCs/>
              </w:rPr>
              <w:t>(Sponsor/Site/CRA)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5D9718" w14:textId="77777777" w:rsidR="00AC6681" w:rsidRDefault="00B677A8">
            <w:pPr>
              <w:widowControl w:val="0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Resolution date</w:t>
            </w:r>
          </w:p>
        </w:tc>
      </w:tr>
      <w:tr w:rsidR="00AC6681" w14:paraId="7B6172AE" w14:textId="77777777"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821DB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18Nov2021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37D1E9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Lack of copies of current GCP certificates from the site staff.</w:t>
            </w:r>
          </w:p>
        </w:tc>
        <w:tc>
          <w:tcPr>
            <w:tcW w:w="2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7C9B28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To file the current GCP certificates in ISF.</w:t>
            </w:r>
          </w:p>
          <w:p w14:paraId="38591A42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Update:</w:t>
            </w:r>
          </w:p>
          <w:p w14:paraId="4D512FD1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Only GCP certificate of Dr. Macias was filed in ISF.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43699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Site/CRA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CF64F9" w14:textId="77777777" w:rsidR="00AC6681" w:rsidRDefault="00AC6681">
            <w:pPr>
              <w:widowControl w:val="0"/>
              <w:rPr>
                <w:rFonts w:eastAsia="Calibri" w:cs="Arial"/>
              </w:rPr>
            </w:pPr>
          </w:p>
        </w:tc>
      </w:tr>
      <w:tr w:rsidR="00AC6681" w14:paraId="36D18D78" w14:textId="77777777"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96F53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18Nov2021</w:t>
            </w:r>
          </w:p>
          <w:p w14:paraId="21B0B592" w14:textId="77777777" w:rsidR="00AC6681" w:rsidRDefault="00AC6681">
            <w:pPr>
              <w:widowControl w:val="0"/>
              <w:rPr>
                <w:rFonts w:eastAsia="Calibri" w:cs="Arial"/>
              </w:rPr>
            </w:pP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26388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 xml:space="preserve">Subject 101/4 </w:t>
            </w:r>
            <w:r>
              <w:rPr>
                <w:rFonts w:eastAsia="Calibri" w:cs="Arial"/>
              </w:rPr>
              <w:t>did not sign ICF</w:t>
            </w:r>
          </w:p>
        </w:tc>
        <w:tc>
          <w:tcPr>
            <w:tcW w:w="2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210272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To check with the subject the reason why “Secondary use of data” part of the ICF was not signed.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77F13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Site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829D19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Partially closed on 03Feb2022</w:t>
            </w:r>
          </w:p>
        </w:tc>
      </w:tr>
      <w:tr w:rsidR="00AC6681" w14:paraId="5B6B076D" w14:textId="77777777"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2CFE1A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18Nov2021</w:t>
            </w:r>
          </w:p>
        </w:tc>
        <w:tc>
          <w:tcPr>
            <w:tcW w:w="2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CE630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 xml:space="preserve">Subjects 101-2 – 101-7 did not personally date </w:t>
            </w:r>
            <w:r>
              <w:rPr>
                <w:rFonts w:eastAsia="Calibri" w:cs="Arial"/>
              </w:rPr>
              <w:lastRenderedPageBreak/>
              <w:t>the ICF.</w:t>
            </w:r>
          </w:p>
        </w:tc>
        <w:tc>
          <w:tcPr>
            <w:tcW w:w="2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B7A8DC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lastRenderedPageBreak/>
              <w:t xml:space="preserve">To collect from the subject a statement </w:t>
            </w:r>
            <w:r>
              <w:rPr>
                <w:rFonts w:eastAsia="Calibri" w:cs="Arial"/>
              </w:rPr>
              <w:lastRenderedPageBreak/>
              <w:t>confirming that the subject agreed to participate in the study. The statement should be signed with the current date by the subject.</w:t>
            </w:r>
          </w:p>
          <w:p w14:paraId="74D5EFA3" w14:textId="77777777" w:rsidR="00AC6681" w:rsidRDefault="00AC6681">
            <w:pPr>
              <w:widowControl w:val="0"/>
              <w:rPr>
                <w:rFonts w:eastAsia="Calibri" w:cs="Arial"/>
              </w:rPr>
            </w:pPr>
          </w:p>
          <w:p w14:paraId="4E5739BF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 xml:space="preserve">The missing signed statement that </w:t>
            </w:r>
            <w:proofErr w:type="gramStart"/>
            <w:r>
              <w:rPr>
                <w:rFonts w:eastAsia="Calibri" w:cs="Arial"/>
              </w:rPr>
              <w:t>have</w:t>
            </w:r>
            <w:proofErr w:type="gramEnd"/>
            <w:r>
              <w:rPr>
                <w:rFonts w:eastAsia="Calibri" w:cs="Arial"/>
              </w:rPr>
              <w:t xml:space="preserve"> not been collected so far for subjects 101-3, 101-5, and 101-6.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F4635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lastRenderedPageBreak/>
              <w:t>Site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450F5C" w14:textId="77777777" w:rsidR="00AC6681" w:rsidRDefault="00AC6681">
            <w:pPr>
              <w:widowControl w:val="0"/>
              <w:rPr>
                <w:rFonts w:eastAsia="Calibri" w:cs="Arial"/>
              </w:rPr>
            </w:pPr>
          </w:p>
        </w:tc>
      </w:tr>
      <w:tr w:rsidR="00AC6681" w14:paraId="4DDA5E8C" w14:textId="77777777">
        <w:tc>
          <w:tcPr>
            <w:tcW w:w="12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08CA9F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03Feb2022</w:t>
            </w:r>
          </w:p>
          <w:p w14:paraId="5052106D" w14:textId="77777777" w:rsidR="00AC6681" w:rsidRDefault="00AC6681">
            <w:pPr>
              <w:widowControl w:val="0"/>
              <w:rPr>
                <w:rFonts w:eastAsia="Calibri" w:cs="Arial"/>
              </w:rPr>
            </w:pPr>
          </w:p>
        </w:tc>
        <w:tc>
          <w:tcPr>
            <w:tcW w:w="24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4CF731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Pending queries</w:t>
            </w:r>
          </w:p>
        </w:tc>
        <w:tc>
          <w:tcPr>
            <w:tcW w:w="251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B40B95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To resolve pending queries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D4BD7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Site</w:t>
            </w:r>
          </w:p>
        </w:tc>
        <w:tc>
          <w:tcPr>
            <w:tcW w:w="13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C3427C" w14:textId="77777777" w:rsidR="00AC6681" w:rsidRDefault="00AC6681">
            <w:pPr>
              <w:widowControl w:val="0"/>
              <w:rPr>
                <w:rFonts w:eastAsia="Calibri" w:cs="Arial"/>
              </w:rPr>
            </w:pPr>
          </w:p>
        </w:tc>
      </w:tr>
      <w:tr w:rsidR="00AC6681" w14:paraId="7FDE3E0A" w14:textId="77777777">
        <w:tc>
          <w:tcPr>
            <w:tcW w:w="12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69EFFC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>03Feb2022</w:t>
            </w:r>
          </w:p>
          <w:p w14:paraId="74286931" w14:textId="77777777" w:rsidR="00AC6681" w:rsidRDefault="00AC6681">
            <w:pPr>
              <w:widowControl w:val="0"/>
              <w:rPr>
                <w:rFonts w:eastAsia="Calibri" w:cs="Arial"/>
              </w:rPr>
            </w:pPr>
          </w:p>
        </w:tc>
        <w:tc>
          <w:tcPr>
            <w:tcW w:w="24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58640D" w14:textId="77777777" w:rsidR="00AC6681" w:rsidRDefault="00B677A8">
            <w:pPr>
              <w:widowControl w:val="0"/>
              <w:rPr>
                <w:rFonts w:eastAsia="Calibri" w:cs="Arial"/>
              </w:rPr>
            </w:pPr>
            <w:r>
              <w:rPr>
                <w:rFonts w:eastAsia="Calibri" w:cs="Arial"/>
              </w:rPr>
              <w:t xml:space="preserve">eCRF was used as SD for some of the data. Including race, intensity of activity daily living, work status, smoking habits, alcohol drinking habits and radiographical </w:t>
            </w:r>
            <w:r>
              <w:rPr>
                <w:rFonts w:eastAsia="Calibri" w:cs="Arial"/>
              </w:rPr>
              <w:t xml:space="preserve">description including presence of osteophytes and presence of </w:t>
            </w:r>
            <w:proofErr w:type="spellStart"/>
            <w:r>
              <w:rPr>
                <w:rFonts w:eastAsia="Calibri" w:cs="Arial"/>
              </w:rPr>
              <w:t>cystis</w:t>
            </w:r>
            <w:proofErr w:type="spellEnd"/>
            <w:r>
              <w:rPr>
                <w:rFonts w:eastAsia="Calibri" w:cs="Arial"/>
              </w:rPr>
              <w:t>.</w:t>
            </w:r>
          </w:p>
        </w:tc>
        <w:tc>
          <w:tcPr>
            <w:tcW w:w="251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96BC7B" w14:textId="2742779A" w:rsidR="00B677A8" w:rsidRDefault="00B677A8">
            <w:pPr>
              <w:widowControl w:val="0"/>
              <w:rPr>
                <w:ins w:id="3" w:author="Lisa Ciuffarin" w:date="2022-06-22T15:51:00Z"/>
                <w:rFonts w:eastAsia="Calibri" w:cs="Arial"/>
              </w:rPr>
            </w:pPr>
            <w:del w:id="4" w:author="Lisa Ciuffarin" w:date="2022-06-22T15:51:00Z">
              <w:r w:rsidDel="00B677A8">
                <w:rPr>
                  <w:rFonts w:eastAsia="Calibri" w:cs="Arial"/>
                </w:rPr>
                <w:delText>To provide the updated medical documentation signed with the current date to support the data completed in eCRF.</w:delText>
              </w:r>
            </w:del>
          </w:p>
          <w:p w14:paraId="111F36CC" w14:textId="48A495B9" w:rsidR="00B677A8" w:rsidRDefault="00B677A8" w:rsidP="00B677A8">
            <w:pPr>
              <w:pStyle w:val="Corpotesto"/>
              <w:rPr>
                <w:ins w:id="5" w:author="Lisa Ciuffarin" w:date="2022-06-22T15:51:00Z"/>
                <w:sz w:val="20"/>
              </w:rPr>
            </w:pPr>
            <w:commentRangeStart w:id="6"/>
            <w:ins w:id="7" w:author="Lisa Ciuffarin" w:date="2022-06-22T15:51:00Z">
              <w:r>
                <w:t>to provide a NTF clarifying that eCRF is the source document</w:t>
              </w:r>
              <w:r>
                <w:t xml:space="preserve"> and </w:t>
              </w:r>
              <w:r>
                <w:t>for future patients it is requested to provide source documents (worksheet)</w:t>
              </w:r>
            </w:ins>
            <w:commentRangeEnd w:id="6"/>
            <w:ins w:id="8" w:author="Lisa Ciuffarin" w:date="2022-06-22T15:52:00Z">
              <w:r>
                <w:rPr>
                  <w:rStyle w:val="Rimandocommento"/>
                </w:rPr>
                <w:commentReference w:id="6"/>
              </w:r>
            </w:ins>
          </w:p>
          <w:p w14:paraId="53032C40" w14:textId="7585EF92" w:rsidR="00B677A8" w:rsidRDefault="00B677A8">
            <w:pPr>
              <w:widowControl w:val="0"/>
              <w:rPr>
                <w:rFonts w:eastAsia="Calibri" w:cs="Arial"/>
              </w:rPr>
            </w:pP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FF24" w14:textId="77777777" w:rsidR="00AC6681" w:rsidRDefault="00B677A8">
            <w:pPr>
              <w:widowControl w:val="0"/>
              <w:rPr>
                <w:ins w:id="9" w:author="Lisa Ciuffarin" w:date="2022-06-22T15:51:00Z"/>
                <w:rFonts w:eastAsia="Calibri" w:cs="Arial"/>
              </w:rPr>
            </w:pPr>
            <w:r>
              <w:rPr>
                <w:rFonts w:eastAsia="Calibri" w:cs="Arial"/>
              </w:rPr>
              <w:t>Site</w:t>
            </w:r>
          </w:p>
          <w:p w14:paraId="7D75D063" w14:textId="77777777" w:rsidR="00B677A8" w:rsidRDefault="00B677A8">
            <w:pPr>
              <w:widowControl w:val="0"/>
              <w:rPr>
                <w:ins w:id="10" w:author="Lisa Ciuffarin" w:date="2022-06-22T15:51:00Z"/>
                <w:rFonts w:eastAsia="Calibri" w:cs="Arial"/>
              </w:rPr>
            </w:pPr>
          </w:p>
          <w:p w14:paraId="3BC571CF" w14:textId="4804DBEC" w:rsidR="00B677A8" w:rsidRDefault="00B677A8" w:rsidP="00B677A8">
            <w:pPr>
              <w:pStyle w:val="Corpotesto"/>
              <w:rPr>
                <w:rFonts w:eastAsia="Calibri" w:cs="Arial"/>
              </w:rPr>
              <w:pPrChange w:id="11" w:author="Lisa Ciuffarin" w:date="2022-06-22T15:51:00Z">
                <w:pPr>
                  <w:widowControl w:val="0"/>
                </w:pPr>
              </w:pPrChange>
            </w:pPr>
          </w:p>
        </w:tc>
        <w:tc>
          <w:tcPr>
            <w:tcW w:w="13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ABF4E2" w14:textId="77777777" w:rsidR="00AC6681" w:rsidRDefault="00AC6681">
            <w:pPr>
              <w:widowControl w:val="0"/>
              <w:rPr>
                <w:rFonts w:eastAsia="Calibri" w:cs="Arial"/>
              </w:rPr>
            </w:pPr>
          </w:p>
        </w:tc>
      </w:tr>
    </w:tbl>
    <w:p w14:paraId="0BFF11D4" w14:textId="77777777" w:rsidR="00AC6681" w:rsidRDefault="00AC6681">
      <w:pPr>
        <w:rPr>
          <w:sz w:val="22"/>
          <w:szCs w:val="22"/>
        </w:rPr>
      </w:pPr>
    </w:p>
    <w:p w14:paraId="535B9FCC" w14:textId="77777777" w:rsidR="00AC6681" w:rsidRDefault="00AC6681">
      <w:pPr>
        <w:rPr>
          <w:sz w:val="22"/>
          <w:szCs w:val="22"/>
        </w:rPr>
      </w:pPr>
    </w:p>
    <w:p w14:paraId="7D0E2E45" w14:textId="77777777" w:rsidR="00AC6681" w:rsidRDefault="00AC6681">
      <w:pPr>
        <w:rPr>
          <w:sz w:val="22"/>
          <w:szCs w:val="22"/>
        </w:rPr>
      </w:pPr>
    </w:p>
    <w:p w14:paraId="2412131D" w14:textId="77777777" w:rsidR="00AC6681" w:rsidRDefault="00B677A8">
      <w:pPr>
        <w:rPr>
          <w:sz w:val="22"/>
          <w:szCs w:val="22"/>
        </w:rPr>
      </w:pPr>
      <w:r>
        <w:rPr>
          <w:sz w:val="22"/>
          <w:szCs w:val="22"/>
        </w:rPr>
        <w:t xml:space="preserve">As a reminder I would like to kindly point out that all </w:t>
      </w:r>
      <w:r>
        <w:rPr>
          <w:sz w:val="22"/>
          <w:szCs w:val="22"/>
        </w:rPr>
        <w:t xml:space="preserve">Serious Adverse Events are required to be reported to the Sponsor within 24 hours after learning of the event. In case of </w:t>
      </w:r>
      <w:proofErr w:type="spellStart"/>
      <w:r>
        <w:rPr>
          <w:sz w:val="22"/>
          <w:szCs w:val="22"/>
        </w:rPr>
        <w:t>explantation</w:t>
      </w:r>
      <w:proofErr w:type="spellEnd"/>
      <w:r>
        <w:rPr>
          <w:sz w:val="22"/>
          <w:szCs w:val="22"/>
        </w:rPr>
        <w:t xml:space="preserve"> of the components is performed, the explanted components need to be sent to the Sponsor after decontamination.</w:t>
      </w:r>
    </w:p>
    <w:p w14:paraId="647417B9" w14:textId="77777777" w:rsidR="00AC6681" w:rsidRDefault="00AC6681">
      <w:pPr>
        <w:rPr>
          <w:sz w:val="22"/>
          <w:szCs w:val="22"/>
        </w:rPr>
      </w:pPr>
    </w:p>
    <w:p w14:paraId="54BF0C64" w14:textId="77777777" w:rsidR="00AC6681" w:rsidRDefault="00B677A8">
      <w:pPr>
        <w:pStyle w:val="Corpotesto"/>
        <w:rPr>
          <w:sz w:val="22"/>
          <w:szCs w:val="22"/>
        </w:rPr>
      </w:pPr>
      <w:r>
        <w:rPr>
          <w:sz w:val="22"/>
          <w:szCs w:val="22"/>
        </w:rPr>
        <w:t>Dr. Jerzy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Białęcki</w:t>
      </w:r>
      <w:proofErr w:type="spellEnd"/>
      <w:r>
        <w:rPr>
          <w:sz w:val="22"/>
          <w:szCs w:val="22"/>
        </w:rPr>
        <w:t xml:space="preserve">, on behalf of </w:t>
      </w:r>
      <w:proofErr w:type="spellStart"/>
      <w:r>
        <w:rPr>
          <w:sz w:val="22"/>
          <w:szCs w:val="22"/>
        </w:rPr>
        <w:t>LimaCorporate</w:t>
      </w:r>
      <w:proofErr w:type="spellEnd"/>
      <w:r>
        <w:rPr>
          <w:sz w:val="22"/>
          <w:szCs w:val="22"/>
        </w:rPr>
        <w:t xml:space="preserve"> S.p.A., I would like to thank you and your staff for your cooperation in making this a successful monitoring review.  If you have any </w:t>
      </w:r>
      <w:proofErr w:type="gramStart"/>
      <w:r>
        <w:rPr>
          <w:sz w:val="22"/>
          <w:szCs w:val="22"/>
        </w:rPr>
        <w:t>questions</w:t>
      </w:r>
      <w:proofErr w:type="gramEnd"/>
      <w:r>
        <w:rPr>
          <w:sz w:val="22"/>
          <w:szCs w:val="22"/>
        </w:rPr>
        <w:t xml:space="preserve"> please contact me at +48729107107 or akogut@namsa.com</w:t>
      </w:r>
    </w:p>
    <w:p w14:paraId="404B3FA8" w14:textId="77777777" w:rsidR="00AC6681" w:rsidRDefault="00AC6681">
      <w:pPr>
        <w:pStyle w:val="Corpotesto"/>
        <w:rPr>
          <w:sz w:val="22"/>
          <w:szCs w:val="22"/>
        </w:rPr>
      </w:pPr>
    </w:p>
    <w:p w14:paraId="21D5D604" w14:textId="77777777" w:rsidR="00AC6681" w:rsidRDefault="00B677A8">
      <w:pPr>
        <w:pStyle w:val="Corpotesto"/>
        <w:rPr>
          <w:sz w:val="22"/>
          <w:szCs w:val="22"/>
        </w:rPr>
      </w:pPr>
      <w:r>
        <w:rPr>
          <w:sz w:val="22"/>
          <w:szCs w:val="22"/>
        </w:rPr>
        <w:t>Sincerely,</w:t>
      </w:r>
    </w:p>
    <w:p w14:paraId="238023F5" w14:textId="77777777" w:rsidR="00AC6681" w:rsidRDefault="00AC6681">
      <w:pPr>
        <w:pStyle w:val="Corpotesto"/>
        <w:rPr>
          <w:sz w:val="22"/>
          <w:szCs w:val="22"/>
        </w:rPr>
      </w:pPr>
    </w:p>
    <w:p w14:paraId="05F032F1" w14:textId="77777777" w:rsidR="00AC6681" w:rsidRDefault="00AC6681">
      <w:pPr>
        <w:pStyle w:val="Corpotesto"/>
        <w:rPr>
          <w:sz w:val="22"/>
          <w:szCs w:val="22"/>
        </w:rPr>
      </w:pPr>
    </w:p>
    <w:p w14:paraId="6ADEFF38" w14:textId="77777777" w:rsidR="00AC6681" w:rsidRDefault="00AC6681">
      <w:pPr>
        <w:pStyle w:val="Corpotesto"/>
        <w:rPr>
          <w:sz w:val="22"/>
          <w:szCs w:val="22"/>
        </w:rPr>
      </w:pPr>
    </w:p>
    <w:p w14:paraId="07F205FA" w14:textId="77777777" w:rsidR="00AC6681" w:rsidRDefault="00B677A8">
      <w:pPr>
        <w:jc w:val="both"/>
        <w:rPr>
          <w:rFonts w:cs="Arial"/>
          <w:sz w:val="22"/>
          <w:szCs w:val="22"/>
        </w:rPr>
      </w:pPr>
      <w:r>
        <w:rPr>
          <w:noProof/>
        </w:rPr>
        <w:drawing>
          <wp:inline distT="0" distB="0" distL="0" distR="0" wp14:anchorId="5A01A0D7" wp14:editId="0B842C54">
            <wp:extent cx="2025650" cy="462915"/>
            <wp:effectExtent l="0" t="0" r="0" b="0"/>
            <wp:docPr id="1" name="Picture 1" descr="Macintosh HD:Users:remean:Documents:Home:Priv:02. Korespondencja:Signature:ka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cintosh HD:Users:remean:Documents:Home:Priv:02. Korespondencja:Signature:kak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FA65" w14:textId="77777777" w:rsidR="00AC6681" w:rsidRDefault="00AC6681">
      <w:pPr>
        <w:jc w:val="both"/>
        <w:rPr>
          <w:rFonts w:cs="Arial"/>
          <w:sz w:val="22"/>
          <w:szCs w:val="22"/>
        </w:rPr>
      </w:pPr>
    </w:p>
    <w:p w14:paraId="1421E5D6" w14:textId="77777777" w:rsidR="00AC6681" w:rsidRDefault="00B677A8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Ad</w:t>
      </w:r>
      <w:r>
        <w:rPr>
          <w:rFonts w:cs="Arial"/>
          <w:sz w:val="22"/>
          <w:szCs w:val="22"/>
        </w:rPr>
        <w:t>am Kogut</w:t>
      </w:r>
    </w:p>
    <w:p w14:paraId="737B0101" w14:textId="77777777" w:rsidR="00AC6681" w:rsidRDefault="00B677A8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CRA</w:t>
      </w:r>
    </w:p>
    <w:p w14:paraId="50E28164" w14:textId="77777777" w:rsidR="00AC6681" w:rsidRDefault="00AC6681">
      <w:pPr>
        <w:jc w:val="both"/>
        <w:rPr>
          <w:rFonts w:cs="Arial"/>
          <w:sz w:val="22"/>
          <w:szCs w:val="22"/>
        </w:rPr>
      </w:pPr>
    </w:p>
    <w:p w14:paraId="1C8AC740" w14:textId="77777777" w:rsidR="00AC6681" w:rsidRDefault="00B677A8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cc:</w:t>
      </w:r>
      <w:r>
        <w:rPr>
          <w:rFonts w:cs="Arial"/>
          <w:sz w:val="22"/>
          <w:szCs w:val="22"/>
        </w:rPr>
        <w:tab/>
        <w:t>Aissa Benyattou</w:t>
      </w:r>
    </w:p>
    <w:p w14:paraId="130AA7A3" w14:textId="77777777" w:rsidR="00AC6681" w:rsidRDefault="00B677A8">
      <w:pPr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lastRenderedPageBreak/>
        <w:tab/>
        <w:t>Lisa Ciuffarin</w:t>
      </w:r>
    </w:p>
    <w:p w14:paraId="1ACDD356" w14:textId="77777777" w:rsidR="00AC6681" w:rsidRDefault="00B677A8">
      <w:pPr>
        <w:ind w:firstLine="720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Study File/Site File</w:t>
      </w:r>
    </w:p>
    <w:p w14:paraId="653149C8" w14:textId="77777777" w:rsidR="00AC6681" w:rsidRDefault="00AC6681">
      <w:pPr>
        <w:pStyle w:val="Corpotesto"/>
        <w:rPr>
          <w:sz w:val="22"/>
          <w:szCs w:val="22"/>
        </w:rPr>
      </w:pPr>
    </w:p>
    <w:p w14:paraId="2EE858B2" w14:textId="77777777" w:rsidR="00AC6681" w:rsidRDefault="00AC6681">
      <w:pPr>
        <w:pStyle w:val="Corpotesto"/>
        <w:rPr>
          <w:sz w:val="22"/>
          <w:szCs w:val="22"/>
        </w:rPr>
      </w:pPr>
    </w:p>
    <w:p w14:paraId="229F72BE" w14:textId="77777777" w:rsidR="00AC6681" w:rsidRDefault="00AC6681">
      <w:pPr>
        <w:pStyle w:val="Corpotesto"/>
        <w:rPr>
          <w:sz w:val="22"/>
          <w:szCs w:val="22"/>
        </w:rPr>
      </w:pPr>
    </w:p>
    <w:sectPr w:rsidR="00AC668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777" w:right="1195" w:bottom="792" w:left="1555" w:header="720" w:footer="432" w:gutter="0"/>
      <w:pgNumType w:start="1"/>
      <w:cols w:space="720"/>
      <w:formProt w:val="0"/>
      <w:docGrid w:linePitch="272" w:charSpace="819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" w:author="Lisa Ciuffarin" w:date="2022-06-22T15:52:00Z" w:initials="LC">
    <w:p w14:paraId="61FDE5D1" w14:textId="49E71000" w:rsidR="00B677A8" w:rsidRDefault="00B677A8">
      <w:pPr>
        <w:pStyle w:val="Testocommento"/>
      </w:pPr>
      <w:r>
        <w:rPr>
          <w:rStyle w:val="Rimandocommento"/>
        </w:rPr>
        <w:annotationRef/>
      </w:r>
      <w:r>
        <w:t>As reported in MV report.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1FDE5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5DB92B" w16cex:dateUtc="2022-06-22T13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FDE5D1" w16cid:durableId="265DB9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2500F" w14:textId="77777777" w:rsidR="00000000" w:rsidRDefault="00B677A8">
      <w:r>
        <w:separator/>
      </w:r>
    </w:p>
  </w:endnote>
  <w:endnote w:type="continuationSeparator" w:id="0">
    <w:p w14:paraId="549A4B06" w14:textId="77777777" w:rsidR="00000000" w:rsidRDefault="00B67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(W1)"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Droid Sans Devanagari">
    <w:charset w:val="01"/>
    <w:family w:val="auto"/>
    <w:pitch w:val="variable"/>
  </w:font>
  <w:font w:name="Arial Bold">
    <w:charset w:val="01"/>
    <w:family w:val="swiss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05DAA" w14:textId="77777777" w:rsidR="00AC6681" w:rsidRDefault="00AC6681">
    <w:pPr>
      <w:pStyle w:val="Pidipagina"/>
    </w:pPr>
  </w:p>
  <w:p w14:paraId="56A632A0" w14:textId="77777777" w:rsidR="00AC6681" w:rsidRDefault="00AC668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571BA" w14:textId="77777777" w:rsidR="00AC6681" w:rsidRDefault="00B677A8">
    <w:pPr>
      <w:pStyle w:val="Pidipagina"/>
      <w:tabs>
        <w:tab w:val="clear" w:pos="4320"/>
        <w:tab w:val="clear" w:pos="8640"/>
        <w:tab w:val="left" w:pos="5785"/>
        <w:tab w:val="right" w:pos="9360"/>
      </w:tabs>
      <w:spacing w:before="120"/>
    </w:pPr>
    <w:r>
      <w:rPr>
        <w:rFonts w:cs="Arial"/>
        <w:szCs w:val="16"/>
      </w:rPr>
      <w:t xml:space="preserve">NAMSA Template #: CSOP-013-T06 Rev C </w:t>
    </w:r>
    <w:r>
      <w:rPr>
        <w:rFonts w:cs="Arial"/>
        <w:szCs w:val="16"/>
      </w:rPr>
      <w:tab/>
    </w:r>
    <w:r>
      <w:t xml:space="preserve">Page </w:t>
    </w:r>
    <w:r>
      <w:rPr>
        <w:bCs/>
        <w:sz w:val="24"/>
        <w:szCs w:val="24"/>
      </w:rPr>
      <w:fldChar w:fldCharType="begin"/>
    </w:r>
    <w:r>
      <w:rPr>
        <w:bCs/>
        <w:sz w:val="24"/>
        <w:szCs w:val="24"/>
      </w:rPr>
      <w:instrText>PAGE</w:instrText>
    </w:r>
    <w:r>
      <w:rPr>
        <w:bCs/>
        <w:sz w:val="24"/>
        <w:szCs w:val="24"/>
      </w:rPr>
      <w:fldChar w:fldCharType="separate"/>
    </w:r>
    <w:r>
      <w:rPr>
        <w:bCs/>
        <w:sz w:val="24"/>
        <w:szCs w:val="24"/>
      </w:rPr>
      <w:t>2</w:t>
    </w:r>
    <w:r>
      <w:rPr>
        <w:bCs/>
        <w:sz w:val="24"/>
        <w:szCs w:val="24"/>
      </w:rPr>
      <w:fldChar w:fldCharType="end"/>
    </w:r>
    <w:r>
      <w:t xml:space="preserve"> of </w:t>
    </w:r>
    <w:r>
      <w:rPr>
        <w:bCs/>
        <w:sz w:val="24"/>
        <w:szCs w:val="24"/>
      </w:rPr>
      <w:fldChar w:fldCharType="begin"/>
    </w:r>
    <w:r>
      <w:rPr>
        <w:bCs/>
        <w:sz w:val="24"/>
        <w:szCs w:val="24"/>
      </w:rPr>
      <w:instrText>NUMPAGES</w:instrText>
    </w:r>
    <w:r>
      <w:rPr>
        <w:bCs/>
        <w:sz w:val="24"/>
        <w:szCs w:val="24"/>
      </w:rPr>
      <w:fldChar w:fldCharType="separate"/>
    </w:r>
    <w:r>
      <w:rPr>
        <w:bCs/>
        <w:sz w:val="24"/>
        <w:szCs w:val="24"/>
      </w:rPr>
      <w:t>2</w:t>
    </w:r>
    <w:r>
      <w:rPr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564B5" w14:textId="77777777" w:rsidR="00AC6681" w:rsidRDefault="00B677A8">
    <w:pPr>
      <w:pStyle w:val="Pidipagina"/>
      <w:tabs>
        <w:tab w:val="clear" w:pos="4320"/>
        <w:tab w:val="clear" w:pos="8640"/>
        <w:tab w:val="left" w:pos="5785"/>
        <w:tab w:val="right" w:pos="9360"/>
      </w:tabs>
      <w:spacing w:before="120"/>
    </w:pPr>
    <w:r>
      <w:rPr>
        <w:rFonts w:cs="Arial"/>
        <w:szCs w:val="16"/>
      </w:rPr>
      <w:t xml:space="preserve">NAMSA Template #: CSOP-013-T06 Rev C </w:t>
    </w:r>
    <w:r>
      <w:rPr>
        <w:rFonts w:cs="Arial"/>
        <w:szCs w:val="16"/>
      </w:rPr>
      <w:tab/>
    </w:r>
    <w:r>
      <w:t xml:space="preserve">Page </w:t>
    </w:r>
    <w:r>
      <w:rPr>
        <w:bCs/>
        <w:sz w:val="24"/>
        <w:szCs w:val="24"/>
      </w:rPr>
      <w:fldChar w:fldCharType="begin"/>
    </w:r>
    <w:r>
      <w:rPr>
        <w:bCs/>
        <w:sz w:val="24"/>
        <w:szCs w:val="24"/>
      </w:rPr>
      <w:instrText>PAGE</w:instrText>
    </w:r>
    <w:r>
      <w:rPr>
        <w:bCs/>
        <w:sz w:val="24"/>
        <w:szCs w:val="24"/>
      </w:rPr>
      <w:fldChar w:fldCharType="separate"/>
    </w:r>
    <w:r>
      <w:rPr>
        <w:bCs/>
        <w:sz w:val="24"/>
        <w:szCs w:val="24"/>
      </w:rPr>
      <w:t>2</w:t>
    </w:r>
    <w:r>
      <w:rPr>
        <w:bCs/>
        <w:sz w:val="24"/>
        <w:szCs w:val="24"/>
      </w:rPr>
      <w:fldChar w:fldCharType="end"/>
    </w:r>
    <w:r>
      <w:t xml:space="preserve"> of </w:t>
    </w:r>
    <w:r>
      <w:rPr>
        <w:bCs/>
        <w:sz w:val="24"/>
        <w:szCs w:val="24"/>
      </w:rPr>
      <w:fldChar w:fldCharType="begin"/>
    </w:r>
    <w:r>
      <w:rPr>
        <w:bCs/>
        <w:sz w:val="24"/>
        <w:szCs w:val="24"/>
      </w:rPr>
      <w:instrText>NUMPAGES</w:instrText>
    </w:r>
    <w:r>
      <w:rPr>
        <w:bCs/>
        <w:sz w:val="24"/>
        <w:szCs w:val="24"/>
      </w:rPr>
      <w:fldChar w:fldCharType="separate"/>
    </w:r>
    <w:r>
      <w:rPr>
        <w:bCs/>
        <w:sz w:val="24"/>
        <w:szCs w:val="24"/>
      </w:rPr>
      <w:t>2</w:t>
    </w:r>
    <w:r>
      <w:rPr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54C48" w14:textId="77777777" w:rsidR="00000000" w:rsidRDefault="00B677A8">
      <w:r>
        <w:separator/>
      </w:r>
    </w:p>
  </w:footnote>
  <w:footnote w:type="continuationSeparator" w:id="0">
    <w:p w14:paraId="61E1C61E" w14:textId="77777777" w:rsidR="00000000" w:rsidRDefault="00B677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6600E" w14:textId="77777777" w:rsidR="00AC6681" w:rsidRDefault="00AC6681">
    <w:pPr>
      <w:pStyle w:val="Intestazione"/>
    </w:pPr>
  </w:p>
  <w:p w14:paraId="292FD387" w14:textId="77777777" w:rsidR="00AC6681" w:rsidRDefault="00AC668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07114" w14:textId="77777777" w:rsidR="00AC6681" w:rsidRDefault="00B677A8">
    <w:pPr>
      <w:pStyle w:val="Intestazione"/>
      <w:tabs>
        <w:tab w:val="right" w:pos="12870"/>
      </w:tabs>
      <w:jc w:val="center"/>
      <w:rPr>
        <w:sz w:val="24"/>
      </w:rPr>
    </w:pPr>
    <w:r>
      <w:rPr>
        <w:noProof/>
      </w:rPr>
      <w:drawing>
        <wp:anchor distT="0" distB="0" distL="0" distR="0" simplePos="0" relativeHeight="251657216" behindDoc="1" locked="0" layoutInCell="0" allowOverlap="1" wp14:anchorId="11AB0507" wp14:editId="68ECA9BE">
          <wp:simplePos x="0" y="0"/>
          <wp:positionH relativeFrom="page">
            <wp:posOffset>900430</wp:posOffset>
          </wp:positionH>
          <wp:positionV relativeFrom="page">
            <wp:posOffset>231775</wp:posOffset>
          </wp:positionV>
          <wp:extent cx="1273175" cy="470535"/>
          <wp:effectExtent l="0" t="0" r="0" b="0"/>
          <wp:wrapNone/>
          <wp:docPr id="2" name="Image1" descr="NAMSA 2012 logo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NAMSA 2012 logo.eps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73175" cy="470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>Interim Monitoring Follow-up Letter</w:t>
    </w:r>
  </w:p>
  <w:p w14:paraId="109F03DB" w14:textId="77777777" w:rsidR="00AC6681" w:rsidRDefault="00AC66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6DD60" w14:textId="77777777" w:rsidR="00AC6681" w:rsidRDefault="00B677A8">
    <w:pPr>
      <w:pStyle w:val="Intestazione"/>
      <w:tabs>
        <w:tab w:val="right" w:pos="12870"/>
      </w:tabs>
      <w:jc w:val="center"/>
      <w:rPr>
        <w:sz w:val="24"/>
      </w:rPr>
    </w:pPr>
    <w:r>
      <w:rPr>
        <w:noProof/>
      </w:rPr>
      <w:drawing>
        <wp:anchor distT="0" distB="0" distL="0" distR="0" simplePos="0" relativeHeight="251658240" behindDoc="1" locked="0" layoutInCell="0" allowOverlap="1" wp14:anchorId="5A38D3CF" wp14:editId="51229AB8">
          <wp:simplePos x="0" y="0"/>
          <wp:positionH relativeFrom="page">
            <wp:posOffset>900430</wp:posOffset>
          </wp:positionH>
          <wp:positionV relativeFrom="page">
            <wp:posOffset>231775</wp:posOffset>
          </wp:positionV>
          <wp:extent cx="1273175" cy="470535"/>
          <wp:effectExtent l="0" t="0" r="0" b="0"/>
          <wp:wrapNone/>
          <wp:docPr id="3" name="Image1" descr="NAMSA 2012 logo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 descr="NAMSA 2012 logo.eps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73175" cy="470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</w:rPr>
      <w:t>Interim Monitoring Follow-up Letter</w:t>
    </w:r>
  </w:p>
  <w:p w14:paraId="07375863" w14:textId="77777777" w:rsidR="00AC6681" w:rsidRDefault="00AC66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31E84"/>
    <w:multiLevelType w:val="multilevel"/>
    <w:tmpl w:val="B94AD436"/>
    <w:lvl w:ilvl="0">
      <w:start w:val="1"/>
      <w:numFmt w:val="decimal"/>
      <w:pStyle w:val="Titolo1"/>
      <w:lvlText w:val="%1.0"/>
      <w:lvlJc w:val="left"/>
      <w:pPr>
        <w:tabs>
          <w:tab w:val="num" w:pos="720"/>
        </w:tabs>
        <w:ind w:left="720" w:hanging="720"/>
      </w:pPr>
      <w:rPr>
        <w:rFonts w:ascii="Arial (W1)" w:hAnsi="Arial (W1)"/>
        <w:b/>
        <w:i w:val="0"/>
        <w:sz w:val="24"/>
        <w:szCs w:val="24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/>
        <w:b w:val="0"/>
        <w:i w:val="0"/>
        <w:sz w:val="24"/>
        <w:szCs w:val="24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1080"/>
        </w:tabs>
        <w:ind w:left="1080" w:hanging="360"/>
      </w:pPr>
      <w:rPr>
        <w:rFonts w:ascii="Arial" w:hAnsi="Arial"/>
        <w:b w:val="0"/>
        <w:i w:val="0"/>
        <w:sz w:val="24"/>
        <w:szCs w:val="24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2520"/>
        </w:tabs>
        <w:ind w:left="2520" w:hanging="1080"/>
      </w:pPr>
      <w:rPr>
        <w:rFonts w:ascii="Arial" w:hAnsi="Arial"/>
        <w:b w:val="0"/>
        <w:i w:val="0"/>
        <w:sz w:val="24"/>
        <w:szCs w:val="24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2880"/>
        </w:tabs>
        <w:ind w:left="3600" w:hanging="1080"/>
      </w:pPr>
      <w:rPr>
        <w:rFonts w:ascii="Arial (W1)" w:hAnsi="Arial (W1)"/>
        <w:b w:val="0"/>
        <w:i w:val="0"/>
        <w:sz w:val="24"/>
        <w:szCs w:val="24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A6576EC"/>
    <w:multiLevelType w:val="multilevel"/>
    <w:tmpl w:val="027A7ED8"/>
    <w:lvl w:ilvl="0">
      <w:start w:val="1"/>
      <w:numFmt w:val="bullet"/>
      <w:pStyle w:val="Corpodeltest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sa Ciuffarin">
    <w15:presenceInfo w15:providerId="AD" w15:userId="S::Lisa.Ciuffarin@limacorporate.com::be7a4c95-b5ea-4519-992c-e8fe1771def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81"/>
    <w:rsid w:val="00AC6681"/>
    <w:rsid w:val="00B6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5568D"/>
  <w15:docId w15:val="{9AC7FDDC-C60F-4C20-8B2C-0CD5BCEC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2087B"/>
    <w:rPr>
      <w:rFonts w:ascii="Arial" w:hAnsi="Arial"/>
    </w:rPr>
  </w:style>
  <w:style w:type="paragraph" w:styleId="Titolo1">
    <w:name w:val="heading 1"/>
    <w:basedOn w:val="Normale"/>
    <w:next w:val="Normale"/>
    <w:qFormat/>
    <w:rsid w:val="0052096A"/>
    <w:pPr>
      <w:keepNext/>
      <w:numPr>
        <w:numId w:val="1"/>
      </w:numPr>
      <w:outlineLvl w:val="0"/>
    </w:pPr>
    <w:rPr>
      <w:b/>
      <w:sz w:val="24"/>
    </w:rPr>
  </w:style>
  <w:style w:type="paragraph" w:styleId="Titolo2">
    <w:name w:val="heading 2"/>
    <w:basedOn w:val="Normale"/>
    <w:next w:val="Normale"/>
    <w:qFormat/>
    <w:rsid w:val="0052096A"/>
    <w:pPr>
      <w:keepNext/>
      <w:numPr>
        <w:ilvl w:val="1"/>
        <w:numId w:val="1"/>
      </w:numPr>
      <w:outlineLvl w:val="1"/>
    </w:pPr>
    <w:rPr>
      <w:sz w:val="24"/>
    </w:rPr>
  </w:style>
  <w:style w:type="paragraph" w:styleId="Titolo3">
    <w:name w:val="heading 3"/>
    <w:basedOn w:val="Normale"/>
    <w:next w:val="Normale"/>
    <w:qFormat/>
    <w:rsid w:val="00A90C65"/>
    <w:pPr>
      <w:keepNext/>
      <w:numPr>
        <w:ilvl w:val="2"/>
        <w:numId w:val="1"/>
      </w:numPr>
      <w:ind w:left="1440" w:hanging="720"/>
      <w:outlineLvl w:val="2"/>
    </w:pPr>
    <w:rPr>
      <w:sz w:val="24"/>
    </w:rPr>
  </w:style>
  <w:style w:type="paragraph" w:styleId="Titolo4">
    <w:name w:val="heading 4"/>
    <w:basedOn w:val="Normale"/>
    <w:next w:val="Normale"/>
    <w:qFormat/>
    <w:rsid w:val="0052096A"/>
    <w:pPr>
      <w:keepNext/>
      <w:numPr>
        <w:ilvl w:val="3"/>
        <w:numId w:val="1"/>
      </w:numPr>
      <w:outlineLvl w:val="3"/>
    </w:pPr>
    <w:rPr>
      <w:sz w:val="24"/>
      <w:szCs w:val="24"/>
    </w:rPr>
  </w:style>
  <w:style w:type="paragraph" w:styleId="Titolo5">
    <w:name w:val="heading 5"/>
    <w:basedOn w:val="Normale"/>
    <w:next w:val="Normale"/>
    <w:qFormat/>
    <w:rsid w:val="0052096A"/>
    <w:pPr>
      <w:keepNext/>
      <w:numPr>
        <w:ilvl w:val="4"/>
        <w:numId w:val="1"/>
      </w:numPr>
      <w:outlineLvl w:val="4"/>
    </w:pPr>
    <w:rPr>
      <w:sz w:val="24"/>
      <w:szCs w:val="24"/>
    </w:rPr>
  </w:style>
  <w:style w:type="paragraph" w:styleId="Titolo6">
    <w:name w:val="heading 6"/>
    <w:basedOn w:val="Normale"/>
    <w:next w:val="Normale"/>
    <w:qFormat/>
    <w:pPr>
      <w:keepNext/>
      <w:tabs>
        <w:tab w:val="left" w:pos="-1440"/>
        <w:tab w:val="left" w:pos="-720"/>
      </w:tabs>
      <w:outlineLvl w:val="5"/>
    </w:pPr>
    <w:rPr>
      <w:b/>
      <w:spacing w:val="-2"/>
    </w:rPr>
  </w:style>
  <w:style w:type="paragraph" w:styleId="Titolo7">
    <w:name w:val="heading 7"/>
    <w:basedOn w:val="Normale"/>
    <w:next w:val="Normale"/>
    <w:qFormat/>
    <w:pPr>
      <w:keepNext/>
      <w:tabs>
        <w:tab w:val="left" w:pos="-720"/>
      </w:tabs>
      <w:ind w:left="720" w:right="180"/>
      <w:jc w:val="both"/>
      <w:outlineLvl w:val="6"/>
    </w:pPr>
    <w:rPr>
      <w:spacing w:val="-2"/>
    </w:rPr>
  </w:style>
  <w:style w:type="paragraph" w:styleId="Titolo8">
    <w:name w:val="heading 8"/>
    <w:basedOn w:val="Normale"/>
    <w:next w:val="Normale"/>
    <w:qFormat/>
    <w:pPr>
      <w:keepNext/>
      <w:outlineLvl w:val="7"/>
    </w:pPr>
    <w:rPr>
      <w:sz w:val="24"/>
    </w:rPr>
  </w:style>
  <w:style w:type="paragraph" w:styleId="Titolo9">
    <w:name w:val="heading 9"/>
    <w:basedOn w:val="Normale"/>
    <w:next w:val="Normale"/>
    <w:qFormat/>
    <w:pPr>
      <w:keepNext/>
      <w:jc w:val="center"/>
      <w:outlineLvl w:val="8"/>
    </w:pPr>
    <w:rPr>
      <w:b/>
      <w:bCs/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commento">
    <w:name w:val="annotation reference"/>
    <w:semiHidden/>
    <w:qFormat/>
    <w:rPr>
      <w:sz w:val="16"/>
    </w:rPr>
  </w:style>
  <w:style w:type="character" w:styleId="Collegamentoipertestuale">
    <w:name w:val="Hyperlink"/>
    <w:rsid w:val="003426B5"/>
    <w:rPr>
      <w:rFonts w:ascii="Arial" w:hAnsi="Arial"/>
      <w:color w:val="0000FF"/>
      <w:u w:val="single"/>
    </w:rPr>
  </w:style>
  <w:style w:type="character" w:customStyle="1" w:styleId="IntestazioneCarattere">
    <w:name w:val="Intestazione Carattere"/>
    <w:link w:val="Intestazione"/>
    <w:uiPriority w:val="99"/>
    <w:qFormat/>
    <w:rsid w:val="001E0BFE"/>
    <w:rPr>
      <w:rFonts w:ascii="Arial" w:hAnsi="Arial"/>
    </w:rPr>
  </w:style>
  <w:style w:type="character" w:customStyle="1" w:styleId="PidipaginaCarattere">
    <w:name w:val="Piè di pagina Carattere"/>
    <w:link w:val="Pidipagina"/>
    <w:qFormat/>
    <w:rsid w:val="00C4659E"/>
    <w:rPr>
      <w:rFonts w:ascii="Arial" w:hAnsi="Arial"/>
      <w:sz w:val="16"/>
    </w:rPr>
  </w:style>
  <w:style w:type="character" w:customStyle="1" w:styleId="TestocommentoCarattere">
    <w:name w:val="Testo commento Carattere"/>
    <w:basedOn w:val="Carpredefinitoparagrafo"/>
    <w:link w:val="Testocommento"/>
    <w:semiHidden/>
    <w:qFormat/>
    <w:rsid w:val="000C3E33"/>
    <w:rPr>
      <w:rFonts w:ascii="Arial" w:hAnsi="Arial"/>
    </w:rPr>
  </w:style>
  <w:style w:type="character" w:customStyle="1" w:styleId="SoggettocommentoCarattere">
    <w:name w:val="Soggetto commento Carattere"/>
    <w:basedOn w:val="TestocommentoCarattere"/>
    <w:link w:val="Soggettocommento"/>
    <w:qFormat/>
    <w:rsid w:val="000C3E33"/>
    <w:rPr>
      <w:rFonts w:ascii="Arial" w:hAnsi="Arial"/>
      <w:b/>
      <w:bCs/>
    </w:rPr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DejaVu Sans" w:hAnsi="Liberation Sans" w:cs="Droid Sans Devanagari"/>
      <w:sz w:val="28"/>
      <w:szCs w:val="28"/>
    </w:rPr>
  </w:style>
  <w:style w:type="paragraph" w:styleId="Corpotesto">
    <w:name w:val="Body Text"/>
    <w:basedOn w:val="Normale"/>
    <w:rsid w:val="00EA6B98"/>
    <w:rPr>
      <w:sz w:val="24"/>
    </w:rPr>
  </w:style>
  <w:style w:type="paragraph" w:styleId="Elenco">
    <w:name w:val="List"/>
    <w:basedOn w:val="Corpotesto"/>
    <w:rPr>
      <w:rFonts w:cs="Droid Sans Devanagari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Droid Sans Devanagari"/>
      <w:lang/>
    </w:rPr>
  </w:style>
  <w:style w:type="paragraph" w:styleId="Testocommento">
    <w:name w:val="annotation text"/>
    <w:basedOn w:val="Normale"/>
    <w:link w:val="TestocommentoCarattere"/>
    <w:semiHidden/>
    <w:qFormat/>
  </w:style>
  <w:style w:type="paragraph" w:styleId="Titolo">
    <w:name w:val="Title"/>
    <w:basedOn w:val="Normale"/>
    <w:qFormat/>
    <w:rsid w:val="00C71D97"/>
    <w:pPr>
      <w:jc w:val="center"/>
      <w:outlineLvl w:val="0"/>
    </w:pPr>
    <w:rPr>
      <w:rFonts w:cs="Arial"/>
      <w:b/>
      <w:bCs/>
      <w:sz w:val="32"/>
      <w:szCs w:val="32"/>
    </w:rPr>
  </w:style>
  <w:style w:type="paragraph" w:styleId="Corpodeltesto2">
    <w:name w:val="Body Text 2"/>
    <w:basedOn w:val="Normale"/>
    <w:qFormat/>
    <w:pPr>
      <w:numPr>
        <w:numId w:val="2"/>
      </w:numPr>
      <w:ind w:right="36" w:firstLine="0"/>
    </w:pPr>
    <w:rPr>
      <w:sz w:val="24"/>
    </w:rPr>
  </w:style>
  <w:style w:type="paragraph" w:customStyle="1" w:styleId="BodyTextLevel2">
    <w:name w:val="Body Text Level 2"/>
    <w:basedOn w:val="Corpotesto"/>
    <w:qFormat/>
    <w:rsid w:val="0052096A"/>
    <w:pPr>
      <w:ind w:left="720"/>
    </w:pPr>
  </w:style>
  <w:style w:type="paragraph" w:customStyle="1" w:styleId="BodyTextLevel3">
    <w:name w:val="Body Text Level 3"/>
    <w:basedOn w:val="BodyTextLevel2"/>
    <w:qFormat/>
    <w:rsid w:val="0052096A"/>
  </w:style>
  <w:style w:type="paragraph" w:customStyle="1" w:styleId="BodyTextLevel4">
    <w:name w:val="Body Text Level 4"/>
    <w:basedOn w:val="BodyTextLevel3"/>
    <w:qFormat/>
    <w:rsid w:val="0052096A"/>
    <w:pPr>
      <w:ind w:left="1440"/>
    </w:pPr>
  </w:style>
  <w:style w:type="paragraph" w:customStyle="1" w:styleId="BodyTextLevel5">
    <w:name w:val="Body Text Level 5"/>
    <w:basedOn w:val="BodyTextLevel4"/>
    <w:qFormat/>
    <w:rsid w:val="0052096A"/>
    <w:pPr>
      <w:ind w:left="2520"/>
    </w:pPr>
  </w:style>
  <w:style w:type="paragraph" w:customStyle="1" w:styleId="BodyTextLevel6">
    <w:name w:val="Body Text Level 6"/>
    <w:basedOn w:val="BodyTextLevel5"/>
    <w:qFormat/>
    <w:rsid w:val="00D00730"/>
    <w:pPr>
      <w:ind w:left="3600"/>
    </w:p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rsid w:val="004252BD"/>
    <w:pPr>
      <w:tabs>
        <w:tab w:val="center" w:pos="4320"/>
        <w:tab w:val="right" w:pos="8640"/>
      </w:tabs>
    </w:pPr>
  </w:style>
  <w:style w:type="paragraph" w:styleId="Pidipagina">
    <w:name w:val="footer"/>
    <w:basedOn w:val="Normale"/>
    <w:link w:val="PidipaginaCarattere"/>
    <w:rsid w:val="00A64013"/>
    <w:pPr>
      <w:tabs>
        <w:tab w:val="center" w:pos="4320"/>
        <w:tab w:val="right" w:pos="8640"/>
      </w:tabs>
    </w:pPr>
    <w:rPr>
      <w:sz w:val="16"/>
    </w:rPr>
  </w:style>
  <w:style w:type="paragraph" w:customStyle="1" w:styleId="HeaderNoNumbering">
    <w:name w:val="Header No Numbering"/>
    <w:basedOn w:val="Intestazione"/>
    <w:qFormat/>
    <w:rsid w:val="00197F0A"/>
    <w:rPr>
      <w:b/>
      <w:sz w:val="28"/>
    </w:rPr>
  </w:style>
  <w:style w:type="paragraph" w:customStyle="1" w:styleId="TableHeader">
    <w:name w:val="Table Header"/>
    <w:basedOn w:val="Corpotesto"/>
    <w:qFormat/>
    <w:rsid w:val="00C71D97"/>
    <w:rPr>
      <w:rFonts w:ascii="Arial Bold" w:hAnsi="Arial Bold"/>
      <w:b/>
      <w:szCs w:val="24"/>
    </w:rPr>
  </w:style>
  <w:style w:type="paragraph" w:customStyle="1" w:styleId="CenteredText">
    <w:name w:val="Centered Text"/>
    <w:basedOn w:val="Corpotesto"/>
    <w:qFormat/>
    <w:rsid w:val="00C71D97"/>
    <w:pPr>
      <w:jc w:val="center"/>
    </w:pPr>
  </w:style>
  <w:style w:type="paragraph" w:styleId="Testofumetto">
    <w:name w:val="Balloon Text"/>
    <w:basedOn w:val="Normale"/>
    <w:semiHidden/>
    <w:qFormat/>
    <w:rsid w:val="00857654"/>
    <w:rPr>
      <w:rFonts w:ascii="Tahoma" w:hAnsi="Tahoma" w:cs="Tahoma"/>
      <w:sz w:val="16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qFormat/>
    <w:rsid w:val="000C3E33"/>
    <w:rPr>
      <w:b/>
      <w:bCs/>
    </w:rPr>
  </w:style>
  <w:style w:type="paragraph" w:customStyle="1" w:styleId="Default">
    <w:name w:val="Default"/>
    <w:qFormat/>
    <w:rsid w:val="004D5C42"/>
    <w:rPr>
      <w:rFonts w:ascii="Arial" w:hAnsi="Arial" w:cs="Arial"/>
      <w:color w:val="000000"/>
      <w:sz w:val="24"/>
      <w:szCs w:val="24"/>
    </w:rPr>
  </w:style>
  <w:style w:type="paragraph" w:customStyle="1" w:styleId="TableContents">
    <w:name w:val="Table Contents"/>
    <w:basedOn w:val="Normale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Grigliatabella">
    <w:name w:val="Table Grid"/>
    <w:basedOn w:val="Tabellanormale"/>
    <w:rsid w:val="0062087B"/>
    <w:tblPr/>
  </w:style>
  <w:style w:type="table" w:customStyle="1" w:styleId="TableGrid1">
    <w:name w:val="Table Grid1"/>
    <w:basedOn w:val="Tabellanormale"/>
    <w:uiPriority w:val="59"/>
    <w:rsid w:val="00D1486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comments" Target="comments.xml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1.png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23" Type="http://schemas.openxmlformats.org/officeDocument/2006/relationships/footer" Target="footer3.xml"/><Relationship Id="rId10" Type="http://schemas.openxmlformats.org/officeDocument/2006/relationships/webSettings" Target="webSetting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microsoft.com/office/2011/relationships/commentsExtended" Target="commentsExtended.xml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8B0B3A-F2FE-4E52-9EC1-F2AC432C6C9F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217AFFD-5448-45E7-AC92-96B536981E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5DB520-EECA-426D-8C03-2B9BCC6D30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3241B7-CEE2-4304-8D4C-A356742B9396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731577AA-EF6D-4F6C-84E9-4807204CDC0D}"/>
</file>

<file path=customXml/itemProps6.xml><?xml version="1.0" encoding="utf-8"?>
<ds:datastoreItem xmlns:ds="http://schemas.openxmlformats.org/officeDocument/2006/customXml" ds:itemID="{BC804371-3A75-4394-B246-3A1EE43922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2866</Characters>
  <Application>Microsoft Office Word</Application>
  <DocSecurity>4</DocSecurity>
  <Lines>23</Lines>
  <Paragraphs>6</Paragraphs>
  <ScaleCrop>false</ScaleCrop>
  <Company>Alquest, Inc.</Company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SOP/WI Template</dc:title>
  <dc:subject/>
  <dc:creator>Eric Jacobson</dc:creator>
  <cp:keywords>SOP SOP WI Template</cp:keywords>
  <dc:description/>
  <cp:lastModifiedBy>Lisa Ciuffarin</cp:lastModifiedBy>
  <cp:revision>2</cp:revision>
  <cp:lastPrinted>2022-02-18T14:06:00Z</cp:lastPrinted>
  <dcterms:created xsi:type="dcterms:W3CDTF">2022-06-22T13:53:00Z</dcterms:created>
  <dcterms:modified xsi:type="dcterms:W3CDTF">2022-06-22T13:53:00Z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Word Document</vt:lpwstr>
  </property>
  <property fmtid="{D5CDD505-2E9C-101B-9397-08002B2CF9AE}" pid="3" name="ContentTypeId">
    <vt:lpwstr>0x010100972466A100C89648BB041AB94D58C39B</vt:lpwstr>
  </property>
  <property fmtid="{D5CDD505-2E9C-101B-9397-08002B2CF9AE}" pid="4" name="Document Type">
    <vt:lpwstr/>
  </property>
  <property fmtid="{D5CDD505-2E9C-101B-9397-08002B2CF9AE}" pid="5" name="Order">
    <vt:r8>3120200</vt:r8>
  </property>
  <property fmtid="{D5CDD505-2E9C-101B-9397-08002B2CF9AE}" pid="6" name="_ExtendedDescription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MediaServiceImageTags">
    <vt:lpwstr/>
  </property>
</Properties>
</file>