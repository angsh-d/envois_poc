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E4A0B4A" w14:textId="77777777" w:rsidR="00F32304" w:rsidRDefault="00F32304"/>
    <w:tbl>
      <w:tblPr>
        <w:tblW w:w="9639" w:type="dxa"/>
        <w:jc w:val="center"/>
        <w:tblLayout w:type="fixed"/>
        <w:tblLook w:val="0000" w:firstRow="0" w:lastRow="0" w:firstColumn="0" w:lastColumn="0" w:noHBand="0" w:noVBand="0"/>
      </w:tblPr>
      <w:tblGrid>
        <w:gridCol w:w="1227"/>
        <w:gridCol w:w="434"/>
        <w:gridCol w:w="791"/>
        <w:gridCol w:w="101"/>
        <w:gridCol w:w="1112"/>
        <w:gridCol w:w="1041"/>
        <w:gridCol w:w="175"/>
        <w:gridCol w:w="1281"/>
        <w:gridCol w:w="1773"/>
        <w:gridCol w:w="1704"/>
      </w:tblGrid>
      <w:tr w:rsidR="00F32304" w14:paraId="12727ACB" w14:textId="77777777">
        <w:trPr>
          <w:trHeight w:val="340"/>
          <w:jc w:val="center"/>
        </w:trPr>
        <w:tc>
          <w:tcPr>
            <w:tcW w:w="9638" w:type="dxa"/>
            <w:gridSpan w:val="10"/>
            <w:tcBorders>
              <w:top w:val="single" w:sz="4" w:space="0" w:color="000000"/>
              <w:left w:val="single" w:sz="4" w:space="0" w:color="000000"/>
              <w:bottom w:val="single" w:sz="4" w:space="0" w:color="000000"/>
              <w:right w:val="single" w:sz="4" w:space="0" w:color="000000"/>
            </w:tcBorders>
            <w:shd w:val="clear" w:color="auto" w:fill="C9C9C9"/>
          </w:tcPr>
          <w:p w14:paraId="499FCC6E" w14:textId="77777777" w:rsidR="00F32304" w:rsidRDefault="00C2620F">
            <w:pPr>
              <w:widowControl w:val="0"/>
              <w:numPr>
                <w:ilvl w:val="0"/>
                <w:numId w:val="2"/>
              </w:numPr>
              <w:spacing w:before="40"/>
              <w:jc w:val="center"/>
            </w:pPr>
            <w:r>
              <w:rPr>
                <w:rFonts w:cs="Arial"/>
                <w:b/>
                <w:lang w:val="en-GB"/>
              </w:rPr>
              <w:t>General information</w:t>
            </w:r>
          </w:p>
        </w:tc>
      </w:tr>
      <w:tr w:rsidR="00F32304" w14:paraId="0F0E34F0" w14:textId="77777777">
        <w:trPr>
          <w:trHeight w:val="340"/>
          <w:jc w:val="center"/>
        </w:trPr>
        <w:tc>
          <w:tcPr>
            <w:tcW w:w="255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4CDD87A0" w14:textId="77777777" w:rsidR="00F32304" w:rsidRDefault="00C2620F">
            <w:pPr>
              <w:widowControl w:val="0"/>
            </w:pPr>
            <w:r>
              <w:rPr>
                <w:rFonts w:cs="Arial"/>
                <w:sz w:val="22"/>
                <w:szCs w:val="22"/>
                <w:lang w:val="en-GB"/>
              </w:rPr>
              <w:t>Study ID:</w:t>
            </w:r>
          </w:p>
        </w:tc>
        <w:tc>
          <w:tcPr>
            <w:tcW w:w="7086"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69A8E2B5" w14:textId="77777777" w:rsidR="00F32304" w:rsidRDefault="00C2620F">
            <w:pPr>
              <w:widowControl w:val="0"/>
              <w:spacing w:before="40"/>
            </w:pPr>
            <w:r>
              <w:rPr>
                <w:b/>
                <w:lang w:val="en-GB"/>
              </w:rPr>
              <w:t>H-34 DELTA REVISION</w:t>
            </w:r>
          </w:p>
        </w:tc>
      </w:tr>
      <w:tr w:rsidR="00F32304" w14:paraId="22B1C7CD" w14:textId="77777777">
        <w:trPr>
          <w:trHeight w:val="340"/>
          <w:jc w:val="center"/>
        </w:trPr>
        <w:tc>
          <w:tcPr>
            <w:tcW w:w="255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2F11A658" w14:textId="77777777" w:rsidR="00F32304" w:rsidRDefault="00C2620F">
            <w:pPr>
              <w:widowControl w:val="0"/>
            </w:pPr>
            <w:r>
              <w:rPr>
                <w:rFonts w:cs="Arial"/>
                <w:sz w:val="22"/>
                <w:szCs w:val="22"/>
                <w:lang w:val="en-GB"/>
              </w:rPr>
              <w:t>Principal Investigator:</w:t>
            </w:r>
          </w:p>
        </w:tc>
        <w:tc>
          <w:tcPr>
            <w:tcW w:w="7086"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53273890" w14:textId="77777777" w:rsidR="00F32304" w:rsidRDefault="00C2620F">
            <w:pPr>
              <w:widowControl w:val="0"/>
              <w:spacing w:before="40"/>
            </w:pPr>
            <w:r>
              <w:rPr>
                <w:b/>
              </w:rPr>
              <w:t xml:space="preserve">Dr. Jerzy </w:t>
            </w:r>
            <w:proofErr w:type="spellStart"/>
            <w:r>
              <w:rPr>
                <w:b/>
              </w:rPr>
              <w:t>Białecki</w:t>
            </w:r>
            <w:proofErr w:type="spellEnd"/>
          </w:p>
        </w:tc>
      </w:tr>
      <w:tr w:rsidR="00F32304" w14:paraId="552876D2" w14:textId="77777777">
        <w:trPr>
          <w:trHeight w:val="340"/>
          <w:jc w:val="center"/>
        </w:trPr>
        <w:tc>
          <w:tcPr>
            <w:tcW w:w="255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194AD4FF" w14:textId="77777777" w:rsidR="00F32304" w:rsidRDefault="00C2620F">
            <w:pPr>
              <w:widowControl w:val="0"/>
            </w:pPr>
            <w:r>
              <w:rPr>
                <w:rFonts w:cs="Arial"/>
                <w:sz w:val="22"/>
                <w:szCs w:val="22"/>
                <w:lang w:val="en-GB"/>
              </w:rPr>
              <w:t>Study site ID:</w:t>
            </w:r>
          </w:p>
        </w:tc>
        <w:tc>
          <w:tcPr>
            <w:tcW w:w="7086"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66DA0616" w14:textId="77777777" w:rsidR="00F32304" w:rsidRDefault="00C2620F">
            <w:pPr>
              <w:widowControl w:val="0"/>
              <w:spacing w:before="40"/>
            </w:pPr>
            <w:r>
              <w:rPr>
                <w:rFonts w:cs="Arial"/>
                <w:b/>
                <w:sz w:val="22"/>
                <w:szCs w:val="22"/>
                <w:lang w:val="en-GB"/>
              </w:rPr>
              <w:t>101</w:t>
            </w:r>
          </w:p>
        </w:tc>
      </w:tr>
      <w:tr w:rsidR="00F32304" w14:paraId="548453EA" w14:textId="77777777">
        <w:trPr>
          <w:trHeight w:val="340"/>
          <w:jc w:val="center"/>
        </w:trPr>
        <w:tc>
          <w:tcPr>
            <w:tcW w:w="255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0C6347A9" w14:textId="77777777" w:rsidR="00F32304" w:rsidRDefault="00C2620F">
            <w:pPr>
              <w:widowControl w:val="0"/>
            </w:pPr>
            <w:r>
              <w:rPr>
                <w:rFonts w:cs="Arial"/>
                <w:sz w:val="22"/>
                <w:szCs w:val="22"/>
                <w:lang w:val="en-GB"/>
              </w:rPr>
              <w:t xml:space="preserve">Study site: </w:t>
            </w:r>
          </w:p>
        </w:tc>
        <w:tc>
          <w:tcPr>
            <w:tcW w:w="7086"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57C0CB0D" w14:textId="77777777" w:rsidR="00F32304" w:rsidRDefault="00C2620F">
            <w:pPr>
              <w:widowControl w:val="0"/>
              <w:spacing w:before="40"/>
            </w:pPr>
            <w:proofErr w:type="spellStart"/>
            <w:r>
              <w:rPr>
                <w:b/>
              </w:rPr>
              <w:t>Samodzielny</w:t>
            </w:r>
            <w:proofErr w:type="spellEnd"/>
            <w:r>
              <w:rPr>
                <w:b/>
              </w:rPr>
              <w:t xml:space="preserve"> </w:t>
            </w:r>
            <w:proofErr w:type="spellStart"/>
            <w:r>
              <w:rPr>
                <w:b/>
              </w:rPr>
              <w:t>Publiczny</w:t>
            </w:r>
            <w:proofErr w:type="spellEnd"/>
            <w:r>
              <w:rPr>
                <w:b/>
              </w:rPr>
              <w:t xml:space="preserve"> </w:t>
            </w:r>
            <w:proofErr w:type="spellStart"/>
            <w:r>
              <w:rPr>
                <w:b/>
              </w:rPr>
              <w:t>Szpital</w:t>
            </w:r>
            <w:proofErr w:type="spellEnd"/>
            <w:r>
              <w:rPr>
                <w:b/>
              </w:rPr>
              <w:t xml:space="preserve"> </w:t>
            </w:r>
            <w:proofErr w:type="spellStart"/>
            <w:r>
              <w:rPr>
                <w:b/>
              </w:rPr>
              <w:t>Kliniczny</w:t>
            </w:r>
            <w:proofErr w:type="spellEnd"/>
            <w:r>
              <w:rPr>
                <w:b/>
              </w:rPr>
              <w:t xml:space="preserve"> </w:t>
            </w:r>
            <w:proofErr w:type="spellStart"/>
            <w:r>
              <w:rPr>
                <w:b/>
              </w:rPr>
              <w:t>im</w:t>
            </w:r>
            <w:proofErr w:type="spellEnd"/>
            <w:r>
              <w:rPr>
                <w:b/>
              </w:rPr>
              <w:t xml:space="preserve">. Prof. </w:t>
            </w:r>
            <w:proofErr w:type="spellStart"/>
            <w:r>
              <w:rPr>
                <w:b/>
              </w:rPr>
              <w:t>Adama</w:t>
            </w:r>
            <w:proofErr w:type="spellEnd"/>
            <w:r>
              <w:rPr>
                <w:b/>
              </w:rPr>
              <w:t xml:space="preserve"> </w:t>
            </w:r>
            <w:proofErr w:type="spellStart"/>
            <w:r>
              <w:rPr>
                <w:b/>
              </w:rPr>
              <w:t>Grucy</w:t>
            </w:r>
            <w:proofErr w:type="spellEnd"/>
            <w:r>
              <w:rPr>
                <w:b/>
              </w:rPr>
              <w:t xml:space="preserve"> CMKP</w:t>
            </w:r>
          </w:p>
          <w:p w14:paraId="1A3A9574" w14:textId="77777777" w:rsidR="00F32304" w:rsidRDefault="00C2620F">
            <w:pPr>
              <w:widowControl w:val="0"/>
              <w:spacing w:before="40"/>
            </w:pPr>
            <w:proofErr w:type="spellStart"/>
            <w:r>
              <w:rPr>
                <w:b/>
              </w:rPr>
              <w:t>Księdza</w:t>
            </w:r>
            <w:proofErr w:type="spellEnd"/>
            <w:r>
              <w:rPr>
                <w:b/>
              </w:rPr>
              <w:t xml:space="preserve"> </w:t>
            </w:r>
            <w:proofErr w:type="spellStart"/>
            <w:r>
              <w:rPr>
                <w:b/>
              </w:rPr>
              <w:t>Stanisława</w:t>
            </w:r>
            <w:proofErr w:type="spellEnd"/>
            <w:r>
              <w:rPr>
                <w:b/>
              </w:rPr>
              <w:t xml:space="preserve"> </w:t>
            </w:r>
            <w:proofErr w:type="spellStart"/>
            <w:r>
              <w:rPr>
                <w:b/>
              </w:rPr>
              <w:t>Konarskiego</w:t>
            </w:r>
            <w:proofErr w:type="spellEnd"/>
            <w:r>
              <w:rPr>
                <w:b/>
              </w:rPr>
              <w:t xml:space="preserve">, 13 - 05-400 </w:t>
            </w:r>
            <w:proofErr w:type="spellStart"/>
            <w:r>
              <w:rPr>
                <w:b/>
              </w:rPr>
              <w:t>Otwock</w:t>
            </w:r>
            <w:proofErr w:type="spellEnd"/>
            <w:r>
              <w:rPr>
                <w:b/>
              </w:rPr>
              <w:t xml:space="preserve">, </w:t>
            </w:r>
            <w:r>
              <w:rPr>
                <w:b/>
              </w:rPr>
              <w:t>Poland</w:t>
            </w:r>
          </w:p>
        </w:tc>
      </w:tr>
      <w:tr w:rsidR="00F32304" w14:paraId="3D363BF8" w14:textId="77777777">
        <w:trPr>
          <w:trHeight w:val="340"/>
          <w:jc w:val="center"/>
        </w:trPr>
        <w:tc>
          <w:tcPr>
            <w:tcW w:w="4705"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73940A80" w14:textId="77777777" w:rsidR="00F32304" w:rsidRDefault="00C2620F">
            <w:pPr>
              <w:widowControl w:val="0"/>
            </w:pPr>
            <w:r>
              <w:rPr>
                <w:rFonts w:cs="Arial"/>
                <w:sz w:val="22"/>
                <w:szCs w:val="22"/>
                <w:lang w:val="en-GB"/>
              </w:rPr>
              <w:t>Attendees, Site/Role</w:t>
            </w:r>
          </w:p>
        </w:tc>
        <w:tc>
          <w:tcPr>
            <w:tcW w:w="4933"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1163D02E" w14:textId="77777777" w:rsidR="00F32304" w:rsidRDefault="00C2620F">
            <w:pPr>
              <w:widowControl w:val="0"/>
            </w:pPr>
            <w:r>
              <w:rPr>
                <w:rFonts w:cs="Arial"/>
                <w:sz w:val="22"/>
                <w:szCs w:val="22"/>
                <w:lang w:val="en-GB"/>
              </w:rPr>
              <w:t>Attendees, Monitor (Sponsor/CRO/other)</w:t>
            </w:r>
          </w:p>
        </w:tc>
      </w:tr>
      <w:tr w:rsidR="00F32304" w14:paraId="1DE43A12" w14:textId="77777777">
        <w:trPr>
          <w:trHeight w:val="720"/>
          <w:jc w:val="center"/>
        </w:trPr>
        <w:tc>
          <w:tcPr>
            <w:tcW w:w="4705" w:type="dxa"/>
            <w:gridSpan w:val="6"/>
            <w:tcBorders>
              <w:top w:val="single" w:sz="4" w:space="0" w:color="000000"/>
              <w:left w:val="single" w:sz="4" w:space="0" w:color="000000"/>
              <w:bottom w:val="single" w:sz="4" w:space="0" w:color="000000"/>
              <w:right w:val="single" w:sz="4" w:space="0" w:color="000000"/>
            </w:tcBorders>
            <w:shd w:val="clear" w:color="auto" w:fill="auto"/>
          </w:tcPr>
          <w:p w14:paraId="64A768F7" w14:textId="77777777" w:rsidR="00F32304" w:rsidRDefault="00C2620F">
            <w:pPr>
              <w:widowControl w:val="0"/>
            </w:pPr>
            <w:r>
              <w:rPr>
                <w:rFonts w:cs="Arial"/>
                <w:b/>
                <w:sz w:val="22"/>
                <w:szCs w:val="22"/>
              </w:rPr>
              <w:t>Dr Julia Macias (SI)</w:t>
            </w:r>
          </w:p>
        </w:tc>
        <w:tc>
          <w:tcPr>
            <w:tcW w:w="4933" w:type="dxa"/>
            <w:gridSpan w:val="4"/>
            <w:tcBorders>
              <w:top w:val="single" w:sz="4" w:space="0" w:color="000000"/>
              <w:left w:val="single" w:sz="4" w:space="0" w:color="000000"/>
              <w:bottom w:val="single" w:sz="4" w:space="0" w:color="000000"/>
              <w:right w:val="single" w:sz="4" w:space="0" w:color="000000"/>
            </w:tcBorders>
            <w:shd w:val="clear" w:color="auto" w:fill="auto"/>
          </w:tcPr>
          <w:p w14:paraId="0572BDB3" w14:textId="77777777" w:rsidR="00F32304" w:rsidRDefault="00C2620F">
            <w:pPr>
              <w:widowControl w:val="0"/>
            </w:pPr>
            <w:r>
              <w:rPr>
                <w:rFonts w:cs="Arial"/>
                <w:b/>
                <w:sz w:val="22"/>
                <w:szCs w:val="22"/>
                <w:lang w:val="en-GB"/>
              </w:rPr>
              <w:t>Adam Kogut</w:t>
            </w:r>
          </w:p>
        </w:tc>
      </w:tr>
      <w:tr w:rsidR="00F32304" w14:paraId="45F29D1E" w14:textId="77777777">
        <w:trPr>
          <w:trHeight w:val="340"/>
          <w:jc w:val="center"/>
        </w:trPr>
        <w:tc>
          <w:tcPr>
            <w:tcW w:w="16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794874D" w14:textId="77777777" w:rsidR="00F32304" w:rsidRDefault="00C2620F">
            <w:pPr>
              <w:widowControl w:val="0"/>
            </w:pPr>
            <w:r>
              <w:rPr>
                <w:rFonts w:cs="Arial"/>
                <w:sz w:val="22"/>
                <w:szCs w:val="22"/>
                <w:lang w:val="en-GB"/>
              </w:rPr>
              <w:t xml:space="preserve">Visit #: </w:t>
            </w:r>
            <w:r>
              <w:rPr>
                <w:rFonts w:cs="Arial"/>
                <w:b/>
                <w:sz w:val="22"/>
                <w:szCs w:val="22"/>
                <w:lang w:val="en-GB"/>
              </w:rPr>
              <w:t>3</w:t>
            </w:r>
          </w:p>
        </w:tc>
        <w:tc>
          <w:tcPr>
            <w:tcW w:w="3045"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781768BD" w14:textId="77777777" w:rsidR="00F32304" w:rsidRDefault="00C2620F">
            <w:pPr>
              <w:widowControl w:val="0"/>
            </w:pPr>
            <w:r>
              <w:rPr>
                <w:rFonts w:cs="Arial"/>
                <w:sz w:val="22"/>
                <w:szCs w:val="22"/>
                <w:lang w:val="en-GB"/>
              </w:rPr>
              <w:t xml:space="preserve">Date of Visit: </w:t>
            </w:r>
            <w:r>
              <w:rPr>
                <w:rFonts w:cs="Arial"/>
                <w:b/>
                <w:sz w:val="22"/>
                <w:szCs w:val="22"/>
                <w:lang w:val="en-GB"/>
              </w:rPr>
              <w:t>09 Jun 2022</w:t>
            </w:r>
          </w:p>
        </w:tc>
        <w:tc>
          <w:tcPr>
            <w:tcW w:w="4933"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351A1DB6" w14:textId="77777777" w:rsidR="00F32304" w:rsidRDefault="00C2620F">
            <w:pPr>
              <w:widowControl w:val="0"/>
            </w:pPr>
            <w:r>
              <w:rPr>
                <w:rFonts w:cs="Arial"/>
                <w:sz w:val="22"/>
                <w:szCs w:val="22"/>
                <w:lang w:val="en-GB"/>
              </w:rPr>
              <w:t xml:space="preserve">Date of previous visit: </w:t>
            </w:r>
            <w:r>
              <w:rPr>
                <w:rFonts w:cs="Arial"/>
                <w:b/>
                <w:sz w:val="22"/>
                <w:szCs w:val="22"/>
                <w:lang w:val="en-GB"/>
              </w:rPr>
              <w:t>03 Feb 2022</w:t>
            </w:r>
          </w:p>
        </w:tc>
      </w:tr>
      <w:tr w:rsidR="00F32304" w14:paraId="306DBB83" w14:textId="77777777">
        <w:trPr>
          <w:jc w:val="center"/>
        </w:trPr>
        <w:tc>
          <w:tcPr>
            <w:tcW w:w="9638" w:type="dxa"/>
            <w:gridSpan w:val="10"/>
            <w:tcBorders>
              <w:top w:val="single" w:sz="4" w:space="0" w:color="000000"/>
              <w:left w:val="single" w:sz="4" w:space="0" w:color="000000"/>
            </w:tcBorders>
            <w:shd w:val="clear" w:color="auto" w:fill="auto"/>
          </w:tcPr>
          <w:p w14:paraId="0782651D" w14:textId="77777777" w:rsidR="00F32304" w:rsidRDefault="00C2620F">
            <w:pPr>
              <w:widowControl w:val="0"/>
              <w:spacing w:before="40"/>
              <w:ind w:left="720"/>
              <w:jc w:val="center"/>
            </w:pPr>
            <w:r>
              <w:rPr>
                <w:rFonts w:cs="Arial"/>
                <w:b/>
                <w:lang w:val="en-GB"/>
              </w:rPr>
              <w:t>SUBJECT ENROLMENT INFORMATION</w:t>
            </w:r>
          </w:p>
        </w:tc>
      </w:tr>
      <w:tr w:rsidR="00F32304" w14:paraId="5745E56A" w14:textId="77777777">
        <w:trPr>
          <w:trHeight w:val="283"/>
          <w:jc w:val="center"/>
        </w:trPr>
        <w:tc>
          <w:tcPr>
            <w:tcW w:w="9638" w:type="dxa"/>
            <w:gridSpan w:val="10"/>
            <w:tcBorders>
              <w:top w:val="single" w:sz="4" w:space="0" w:color="000000"/>
              <w:left w:val="single" w:sz="4" w:space="0" w:color="000000"/>
              <w:bottom w:val="single" w:sz="4" w:space="0" w:color="000000"/>
              <w:right w:val="single" w:sz="4" w:space="0" w:color="000000"/>
            </w:tcBorders>
            <w:shd w:val="clear" w:color="auto" w:fill="auto"/>
            <w:vAlign w:val="center"/>
          </w:tcPr>
          <w:p w14:paraId="7CBF7058" w14:textId="77777777" w:rsidR="00F32304" w:rsidRDefault="00C2620F">
            <w:pPr>
              <w:widowControl w:val="0"/>
            </w:pPr>
            <w:r>
              <w:rPr>
                <w:rFonts w:cs="Arial"/>
                <w:sz w:val="22"/>
                <w:szCs w:val="22"/>
                <w:lang w:val="en-GB"/>
              </w:rPr>
              <w:t>Target Number of subjects:</w:t>
            </w:r>
          </w:p>
        </w:tc>
      </w:tr>
      <w:tr w:rsidR="00F32304" w14:paraId="170D84C1" w14:textId="77777777">
        <w:trPr>
          <w:jc w:val="center"/>
        </w:trPr>
        <w:tc>
          <w:tcPr>
            <w:tcW w:w="1226" w:type="dxa"/>
            <w:tcBorders>
              <w:top w:val="single" w:sz="4" w:space="0" w:color="000000"/>
              <w:left w:val="single" w:sz="4" w:space="0" w:color="000000"/>
              <w:bottom w:val="single" w:sz="4" w:space="0" w:color="000000"/>
              <w:right w:val="single" w:sz="4" w:space="0" w:color="000000"/>
            </w:tcBorders>
            <w:shd w:val="clear" w:color="auto" w:fill="auto"/>
          </w:tcPr>
          <w:p w14:paraId="2F7F00AE" w14:textId="77777777" w:rsidR="00F32304" w:rsidRDefault="00C2620F">
            <w:pPr>
              <w:widowControl w:val="0"/>
              <w:spacing w:before="40"/>
            </w:pPr>
            <w:r>
              <w:rPr>
                <w:rFonts w:cs="Arial"/>
                <w:sz w:val="22"/>
                <w:szCs w:val="22"/>
                <w:lang w:val="en-GB"/>
              </w:rPr>
              <w:t>Number</w:t>
            </w:r>
          </w:p>
          <w:p w14:paraId="3649DFA4" w14:textId="77777777" w:rsidR="00F32304" w:rsidRDefault="00C2620F">
            <w:pPr>
              <w:widowControl w:val="0"/>
              <w:spacing w:before="40"/>
            </w:pPr>
            <w:r>
              <w:rPr>
                <w:rFonts w:cs="Arial"/>
                <w:sz w:val="22"/>
                <w:szCs w:val="22"/>
                <w:lang w:val="en-GB"/>
              </w:rPr>
              <w:t>Screened from logs (including failures)</w:t>
            </w:r>
          </w:p>
        </w:tc>
        <w:tc>
          <w:tcPr>
            <w:tcW w:w="1225" w:type="dxa"/>
            <w:gridSpan w:val="2"/>
            <w:tcBorders>
              <w:top w:val="single" w:sz="4" w:space="0" w:color="000000"/>
              <w:left w:val="single" w:sz="4" w:space="0" w:color="000000"/>
              <w:bottom w:val="single" w:sz="4" w:space="0" w:color="000000"/>
              <w:right w:val="single" w:sz="4" w:space="0" w:color="000000"/>
            </w:tcBorders>
            <w:shd w:val="clear" w:color="auto" w:fill="auto"/>
          </w:tcPr>
          <w:p w14:paraId="4B15548B" w14:textId="77777777" w:rsidR="00F32304" w:rsidRDefault="00C2620F">
            <w:pPr>
              <w:widowControl w:val="0"/>
              <w:jc w:val="center"/>
            </w:pPr>
            <w:r>
              <w:rPr>
                <w:rFonts w:cs="Arial"/>
                <w:sz w:val="22"/>
                <w:szCs w:val="22"/>
                <w:lang w:val="en-GB"/>
              </w:rPr>
              <w:t>Number</w:t>
            </w:r>
          </w:p>
          <w:p w14:paraId="0C593AA8" w14:textId="77777777" w:rsidR="00F32304" w:rsidRDefault="00C2620F">
            <w:pPr>
              <w:widowControl w:val="0"/>
            </w:pPr>
            <w:r>
              <w:rPr>
                <w:rFonts w:cs="Arial"/>
                <w:sz w:val="22"/>
                <w:szCs w:val="22"/>
                <w:lang w:val="en-GB"/>
              </w:rPr>
              <w:t>Screened failure</w:t>
            </w:r>
          </w:p>
        </w:tc>
        <w:tc>
          <w:tcPr>
            <w:tcW w:w="1213" w:type="dxa"/>
            <w:gridSpan w:val="2"/>
            <w:tcBorders>
              <w:top w:val="single" w:sz="4" w:space="0" w:color="000000"/>
              <w:left w:val="single" w:sz="4" w:space="0" w:color="000000"/>
              <w:bottom w:val="single" w:sz="4" w:space="0" w:color="000000"/>
              <w:right w:val="single" w:sz="4" w:space="0" w:color="000000"/>
            </w:tcBorders>
            <w:shd w:val="clear" w:color="auto" w:fill="auto"/>
          </w:tcPr>
          <w:p w14:paraId="562BF08F" w14:textId="77777777" w:rsidR="00F32304" w:rsidRDefault="00C2620F">
            <w:pPr>
              <w:widowControl w:val="0"/>
            </w:pPr>
            <w:r>
              <w:rPr>
                <w:rFonts w:cs="Arial"/>
                <w:sz w:val="22"/>
                <w:szCs w:val="22"/>
                <w:lang w:val="en-GB"/>
              </w:rPr>
              <w:t>Number Enrolled</w:t>
            </w:r>
          </w:p>
        </w:tc>
        <w:tc>
          <w:tcPr>
            <w:tcW w:w="1216" w:type="dxa"/>
            <w:gridSpan w:val="2"/>
            <w:tcBorders>
              <w:top w:val="single" w:sz="4" w:space="0" w:color="000000"/>
              <w:left w:val="single" w:sz="4" w:space="0" w:color="000000"/>
              <w:bottom w:val="single" w:sz="4" w:space="0" w:color="000000"/>
              <w:right w:val="single" w:sz="4" w:space="0" w:color="000000"/>
            </w:tcBorders>
            <w:shd w:val="clear" w:color="auto" w:fill="auto"/>
          </w:tcPr>
          <w:p w14:paraId="6EB87A42" w14:textId="77777777" w:rsidR="00F32304" w:rsidRDefault="00C2620F">
            <w:pPr>
              <w:widowControl w:val="0"/>
            </w:pPr>
            <w:r>
              <w:rPr>
                <w:rFonts w:cs="Arial"/>
                <w:sz w:val="22"/>
                <w:szCs w:val="22"/>
                <w:lang w:val="en-GB"/>
              </w:rPr>
              <w:t>Number Ongoing</w:t>
            </w:r>
          </w:p>
        </w:tc>
        <w:tc>
          <w:tcPr>
            <w:tcW w:w="1281" w:type="dxa"/>
            <w:tcBorders>
              <w:top w:val="single" w:sz="4" w:space="0" w:color="000000"/>
              <w:left w:val="single" w:sz="4" w:space="0" w:color="000000"/>
              <w:bottom w:val="single" w:sz="4" w:space="0" w:color="000000"/>
              <w:right w:val="single" w:sz="4" w:space="0" w:color="000000"/>
            </w:tcBorders>
            <w:shd w:val="clear" w:color="auto" w:fill="auto"/>
          </w:tcPr>
          <w:p w14:paraId="36372DCA" w14:textId="77777777" w:rsidR="00F32304" w:rsidRDefault="00C2620F">
            <w:pPr>
              <w:widowControl w:val="0"/>
            </w:pPr>
            <w:r>
              <w:rPr>
                <w:rFonts w:cs="Arial"/>
                <w:sz w:val="22"/>
                <w:szCs w:val="22"/>
                <w:lang w:val="en-GB"/>
              </w:rPr>
              <w:t>Number Completed</w:t>
            </w:r>
          </w:p>
        </w:tc>
        <w:tc>
          <w:tcPr>
            <w:tcW w:w="3477" w:type="dxa"/>
            <w:gridSpan w:val="2"/>
            <w:tcBorders>
              <w:top w:val="single" w:sz="4" w:space="0" w:color="000000"/>
              <w:left w:val="single" w:sz="4" w:space="0" w:color="000000"/>
              <w:bottom w:val="single" w:sz="4" w:space="0" w:color="000000"/>
              <w:right w:val="single" w:sz="4" w:space="0" w:color="000000"/>
            </w:tcBorders>
            <w:shd w:val="clear" w:color="auto" w:fill="auto"/>
          </w:tcPr>
          <w:p w14:paraId="7DE462F0" w14:textId="77777777" w:rsidR="00F32304" w:rsidRDefault="00C2620F">
            <w:pPr>
              <w:widowControl w:val="0"/>
              <w:jc w:val="center"/>
            </w:pPr>
            <w:r>
              <w:rPr>
                <w:rFonts w:cs="Arial"/>
                <w:sz w:val="22"/>
                <w:szCs w:val="22"/>
                <w:lang w:val="en-GB"/>
              </w:rPr>
              <w:t>Number withdrawn</w:t>
            </w:r>
          </w:p>
          <w:p w14:paraId="3DB4991C" w14:textId="77777777" w:rsidR="00F32304" w:rsidRDefault="00F32304">
            <w:pPr>
              <w:widowControl w:val="0"/>
              <w:rPr>
                <w:rFonts w:cs="Arial"/>
                <w:sz w:val="22"/>
                <w:szCs w:val="22"/>
                <w:lang w:val="en-GB"/>
              </w:rPr>
            </w:pPr>
          </w:p>
          <w:p w14:paraId="54628DD4" w14:textId="77777777" w:rsidR="00F32304" w:rsidRDefault="00F32304">
            <w:pPr>
              <w:widowControl w:val="0"/>
              <w:rPr>
                <w:rFonts w:cs="Arial"/>
                <w:sz w:val="22"/>
                <w:szCs w:val="22"/>
                <w:lang w:val="en-GB"/>
              </w:rPr>
            </w:pPr>
          </w:p>
          <w:p w14:paraId="63E7E2DE" w14:textId="77777777" w:rsidR="00F32304" w:rsidRDefault="00C2620F">
            <w:pPr>
              <w:widowControl w:val="0"/>
            </w:pPr>
            <w:r>
              <w:rPr>
                <w:sz w:val="22"/>
                <w:szCs w:val="22"/>
                <w:lang w:val="en-GB"/>
              </w:rPr>
              <w:t xml:space="preserve">            </w:t>
            </w:r>
            <w:r>
              <w:rPr>
                <w:rFonts w:cs="Arial"/>
                <w:sz w:val="22"/>
                <w:szCs w:val="22"/>
                <w:lang w:val="en-GB"/>
              </w:rPr>
              <w:t>AE                     Other</w:t>
            </w:r>
          </w:p>
          <w:p w14:paraId="51F74B38" w14:textId="77777777" w:rsidR="00F32304" w:rsidRDefault="00F32304">
            <w:pPr>
              <w:widowControl w:val="0"/>
              <w:rPr>
                <w:rFonts w:ascii="Calibri" w:hAnsi="Calibri" w:cs="Calibri"/>
                <w:sz w:val="22"/>
                <w:szCs w:val="22"/>
                <w:lang w:val="en-GB"/>
              </w:rPr>
            </w:pPr>
          </w:p>
        </w:tc>
      </w:tr>
      <w:tr w:rsidR="00F32304" w14:paraId="716152F5" w14:textId="77777777">
        <w:trPr>
          <w:trHeight w:val="510"/>
          <w:jc w:val="center"/>
        </w:trPr>
        <w:tc>
          <w:tcPr>
            <w:tcW w:w="1226" w:type="dxa"/>
            <w:tcBorders>
              <w:top w:val="single" w:sz="6" w:space="0" w:color="000000"/>
              <w:left w:val="single" w:sz="6" w:space="0" w:color="000000"/>
              <w:bottom w:val="single" w:sz="6" w:space="0" w:color="000000"/>
              <w:right w:val="single" w:sz="4" w:space="0" w:color="000000"/>
            </w:tcBorders>
            <w:shd w:val="clear" w:color="auto" w:fill="auto"/>
          </w:tcPr>
          <w:p w14:paraId="7CAA98AE" w14:textId="77777777" w:rsidR="00F32304" w:rsidRDefault="00C2620F">
            <w:pPr>
              <w:widowControl w:val="0"/>
            </w:pPr>
            <w:r>
              <w:rPr>
                <w:sz w:val="22"/>
                <w:szCs w:val="22"/>
                <w:lang w:val="en-GB"/>
              </w:rPr>
              <w:t>13</w:t>
            </w:r>
          </w:p>
        </w:tc>
        <w:tc>
          <w:tcPr>
            <w:tcW w:w="1225" w:type="dxa"/>
            <w:gridSpan w:val="2"/>
            <w:tcBorders>
              <w:top w:val="single" w:sz="6" w:space="0" w:color="000000"/>
              <w:left w:val="single" w:sz="6" w:space="0" w:color="000000"/>
              <w:bottom w:val="single" w:sz="6" w:space="0" w:color="000000"/>
              <w:right w:val="single" w:sz="4" w:space="0" w:color="000000"/>
            </w:tcBorders>
            <w:shd w:val="clear" w:color="auto" w:fill="auto"/>
          </w:tcPr>
          <w:p w14:paraId="37B050BC" w14:textId="77777777" w:rsidR="00F32304" w:rsidRDefault="00C2620F">
            <w:pPr>
              <w:widowControl w:val="0"/>
            </w:pPr>
            <w:r>
              <w:rPr>
                <w:sz w:val="22"/>
                <w:szCs w:val="22"/>
                <w:lang w:val="en-GB"/>
              </w:rPr>
              <w:t>1</w:t>
            </w:r>
          </w:p>
        </w:tc>
        <w:tc>
          <w:tcPr>
            <w:tcW w:w="1213" w:type="dxa"/>
            <w:gridSpan w:val="2"/>
            <w:tcBorders>
              <w:top w:val="single" w:sz="6" w:space="0" w:color="000000"/>
              <w:left w:val="single" w:sz="6" w:space="0" w:color="000000"/>
              <w:bottom w:val="single" w:sz="6" w:space="0" w:color="000000"/>
              <w:right w:val="single" w:sz="4" w:space="0" w:color="000000"/>
            </w:tcBorders>
            <w:shd w:val="clear" w:color="auto" w:fill="auto"/>
          </w:tcPr>
          <w:p w14:paraId="02160A27" w14:textId="77777777" w:rsidR="00F32304" w:rsidRDefault="00C2620F">
            <w:pPr>
              <w:widowControl w:val="0"/>
            </w:pPr>
            <w:r>
              <w:rPr>
                <w:sz w:val="22"/>
                <w:szCs w:val="22"/>
                <w:lang w:val="en-GB"/>
              </w:rPr>
              <w:t>12</w:t>
            </w:r>
          </w:p>
        </w:tc>
        <w:tc>
          <w:tcPr>
            <w:tcW w:w="1216" w:type="dxa"/>
            <w:gridSpan w:val="2"/>
            <w:tcBorders>
              <w:top w:val="single" w:sz="6" w:space="0" w:color="000000"/>
              <w:left w:val="single" w:sz="6" w:space="0" w:color="000000"/>
              <w:bottom w:val="single" w:sz="6" w:space="0" w:color="000000"/>
              <w:right w:val="single" w:sz="4" w:space="0" w:color="000000"/>
            </w:tcBorders>
            <w:shd w:val="clear" w:color="auto" w:fill="auto"/>
          </w:tcPr>
          <w:p w14:paraId="22902315" w14:textId="77777777" w:rsidR="00F32304" w:rsidRDefault="00C2620F">
            <w:pPr>
              <w:widowControl w:val="0"/>
            </w:pPr>
            <w:r>
              <w:rPr>
                <w:sz w:val="22"/>
                <w:szCs w:val="22"/>
                <w:lang w:val="en-GB"/>
              </w:rPr>
              <w:t>11</w:t>
            </w:r>
          </w:p>
        </w:tc>
        <w:tc>
          <w:tcPr>
            <w:tcW w:w="1281" w:type="dxa"/>
            <w:tcBorders>
              <w:top w:val="single" w:sz="6" w:space="0" w:color="000000"/>
              <w:left w:val="single" w:sz="6" w:space="0" w:color="000000"/>
              <w:bottom w:val="single" w:sz="6" w:space="0" w:color="000000"/>
              <w:right w:val="single" w:sz="4" w:space="0" w:color="000000"/>
            </w:tcBorders>
            <w:shd w:val="clear" w:color="auto" w:fill="auto"/>
          </w:tcPr>
          <w:p w14:paraId="0E9E96DB" w14:textId="77777777" w:rsidR="00F32304" w:rsidRDefault="00C2620F">
            <w:pPr>
              <w:widowControl w:val="0"/>
            </w:pPr>
            <w:r>
              <w:rPr>
                <w:sz w:val="22"/>
                <w:szCs w:val="22"/>
                <w:lang w:val="en-GB"/>
              </w:rPr>
              <w:t>0</w:t>
            </w:r>
          </w:p>
        </w:tc>
        <w:tc>
          <w:tcPr>
            <w:tcW w:w="1773" w:type="dxa"/>
            <w:tcBorders>
              <w:top w:val="single" w:sz="6" w:space="0" w:color="000000"/>
              <w:left w:val="single" w:sz="6" w:space="0" w:color="000000"/>
              <w:bottom w:val="single" w:sz="6" w:space="0" w:color="000000"/>
              <w:right w:val="single" w:sz="4" w:space="0" w:color="000000"/>
            </w:tcBorders>
            <w:shd w:val="clear" w:color="auto" w:fill="auto"/>
          </w:tcPr>
          <w:p w14:paraId="750DF8D7" w14:textId="77777777" w:rsidR="00F32304" w:rsidRDefault="00C2620F">
            <w:pPr>
              <w:widowControl w:val="0"/>
            </w:pPr>
            <w:r>
              <w:rPr>
                <w:color w:val="000000"/>
                <w:sz w:val="22"/>
                <w:szCs w:val="22"/>
                <w:lang w:val="en-GB"/>
              </w:rPr>
              <w:t xml:space="preserve">1 </w:t>
            </w:r>
          </w:p>
        </w:tc>
        <w:tc>
          <w:tcPr>
            <w:tcW w:w="1704" w:type="dxa"/>
            <w:tcBorders>
              <w:top w:val="single" w:sz="6" w:space="0" w:color="000000"/>
              <w:left w:val="single" w:sz="6" w:space="0" w:color="000000"/>
              <w:bottom w:val="single" w:sz="6" w:space="0" w:color="000000"/>
              <w:right w:val="single" w:sz="4" w:space="0" w:color="000000"/>
            </w:tcBorders>
            <w:shd w:val="clear" w:color="auto" w:fill="auto"/>
          </w:tcPr>
          <w:p w14:paraId="34105388" w14:textId="77777777" w:rsidR="00F32304" w:rsidRDefault="00F32304">
            <w:pPr>
              <w:widowControl w:val="0"/>
              <w:snapToGrid w:val="0"/>
              <w:rPr>
                <w:color w:val="FF0000"/>
                <w:sz w:val="22"/>
                <w:szCs w:val="22"/>
                <w:lang w:val="en-GB"/>
              </w:rPr>
            </w:pPr>
          </w:p>
        </w:tc>
      </w:tr>
    </w:tbl>
    <w:p w14:paraId="3DB876F1" w14:textId="77777777" w:rsidR="00F32304" w:rsidRDefault="00F32304">
      <w:pPr>
        <w:rPr>
          <w:vanish/>
        </w:rPr>
      </w:pPr>
    </w:p>
    <w:tbl>
      <w:tblPr>
        <w:tblW w:w="9639" w:type="dxa"/>
        <w:jc w:val="center"/>
        <w:tblLayout w:type="fixed"/>
        <w:tblLook w:val="0000" w:firstRow="0" w:lastRow="0" w:firstColumn="0" w:lastColumn="0" w:noHBand="0" w:noVBand="0"/>
      </w:tblPr>
      <w:tblGrid>
        <w:gridCol w:w="3445"/>
        <w:gridCol w:w="2065"/>
        <w:gridCol w:w="2065"/>
        <w:gridCol w:w="2064"/>
      </w:tblGrid>
      <w:tr w:rsidR="00F32304" w14:paraId="159F3F80" w14:textId="77777777">
        <w:trPr>
          <w:trHeight w:val="255"/>
          <w:jc w:val="center"/>
        </w:trPr>
        <w:tc>
          <w:tcPr>
            <w:tcW w:w="3444"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68B7D1CB" w14:textId="77777777" w:rsidR="00F32304" w:rsidRDefault="00C2620F">
            <w:pPr>
              <w:widowControl w:val="0"/>
            </w:pPr>
            <w:r>
              <w:rPr>
                <w:rFonts w:cs="Arial"/>
                <w:sz w:val="22"/>
                <w:szCs w:val="22"/>
                <w:lang w:val="en-GB"/>
              </w:rPr>
              <w:t>Is the recruitment rate satisfactory?</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6EF83534" w14:textId="77777777" w:rsidR="00F32304" w:rsidRDefault="00C2620F">
            <w:pPr>
              <w:widowControl w:val="0"/>
              <w:jc w:val="center"/>
            </w:pPr>
            <w:r>
              <w:rPr>
                <w:rFonts w:cs="Arial"/>
                <w:sz w:val="22"/>
                <w:szCs w:val="22"/>
                <w:lang w:val="en-GB"/>
              </w:rPr>
              <w:t>Yes</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431E11A3" w14:textId="77777777" w:rsidR="00F32304" w:rsidRDefault="00C2620F">
            <w:pPr>
              <w:widowControl w:val="0"/>
              <w:jc w:val="center"/>
            </w:pPr>
            <w:r>
              <w:rPr>
                <w:rFonts w:cs="Arial"/>
                <w:sz w:val="22"/>
                <w:szCs w:val="22"/>
                <w:lang w:val="en-GB"/>
              </w:rPr>
              <w:t>No</w:t>
            </w:r>
          </w:p>
        </w:tc>
        <w:tc>
          <w:tcPr>
            <w:tcW w:w="2064" w:type="dxa"/>
            <w:tcBorders>
              <w:top w:val="single" w:sz="4" w:space="0" w:color="000000"/>
              <w:left w:val="single" w:sz="4" w:space="0" w:color="000000"/>
              <w:bottom w:val="single" w:sz="4" w:space="0" w:color="000000"/>
              <w:right w:val="single" w:sz="4" w:space="0" w:color="000000"/>
            </w:tcBorders>
            <w:shd w:val="clear" w:color="auto" w:fill="F2F2F2"/>
          </w:tcPr>
          <w:p w14:paraId="73977CE5" w14:textId="77777777" w:rsidR="00F32304" w:rsidRDefault="00C2620F">
            <w:pPr>
              <w:widowControl w:val="0"/>
              <w:jc w:val="center"/>
            </w:pPr>
            <w:r>
              <w:rPr>
                <w:rFonts w:cs="Arial"/>
                <w:sz w:val="22"/>
                <w:szCs w:val="22"/>
                <w:lang w:val="en-GB"/>
              </w:rPr>
              <w:t>NA</w:t>
            </w:r>
          </w:p>
        </w:tc>
      </w:tr>
      <w:tr w:rsidR="00F32304" w14:paraId="32BF4FD7" w14:textId="77777777">
        <w:trPr>
          <w:trHeight w:val="255"/>
          <w:jc w:val="center"/>
        </w:trPr>
        <w:tc>
          <w:tcPr>
            <w:tcW w:w="3444" w:type="dxa"/>
            <w:vMerge/>
            <w:tcBorders>
              <w:top w:val="single" w:sz="4" w:space="0" w:color="000000"/>
              <w:left w:val="single" w:sz="4" w:space="0" w:color="000000"/>
              <w:bottom w:val="single" w:sz="4" w:space="0" w:color="000000"/>
              <w:right w:val="single" w:sz="4" w:space="0" w:color="000000"/>
            </w:tcBorders>
            <w:shd w:val="clear" w:color="auto" w:fill="auto"/>
          </w:tcPr>
          <w:p w14:paraId="1953D0F8" w14:textId="77777777" w:rsidR="00F32304" w:rsidRDefault="00F32304">
            <w:pPr>
              <w:widowControl w:val="0"/>
              <w:snapToGrid w:val="0"/>
              <w:rPr>
                <w:rFonts w:cs="Arial"/>
                <w:sz w:val="22"/>
                <w:szCs w:val="22"/>
                <w:lang w:val="en-GB"/>
              </w:rPr>
            </w:pPr>
          </w:p>
        </w:tc>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8467CD"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0" w:name="__Fieldmark__106_2968883822"/>
            <w:bookmarkStart w:id="1" w:name="__Fieldmark__271_543564686"/>
            <w:bookmarkEnd w:id="0"/>
            <w:r>
              <w:fldChar w:fldCharType="end"/>
            </w:r>
            <w:bookmarkEnd w:id="1"/>
          </w:p>
        </w:tc>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8EF5AB"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2" w:name="__Fieldmark__111_2968883822"/>
            <w:bookmarkStart w:id="3" w:name="__Fieldmark__273_543564686"/>
            <w:bookmarkEnd w:id="2"/>
            <w:r>
              <w:fldChar w:fldCharType="end"/>
            </w:r>
            <w:bookmarkEnd w:id="3"/>
          </w:p>
        </w:tc>
        <w:tc>
          <w:tcPr>
            <w:tcW w:w="20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7384EC"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4" w:name="__Fieldmark__116_2968883822"/>
            <w:bookmarkStart w:id="5" w:name="__Fieldmark__274_543564686"/>
            <w:bookmarkEnd w:id="4"/>
            <w:r>
              <w:fldChar w:fldCharType="end"/>
            </w:r>
            <w:bookmarkEnd w:id="5"/>
          </w:p>
        </w:tc>
      </w:tr>
      <w:tr w:rsidR="00F32304" w14:paraId="38648FB0" w14:textId="77777777">
        <w:trPr>
          <w:trHeight w:val="620"/>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F2F2F2"/>
          </w:tcPr>
          <w:p w14:paraId="7066B97A" w14:textId="77777777" w:rsidR="00F32304" w:rsidRDefault="00C2620F">
            <w:pPr>
              <w:widowControl w:val="0"/>
            </w:pPr>
            <w:r>
              <w:rPr>
                <w:rFonts w:cs="Arial"/>
                <w:sz w:val="22"/>
                <w:szCs w:val="22"/>
                <w:lang w:val="en-GB"/>
              </w:rPr>
              <w:t xml:space="preserve">Comments </w:t>
            </w:r>
          </w:p>
        </w:tc>
        <w:tc>
          <w:tcPr>
            <w:tcW w:w="6194" w:type="dxa"/>
            <w:gridSpan w:val="3"/>
            <w:tcBorders>
              <w:top w:val="single" w:sz="4" w:space="0" w:color="000000"/>
              <w:left w:val="single" w:sz="4" w:space="0" w:color="000000"/>
              <w:bottom w:val="single" w:sz="4" w:space="0" w:color="000000"/>
              <w:right w:val="single" w:sz="4" w:space="0" w:color="000000"/>
            </w:tcBorders>
            <w:shd w:val="clear" w:color="auto" w:fill="FFFFFF"/>
          </w:tcPr>
          <w:p w14:paraId="2FE67D60" w14:textId="42B71D87" w:rsidR="00F32304" w:rsidRDefault="00C2620F">
            <w:pPr>
              <w:widowControl w:val="0"/>
            </w:pPr>
            <w:r>
              <w:rPr>
                <w:rFonts w:cs="Arial"/>
                <w:sz w:val="22"/>
                <w:szCs w:val="22"/>
                <w:lang w:val="en-GB"/>
              </w:rPr>
              <w:t xml:space="preserve">The enrolment is slightly below </w:t>
            </w:r>
            <w:r>
              <w:rPr>
                <w:rFonts w:cs="Arial"/>
                <w:sz w:val="22"/>
                <w:szCs w:val="22"/>
                <w:lang w:val="en-GB"/>
              </w:rPr>
              <w:t xml:space="preserve">the expectations </w:t>
            </w:r>
            <w:proofErr w:type="spellStart"/>
            <w:r>
              <w:rPr>
                <w:rFonts w:cs="Arial"/>
                <w:sz w:val="22"/>
                <w:szCs w:val="22"/>
                <w:lang w:val="en-GB"/>
              </w:rPr>
              <w:t>infact</w:t>
            </w:r>
            <w:proofErr w:type="spellEnd"/>
            <w:r>
              <w:rPr>
                <w:rFonts w:cs="Arial"/>
                <w:sz w:val="22"/>
                <w:szCs w:val="22"/>
                <w:lang w:val="en-GB"/>
              </w:rPr>
              <w:t xml:space="preserve"> the planned patients agreed with the PI are 2 patients per months, whereas here we have 1,3 patients per month</w:t>
            </w:r>
            <w:r>
              <w:rPr>
                <w:rFonts w:cs="Arial"/>
                <w:sz w:val="22"/>
                <w:szCs w:val="22"/>
                <w:lang w:val="en-GB"/>
              </w:rPr>
              <w:t xml:space="preserve"> </w:t>
            </w:r>
            <w:r>
              <w:rPr>
                <w:rFonts w:cs="Arial"/>
                <w:sz w:val="22"/>
                <w:szCs w:val="22"/>
                <w:lang w:val="en-GB"/>
              </w:rPr>
              <w:t>The</w:t>
            </w:r>
            <w:r>
              <w:rPr>
                <w:rFonts w:cs="Arial"/>
                <w:sz w:val="22"/>
                <w:szCs w:val="22"/>
                <w:lang w:val="en-GB"/>
              </w:rPr>
              <w:t xml:space="preserve"> site staff is looking for potential eligible subjects.</w:t>
            </w:r>
          </w:p>
        </w:tc>
      </w:tr>
    </w:tbl>
    <w:p w14:paraId="04E9152E" w14:textId="77777777" w:rsidR="00F32304" w:rsidRDefault="00F32304">
      <w:pPr>
        <w:rPr>
          <w:rFonts w:cs="Arial"/>
          <w:sz w:val="22"/>
          <w:szCs w:val="22"/>
          <w:lang w:val="en-GB"/>
        </w:rPr>
      </w:pPr>
    </w:p>
    <w:tbl>
      <w:tblPr>
        <w:tblW w:w="9639" w:type="dxa"/>
        <w:jc w:val="center"/>
        <w:tblLayout w:type="fixed"/>
        <w:tblLook w:val="0000" w:firstRow="0" w:lastRow="0" w:firstColumn="0" w:lastColumn="0" w:noHBand="0" w:noVBand="0"/>
      </w:tblPr>
      <w:tblGrid>
        <w:gridCol w:w="3452"/>
        <w:gridCol w:w="2065"/>
        <w:gridCol w:w="2061"/>
        <w:gridCol w:w="2061"/>
      </w:tblGrid>
      <w:tr w:rsidR="00F32304" w14:paraId="71CC548F" w14:textId="77777777">
        <w:trPr>
          <w:trHeight w:val="340"/>
          <w:jc w:val="center"/>
        </w:trPr>
        <w:tc>
          <w:tcPr>
            <w:tcW w:w="9638" w:type="dxa"/>
            <w:gridSpan w:val="4"/>
            <w:tcBorders>
              <w:top w:val="single" w:sz="4" w:space="0" w:color="000000"/>
              <w:left w:val="single" w:sz="4" w:space="0" w:color="000000"/>
              <w:bottom w:val="single" w:sz="4" w:space="0" w:color="000000"/>
              <w:right w:val="single" w:sz="4" w:space="0" w:color="000000"/>
            </w:tcBorders>
            <w:shd w:val="clear" w:color="auto" w:fill="C9C9C9"/>
            <w:vAlign w:val="center"/>
          </w:tcPr>
          <w:p w14:paraId="7CDE28B3" w14:textId="77777777" w:rsidR="00F32304" w:rsidRDefault="00C2620F">
            <w:pPr>
              <w:widowControl w:val="0"/>
              <w:jc w:val="center"/>
            </w:pPr>
            <w:r>
              <w:rPr>
                <w:rFonts w:cs="Arial"/>
                <w:b/>
                <w:bCs/>
                <w:lang w:val="en-GB"/>
              </w:rPr>
              <w:t>2. Site Staff</w:t>
            </w:r>
          </w:p>
        </w:tc>
      </w:tr>
      <w:tr w:rsidR="00F32304" w14:paraId="2CAC3AA3" w14:textId="77777777">
        <w:trPr>
          <w:trHeight w:val="255"/>
          <w:jc w:val="center"/>
        </w:trPr>
        <w:tc>
          <w:tcPr>
            <w:tcW w:w="3451"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46D4E3C4" w14:textId="77777777" w:rsidR="00F32304" w:rsidRDefault="00C2620F">
            <w:pPr>
              <w:widowControl w:val="0"/>
            </w:pPr>
            <w:bookmarkStart w:id="6" w:name="_Hlk525805478"/>
            <w:bookmarkEnd w:id="6"/>
            <w:r>
              <w:rPr>
                <w:rFonts w:cs="Arial"/>
                <w:sz w:val="22"/>
                <w:szCs w:val="22"/>
                <w:lang w:val="en-GB"/>
              </w:rPr>
              <w:t xml:space="preserve">Changes to SSDDL since previous visit (if “Yes”, please specify below)? </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7032ACBE" w14:textId="77777777" w:rsidR="00F32304" w:rsidRDefault="00C2620F">
            <w:pPr>
              <w:widowControl w:val="0"/>
              <w:jc w:val="center"/>
            </w:pPr>
            <w:r>
              <w:rPr>
                <w:rFonts w:cs="Arial"/>
                <w:sz w:val="22"/>
                <w:szCs w:val="22"/>
                <w:lang w:val="en-GB"/>
              </w:rPr>
              <w:t>Yes</w:t>
            </w:r>
          </w:p>
        </w:tc>
        <w:tc>
          <w:tcPr>
            <w:tcW w:w="2061" w:type="dxa"/>
            <w:tcBorders>
              <w:top w:val="single" w:sz="4" w:space="0" w:color="000000"/>
              <w:left w:val="single" w:sz="4" w:space="0" w:color="000000"/>
              <w:bottom w:val="single" w:sz="4" w:space="0" w:color="000000"/>
              <w:right w:val="single" w:sz="4" w:space="0" w:color="000000"/>
            </w:tcBorders>
            <w:shd w:val="clear" w:color="auto" w:fill="F2F2F2"/>
          </w:tcPr>
          <w:p w14:paraId="6319ED5B" w14:textId="77777777" w:rsidR="00F32304" w:rsidRDefault="00C2620F">
            <w:pPr>
              <w:widowControl w:val="0"/>
              <w:jc w:val="center"/>
            </w:pPr>
            <w:r>
              <w:rPr>
                <w:rFonts w:cs="Arial"/>
                <w:sz w:val="22"/>
                <w:szCs w:val="22"/>
                <w:lang w:val="en-GB"/>
              </w:rPr>
              <w:t>No</w:t>
            </w:r>
          </w:p>
        </w:tc>
        <w:tc>
          <w:tcPr>
            <w:tcW w:w="2061" w:type="dxa"/>
            <w:tcBorders>
              <w:top w:val="single" w:sz="4" w:space="0" w:color="000000"/>
              <w:left w:val="single" w:sz="4" w:space="0" w:color="000000"/>
              <w:bottom w:val="single" w:sz="4" w:space="0" w:color="000000"/>
              <w:right w:val="single" w:sz="4" w:space="0" w:color="000000"/>
            </w:tcBorders>
            <w:shd w:val="clear" w:color="auto" w:fill="F2F2F2"/>
          </w:tcPr>
          <w:p w14:paraId="74B3B178" w14:textId="77777777" w:rsidR="00F32304" w:rsidRDefault="00C2620F">
            <w:pPr>
              <w:widowControl w:val="0"/>
              <w:jc w:val="center"/>
            </w:pPr>
            <w:r>
              <w:rPr>
                <w:rFonts w:cs="Arial"/>
                <w:sz w:val="22"/>
                <w:szCs w:val="22"/>
                <w:lang w:val="en-GB"/>
              </w:rPr>
              <w:t>NA</w:t>
            </w:r>
          </w:p>
        </w:tc>
      </w:tr>
      <w:tr w:rsidR="00F32304" w14:paraId="1EBE5328" w14:textId="77777777">
        <w:trPr>
          <w:trHeight w:val="255"/>
          <w:jc w:val="center"/>
        </w:trPr>
        <w:tc>
          <w:tcPr>
            <w:tcW w:w="3451" w:type="dxa"/>
            <w:vMerge/>
            <w:tcBorders>
              <w:top w:val="single" w:sz="4" w:space="0" w:color="000000"/>
              <w:left w:val="single" w:sz="4" w:space="0" w:color="000000"/>
              <w:bottom w:val="single" w:sz="4" w:space="0" w:color="000000"/>
              <w:right w:val="single" w:sz="4" w:space="0" w:color="000000"/>
            </w:tcBorders>
            <w:shd w:val="clear" w:color="auto" w:fill="auto"/>
          </w:tcPr>
          <w:p w14:paraId="6652445F" w14:textId="77777777" w:rsidR="00F32304" w:rsidRDefault="00F32304">
            <w:pPr>
              <w:widowControl w:val="0"/>
              <w:snapToGrid w:val="0"/>
              <w:rPr>
                <w:rFonts w:cs="Arial"/>
                <w:sz w:val="22"/>
                <w:szCs w:val="22"/>
                <w:lang w:val="en-GB"/>
              </w:rPr>
            </w:pPr>
          </w:p>
        </w:tc>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15E373"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7" w:name="__Fieldmark__157_2968883822"/>
            <w:bookmarkStart w:id="8" w:name="__Fieldmark__275_543564686"/>
            <w:bookmarkEnd w:id="7"/>
            <w:r>
              <w:fldChar w:fldCharType="end"/>
            </w:r>
            <w:bookmarkEnd w:id="8"/>
          </w:p>
        </w:tc>
        <w:tc>
          <w:tcPr>
            <w:tcW w:w="2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C3A50B"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9" w:name="__Fieldmark__162_2968883822"/>
            <w:bookmarkStart w:id="10" w:name="__Fieldmark__276_543564686"/>
            <w:bookmarkEnd w:id="9"/>
            <w:r>
              <w:fldChar w:fldCharType="end"/>
            </w:r>
            <w:bookmarkEnd w:id="10"/>
          </w:p>
        </w:tc>
        <w:tc>
          <w:tcPr>
            <w:tcW w:w="2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9F70FD"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1" w:name="__Fieldmark__167_2968883822"/>
            <w:bookmarkStart w:id="12" w:name="__Fieldmark__277_543564686"/>
            <w:bookmarkEnd w:id="11"/>
            <w:r>
              <w:fldChar w:fldCharType="end"/>
            </w:r>
            <w:bookmarkEnd w:id="12"/>
          </w:p>
        </w:tc>
      </w:tr>
      <w:tr w:rsidR="00F32304" w14:paraId="06E73627" w14:textId="77777777">
        <w:trPr>
          <w:trHeight w:val="620"/>
          <w:jc w:val="center"/>
        </w:trPr>
        <w:tc>
          <w:tcPr>
            <w:tcW w:w="3451" w:type="dxa"/>
            <w:tcBorders>
              <w:top w:val="single" w:sz="4" w:space="0" w:color="000000"/>
              <w:left w:val="single" w:sz="4" w:space="0" w:color="000000"/>
              <w:bottom w:val="single" w:sz="4" w:space="0" w:color="000000"/>
              <w:right w:val="single" w:sz="4" w:space="0" w:color="000000"/>
            </w:tcBorders>
            <w:shd w:val="clear" w:color="auto" w:fill="F2F2F2"/>
          </w:tcPr>
          <w:p w14:paraId="0688F6AF" w14:textId="77777777" w:rsidR="00F32304" w:rsidRDefault="00C2620F">
            <w:pPr>
              <w:widowControl w:val="0"/>
            </w:pPr>
            <w:bookmarkStart w:id="13" w:name="_Hlk54192785"/>
            <w:bookmarkEnd w:id="13"/>
            <w:r>
              <w:rPr>
                <w:rFonts w:cs="Arial"/>
                <w:sz w:val="22"/>
                <w:szCs w:val="22"/>
                <w:lang w:val="en-GB"/>
              </w:rPr>
              <w:t xml:space="preserve">Comments </w:t>
            </w:r>
          </w:p>
        </w:tc>
        <w:tc>
          <w:tcPr>
            <w:tcW w:w="6187" w:type="dxa"/>
            <w:gridSpan w:val="3"/>
            <w:tcBorders>
              <w:top w:val="single" w:sz="4" w:space="0" w:color="000000"/>
              <w:left w:val="single" w:sz="4" w:space="0" w:color="000000"/>
              <w:bottom w:val="single" w:sz="4" w:space="0" w:color="000000"/>
              <w:right w:val="single" w:sz="4" w:space="0" w:color="000000"/>
            </w:tcBorders>
            <w:shd w:val="clear" w:color="auto" w:fill="FFFFFF"/>
          </w:tcPr>
          <w:p w14:paraId="4F6C402F" w14:textId="77777777" w:rsidR="00F32304" w:rsidRDefault="00C2620F">
            <w:pPr>
              <w:widowControl w:val="0"/>
            </w:pPr>
            <w:r>
              <w:rPr>
                <w:rFonts w:cs="Arial"/>
                <w:sz w:val="22"/>
                <w:szCs w:val="22"/>
                <w:lang w:val="en-GB"/>
              </w:rPr>
              <w:t xml:space="preserve">There were no changes in site staff since the </w:t>
            </w:r>
            <w:r>
              <w:rPr>
                <w:rFonts w:cs="Arial"/>
                <w:sz w:val="22"/>
                <w:szCs w:val="22"/>
                <w:lang w:val="en-GB"/>
              </w:rPr>
              <w:t>previous visit.</w:t>
            </w:r>
          </w:p>
        </w:tc>
      </w:tr>
      <w:tr w:rsidR="00F32304" w14:paraId="7BA78002" w14:textId="77777777">
        <w:trPr>
          <w:trHeight w:val="255"/>
          <w:jc w:val="center"/>
        </w:trPr>
        <w:tc>
          <w:tcPr>
            <w:tcW w:w="3451"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6F1518EF" w14:textId="77777777" w:rsidR="00F32304" w:rsidRDefault="00C2620F">
            <w:pPr>
              <w:widowControl w:val="0"/>
            </w:pPr>
            <w:bookmarkStart w:id="14" w:name="_Hlk54192797"/>
            <w:bookmarkEnd w:id="14"/>
            <w:r>
              <w:rPr>
                <w:rFonts w:cs="Arial"/>
                <w:sz w:val="22"/>
                <w:szCs w:val="22"/>
                <w:lang w:val="en-GB"/>
              </w:rPr>
              <w:t xml:space="preserve">Has the assignment of all study personnel remained </w:t>
            </w:r>
            <w:proofErr w:type="gramStart"/>
            <w:r>
              <w:rPr>
                <w:rFonts w:cs="Arial"/>
                <w:sz w:val="22"/>
                <w:szCs w:val="22"/>
                <w:lang w:val="en-GB"/>
              </w:rPr>
              <w:t>consistent</w:t>
            </w:r>
            <w:proofErr w:type="gramEnd"/>
            <w:r>
              <w:rPr>
                <w:rFonts w:cs="Arial"/>
                <w:sz w:val="22"/>
                <w:szCs w:val="22"/>
                <w:lang w:val="en-GB"/>
              </w:rPr>
              <w:t xml:space="preserve"> and the Responsibilities /Signature Log been maintained? </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176A6D75" w14:textId="77777777" w:rsidR="00F32304" w:rsidRDefault="00C2620F">
            <w:pPr>
              <w:widowControl w:val="0"/>
              <w:jc w:val="center"/>
            </w:pPr>
            <w:r>
              <w:rPr>
                <w:rFonts w:cs="Arial"/>
                <w:sz w:val="22"/>
                <w:szCs w:val="22"/>
                <w:lang w:val="en-GB"/>
              </w:rPr>
              <w:t>Yes</w:t>
            </w:r>
          </w:p>
        </w:tc>
        <w:tc>
          <w:tcPr>
            <w:tcW w:w="2061" w:type="dxa"/>
            <w:tcBorders>
              <w:top w:val="single" w:sz="4" w:space="0" w:color="000000"/>
              <w:left w:val="single" w:sz="4" w:space="0" w:color="000000"/>
              <w:bottom w:val="single" w:sz="4" w:space="0" w:color="000000"/>
              <w:right w:val="single" w:sz="4" w:space="0" w:color="000000"/>
            </w:tcBorders>
            <w:shd w:val="clear" w:color="auto" w:fill="F2F2F2"/>
          </w:tcPr>
          <w:p w14:paraId="68F5D2E1" w14:textId="77777777" w:rsidR="00F32304" w:rsidRDefault="00C2620F">
            <w:pPr>
              <w:widowControl w:val="0"/>
              <w:jc w:val="center"/>
            </w:pPr>
            <w:r>
              <w:rPr>
                <w:rFonts w:cs="Arial"/>
                <w:sz w:val="22"/>
                <w:szCs w:val="22"/>
                <w:lang w:val="en-GB"/>
              </w:rPr>
              <w:t>No</w:t>
            </w:r>
          </w:p>
        </w:tc>
        <w:tc>
          <w:tcPr>
            <w:tcW w:w="2061" w:type="dxa"/>
            <w:tcBorders>
              <w:top w:val="single" w:sz="4" w:space="0" w:color="000000"/>
              <w:left w:val="single" w:sz="4" w:space="0" w:color="000000"/>
              <w:bottom w:val="single" w:sz="4" w:space="0" w:color="000000"/>
              <w:right w:val="single" w:sz="4" w:space="0" w:color="000000"/>
            </w:tcBorders>
            <w:shd w:val="clear" w:color="auto" w:fill="F2F2F2"/>
          </w:tcPr>
          <w:p w14:paraId="39A7F67A" w14:textId="77777777" w:rsidR="00F32304" w:rsidRDefault="00C2620F">
            <w:pPr>
              <w:widowControl w:val="0"/>
              <w:jc w:val="center"/>
            </w:pPr>
            <w:r>
              <w:rPr>
                <w:rFonts w:cs="Arial"/>
                <w:sz w:val="22"/>
                <w:szCs w:val="22"/>
                <w:lang w:val="en-GB"/>
              </w:rPr>
              <w:t>NA</w:t>
            </w:r>
          </w:p>
        </w:tc>
      </w:tr>
      <w:tr w:rsidR="00F32304" w14:paraId="4D9D3126" w14:textId="77777777">
        <w:trPr>
          <w:trHeight w:val="728"/>
          <w:jc w:val="center"/>
        </w:trPr>
        <w:tc>
          <w:tcPr>
            <w:tcW w:w="3451" w:type="dxa"/>
            <w:vMerge/>
            <w:tcBorders>
              <w:top w:val="single" w:sz="4" w:space="0" w:color="000000"/>
              <w:left w:val="single" w:sz="4" w:space="0" w:color="000000"/>
              <w:bottom w:val="single" w:sz="4" w:space="0" w:color="000000"/>
              <w:right w:val="single" w:sz="4" w:space="0" w:color="000000"/>
            </w:tcBorders>
            <w:shd w:val="clear" w:color="auto" w:fill="auto"/>
          </w:tcPr>
          <w:p w14:paraId="63E6B6D3" w14:textId="77777777" w:rsidR="00F32304" w:rsidRDefault="00F32304">
            <w:pPr>
              <w:widowControl w:val="0"/>
              <w:snapToGrid w:val="0"/>
              <w:rPr>
                <w:rFonts w:cs="Arial"/>
                <w:sz w:val="22"/>
                <w:szCs w:val="22"/>
                <w:lang w:val="en-GB"/>
              </w:rPr>
            </w:pPr>
          </w:p>
        </w:tc>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009E49"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15" w:name="__Fieldmark__184_2968883822"/>
            <w:bookmarkStart w:id="16" w:name="__Fieldmark__278_543564686"/>
            <w:bookmarkEnd w:id="15"/>
            <w:r>
              <w:fldChar w:fldCharType="end"/>
            </w:r>
            <w:bookmarkEnd w:id="16"/>
          </w:p>
        </w:tc>
        <w:tc>
          <w:tcPr>
            <w:tcW w:w="2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C523FF"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7" w:name="__Fieldmark__189_2968883822"/>
            <w:bookmarkStart w:id="18" w:name="__Fieldmark__279_543564686"/>
            <w:bookmarkEnd w:id="17"/>
            <w:r>
              <w:fldChar w:fldCharType="end"/>
            </w:r>
            <w:bookmarkEnd w:id="18"/>
          </w:p>
        </w:tc>
        <w:tc>
          <w:tcPr>
            <w:tcW w:w="2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02C06E"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9" w:name="__Fieldmark__194_2968883822"/>
            <w:bookmarkStart w:id="20" w:name="__Fieldmark__280_543564686"/>
            <w:bookmarkEnd w:id="19"/>
            <w:r>
              <w:fldChar w:fldCharType="end"/>
            </w:r>
            <w:bookmarkEnd w:id="20"/>
          </w:p>
        </w:tc>
      </w:tr>
      <w:tr w:rsidR="00F32304" w14:paraId="5B0C2A9D" w14:textId="77777777">
        <w:trPr>
          <w:trHeight w:val="620"/>
          <w:jc w:val="center"/>
        </w:trPr>
        <w:tc>
          <w:tcPr>
            <w:tcW w:w="3451" w:type="dxa"/>
            <w:tcBorders>
              <w:top w:val="single" w:sz="4" w:space="0" w:color="000000"/>
              <w:left w:val="single" w:sz="4" w:space="0" w:color="000000"/>
              <w:bottom w:val="single" w:sz="4" w:space="0" w:color="000000"/>
              <w:right w:val="single" w:sz="4" w:space="0" w:color="000000"/>
            </w:tcBorders>
            <w:shd w:val="clear" w:color="auto" w:fill="F2F2F2"/>
          </w:tcPr>
          <w:p w14:paraId="22735BF1" w14:textId="77777777" w:rsidR="00F32304" w:rsidRDefault="00C2620F">
            <w:pPr>
              <w:widowControl w:val="0"/>
            </w:pPr>
            <w:r>
              <w:rPr>
                <w:rFonts w:cs="Arial"/>
                <w:sz w:val="22"/>
                <w:szCs w:val="22"/>
                <w:lang w:val="en-GB"/>
              </w:rPr>
              <w:t>Comments</w:t>
            </w:r>
          </w:p>
        </w:tc>
        <w:tc>
          <w:tcPr>
            <w:tcW w:w="6187" w:type="dxa"/>
            <w:gridSpan w:val="3"/>
            <w:tcBorders>
              <w:top w:val="single" w:sz="4" w:space="0" w:color="000000"/>
              <w:left w:val="single" w:sz="4" w:space="0" w:color="000000"/>
              <w:bottom w:val="single" w:sz="4" w:space="0" w:color="000000"/>
              <w:right w:val="single" w:sz="4" w:space="0" w:color="000000"/>
            </w:tcBorders>
            <w:shd w:val="clear" w:color="auto" w:fill="FFFFFF"/>
          </w:tcPr>
          <w:p w14:paraId="3E9AFDEC" w14:textId="77777777" w:rsidR="00F32304" w:rsidRDefault="00F32304">
            <w:pPr>
              <w:widowControl w:val="0"/>
              <w:snapToGrid w:val="0"/>
              <w:rPr>
                <w:rFonts w:cs="Arial"/>
                <w:sz w:val="22"/>
                <w:szCs w:val="22"/>
                <w:lang w:val="en-GB"/>
              </w:rPr>
            </w:pPr>
          </w:p>
        </w:tc>
      </w:tr>
      <w:tr w:rsidR="00F32304" w14:paraId="5A398072" w14:textId="77777777">
        <w:trPr>
          <w:trHeight w:val="255"/>
          <w:jc w:val="center"/>
        </w:trPr>
        <w:tc>
          <w:tcPr>
            <w:tcW w:w="3451"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7CCBA7BE" w14:textId="77777777" w:rsidR="00F32304" w:rsidRDefault="00C2620F">
            <w:pPr>
              <w:widowControl w:val="0"/>
            </w:pPr>
            <w:r>
              <w:rPr>
                <w:sz w:val="22"/>
                <w:szCs w:val="22"/>
                <w:lang w:val="en-GB"/>
              </w:rPr>
              <w:t>Are training logs completed and available at the s</w:t>
            </w:r>
            <w:r>
              <w:rPr>
                <w:sz w:val="22"/>
                <w:szCs w:val="22"/>
                <w:lang w:val="en-GB"/>
              </w:rPr>
              <w:t>ite? (if “No”, please specify below)</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2BEF14A4" w14:textId="77777777" w:rsidR="00F32304" w:rsidRDefault="00C2620F">
            <w:pPr>
              <w:widowControl w:val="0"/>
              <w:jc w:val="center"/>
            </w:pPr>
            <w:r>
              <w:rPr>
                <w:rFonts w:cs="Arial"/>
                <w:sz w:val="22"/>
                <w:szCs w:val="22"/>
                <w:lang w:val="en-GB"/>
              </w:rPr>
              <w:t>Yes</w:t>
            </w:r>
          </w:p>
        </w:tc>
        <w:tc>
          <w:tcPr>
            <w:tcW w:w="2061" w:type="dxa"/>
            <w:tcBorders>
              <w:top w:val="single" w:sz="4" w:space="0" w:color="000000"/>
              <w:left w:val="single" w:sz="4" w:space="0" w:color="000000"/>
              <w:bottom w:val="single" w:sz="4" w:space="0" w:color="000000"/>
              <w:right w:val="single" w:sz="4" w:space="0" w:color="000000"/>
            </w:tcBorders>
            <w:shd w:val="clear" w:color="auto" w:fill="F2F2F2"/>
          </w:tcPr>
          <w:p w14:paraId="0DF7B1B8" w14:textId="77777777" w:rsidR="00F32304" w:rsidRDefault="00C2620F">
            <w:pPr>
              <w:widowControl w:val="0"/>
              <w:jc w:val="center"/>
            </w:pPr>
            <w:r>
              <w:rPr>
                <w:rFonts w:cs="Arial"/>
                <w:sz w:val="22"/>
                <w:szCs w:val="22"/>
                <w:lang w:val="en-GB"/>
              </w:rPr>
              <w:t>No</w:t>
            </w:r>
          </w:p>
        </w:tc>
        <w:tc>
          <w:tcPr>
            <w:tcW w:w="2061" w:type="dxa"/>
            <w:tcBorders>
              <w:top w:val="single" w:sz="4" w:space="0" w:color="000000"/>
              <w:left w:val="single" w:sz="4" w:space="0" w:color="000000"/>
              <w:bottom w:val="single" w:sz="4" w:space="0" w:color="000000"/>
              <w:right w:val="single" w:sz="4" w:space="0" w:color="000000"/>
            </w:tcBorders>
            <w:shd w:val="clear" w:color="auto" w:fill="F2F2F2"/>
          </w:tcPr>
          <w:p w14:paraId="7269A706" w14:textId="77777777" w:rsidR="00F32304" w:rsidRDefault="00C2620F">
            <w:pPr>
              <w:widowControl w:val="0"/>
              <w:jc w:val="center"/>
            </w:pPr>
            <w:r>
              <w:rPr>
                <w:rFonts w:cs="Arial"/>
                <w:sz w:val="22"/>
                <w:szCs w:val="22"/>
                <w:lang w:val="en-GB"/>
              </w:rPr>
              <w:t>NA</w:t>
            </w:r>
          </w:p>
        </w:tc>
      </w:tr>
      <w:tr w:rsidR="00F32304" w14:paraId="7A614B3E" w14:textId="77777777">
        <w:trPr>
          <w:trHeight w:val="255"/>
          <w:jc w:val="center"/>
        </w:trPr>
        <w:tc>
          <w:tcPr>
            <w:tcW w:w="3451" w:type="dxa"/>
            <w:vMerge/>
            <w:tcBorders>
              <w:top w:val="single" w:sz="4" w:space="0" w:color="000000"/>
              <w:left w:val="single" w:sz="4" w:space="0" w:color="000000"/>
              <w:bottom w:val="single" w:sz="4" w:space="0" w:color="000000"/>
              <w:right w:val="single" w:sz="4" w:space="0" w:color="000000"/>
            </w:tcBorders>
            <w:shd w:val="clear" w:color="auto" w:fill="auto"/>
          </w:tcPr>
          <w:p w14:paraId="6B018B93" w14:textId="77777777" w:rsidR="00F32304" w:rsidRDefault="00F32304">
            <w:pPr>
              <w:widowControl w:val="0"/>
              <w:snapToGrid w:val="0"/>
              <w:rPr>
                <w:rFonts w:cs="Arial"/>
                <w:sz w:val="22"/>
                <w:szCs w:val="22"/>
                <w:lang w:val="en-GB"/>
              </w:rPr>
            </w:pPr>
          </w:p>
        </w:tc>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547167"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21" w:name="__Fieldmark__204_2968883822"/>
            <w:bookmarkStart w:id="22" w:name="__Fieldmark__281_543564686"/>
            <w:bookmarkEnd w:id="21"/>
            <w:r>
              <w:fldChar w:fldCharType="end"/>
            </w:r>
            <w:bookmarkEnd w:id="22"/>
          </w:p>
        </w:tc>
        <w:tc>
          <w:tcPr>
            <w:tcW w:w="2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8F3E95"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23" w:name="__Fieldmark__209_2968883822"/>
            <w:bookmarkStart w:id="24" w:name="__Fieldmark__282_543564686"/>
            <w:bookmarkEnd w:id="23"/>
            <w:r>
              <w:fldChar w:fldCharType="end"/>
            </w:r>
            <w:bookmarkEnd w:id="24"/>
          </w:p>
        </w:tc>
        <w:tc>
          <w:tcPr>
            <w:tcW w:w="2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609C84"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25" w:name="__Fieldmark__214_2968883822"/>
            <w:bookmarkStart w:id="26" w:name="__Fieldmark__283_543564686"/>
            <w:bookmarkEnd w:id="25"/>
            <w:r>
              <w:fldChar w:fldCharType="end"/>
            </w:r>
            <w:bookmarkEnd w:id="26"/>
          </w:p>
        </w:tc>
      </w:tr>
      <w:tr w:rsidR="00F32304" w14:paraId="237AD9EB" w14:textId="77777777">
        <w:trPr>
          <w:trHeight w:val="620"/>
          <w:jc w:val="center"/>
        </w:trPr>
        <w:tc>
          <w:tcPr>
            <w:tcW w:w="3451" w:type="dxa"/>
            <w:tcBorders>
              <w:top w:val="single" w:sz="4" w:space="0" w:color="000000"/>
              <w:left w:val="single" w:sz="4" w:space="0" w:color="000000"/>
              <w:bottom w:val="single" w:sz="4" w:space="0" w:color="000000"/>
              <w:right w:val="single" w:sz="4" w:space="0" w:color="000000"/>
            </w:tcBorders>
            <w:shd w:val="clear" w:color="auto" w:fill="F2F2F2"/>
          </w:tcPr>
          <w:p w14:paraId="01907AD2" w14:textId="77777777" w:rsidR="00F32304" w:rsidRDefault="00C2620F">
            <w:pPr>
              <w:widowControl w:val="0"/>
            </w:pPr>
            <w:r>
              <w:rPr>
                <w:sz w:val="22"/>
                <w:szCs w:val="22"/>
              </w:rPr>
              <w:t xml:space="preserve">Comments </w:t>
            </w:r>
          </w:p>
        </w:tc>
        <w:tc>
          <w:tcPr>
            <w:tcW w:w="6187" w:type="dxa"/>
            <w:gridSpan w:val="3"/>
            <w:tcBorders>
              <w:top w:val="single" w:sz="4" w:space="0" w:color="000000"/>
              <w:left w:val="single" w:sz="4" w:space="0" w:color="000000"/>
              <w:bottom w:val="single" w:sz="4" w:space="0" w:color="000000"/>
              <w:right w:val="single" w:sz="4" w:space="0" w:color="000000"/>
            </w:tcBorders>
            <w:shd w:val="clear" w:color="auto" w:fill="FFFFFF"/>
          </w:tcPr>
          <w:p w14:paraId="1EC46FFB" w14:textId="77777777" w:rsidR="00F32304" w:rsidRDefault="00C2620F">
            <w:pPr>
              <w:widowControl w:val="0"/>
              <w:rPr>
                <w:sz w:val="22"/>
                <w:szCs w:val="22"/>
                <w:lang w:val="en-GB"/>
              </w:rPr>
            </w:pPr>
            <w:r>
              <w:rPr>
                <w:rFonts w:cs="Arial"/>
                <w:sz w:val="22"/>
                <w:szCs w:val="22"/>
                <w:lang w:val="en-GB"/>
              </w:rPr>
              <w:t xml:space="preserve">The training logs </w:t>
            </w:r>
            <w:r>
              <w:rPr>
                <w:rFonts w:cs="Arial"/>
                <w:sz w:val="22"/>
                <w:szCs w:val="22"/>
                <w:lang w:val="en-GB"/>
              </w:rPr>
              <w:t>dated 11Jun2021</w:t>
            </w:r>
            <w:r>
              <w:rPr>
                <w:rFonts w:cs="Arial"/>
                <w:sz w:val="22"/>
                <w:szCs w:val="22"/>
                <w:lang w:val="en-GB"/>
              </w:rPr>
              <w:t xml:space="preserve">, </w:t>
            </w:r>
            <w:r>
              <w:rPr>
                <w:rFonts w:cs="Arial"/>
                <w:sz w:val="22"/>
                <w:szCs w:val="22"/>
                <w:lang w:val="en-GB"/>
              </w:rPr>
              <w:t>18Nov2021 and 03Feb2022</w:t>
            </w:r>
            <w:r>
              <w:rPr>
                <w:rFonts w:cs="Arial"/>
                <w:sz w:val="22"/>
                <w:szCs w:val="22"/>
                <w:lang w:val="en-GB"/>
              </w:rPr>
              <w:t xml:space="preserve"> </w:t>
            </w:r>
            <w:r>
              <w:rPr>
                <w:rFonts w:cs="Arial"/>
                <w:sz w:val="22"/>
                <w:szCs w:val="22"/>
                <w:lang w:val="en-GB"/>
              </w:rPr>
              <w:t>are present in the ISF.</w:t>
            </w:r>
          </w:p>
        </w:tc>
      </w:tr>
      <w:tr w:rsidR="00F32304" w14:paraId="40B9901B" w14:textId="77777777">
        <w:trPr>
          <w:trHeight w:val="255"/>
          <w:jc w:val="center"/>
        </w:trPr>
        <w:tc>
          <w:tcPr>
            <w:tcW w:w="3451"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3B06D294" w14:textId="77777777" w:rsidR="00F32304" w:rsidRDefault="00C2620F">
            <w:pPr>
              <w:widowControl w:val="0"/>
            </w:pPr>
            <w:bookmarkStart w:id="27" w:name="_Hlk55921989"/>
            <w:bookmarkEnd w:id="27"/>
            <w:r>
              <w:rPr>
                <w:sz w:val="22"/>
                <w:szCs w:val="22"/>
                <w:lang w:val="en-GB"/>
              </w:rPr>
              <w:t xml:space="preserve">Are CV and GCP certificates completed and available at the site? </w:t>
            </w:r>
            <w:r>
              <w:rPr>
                <w:sz w:val="22"/>
                <w:szCs w:val="22"/>
              </w:rPr>
              <w:t>(if “No”, please specify below)</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0FC9592D" w14:textId="77777777" w:rsidR="00F32304" w:rsidRDefault="00C2620F">
            <w:pPr>
              <w:widowControl w:val="0"/>
              <w:jc w:val="center"/>
            </w:pPr>
            <w:r>
              <w:rPr>
                <w:rFonts w:cs="Arial"/>
                <w:sz w:val="22"/>
                <w:szCs w:val="22"/>
                <w:lang w:val="en-GB"/>
              </w:rPr>
              <w:t>Yes</w:t>
            </w:r>
          </w:p>
        </w:tc>
        <w:tc>
          <w:tcPr>
            <w:tcW w:w="2061" w:type="dxa"/>
            <w:tcBorders>
              <w:top w:val="single" w:sz="4" w:space="0" w:color="000000"/>
              <w:left w:val="single" w:sz="4" w:space="0" w:color="000000"/>
              <w:bottom w:val="single" w:sz="4" w:space="0" w:color="000000"/>
              <w:right w:val="single" w:sz="4" w:space="0" w:color="000000"/>
            </w:tcBorders>
            <w:shd w:val="clear" w:color="auto" w:fill="F2F2F2"/>
          </w:tcPr>
          <w:p w14:paraId="3A6ECBEB" w14:textId="77777777" w:rsidR="00F32304" w:rsidRDefault="00C2620F">
            <w:pPr>
              <w:widowControl w:val="0"/>
              <w:jc w:val="center"/>
            </w:pPr>
            <w:r>
              <w:rPr>
                <w:rFonts w:cs="Arial"/>
                <w:sz w:val="22"/>
                <w:szCs w:val="22"/>
                <w:lang w:val="en-GB"/>
              </w:rPr>
              <w:t>No</w:t>
            </w:r>
          </w:p>
        </w:tc>
        <w:tc>
          <w:tcPr>
            <w:tcW w:w="2061" w:type="dxa"/>
            <w:tcBorders>
              <w:top w:val="single" w:sz="4" w:space="0" w:color="000000"/>
              <w:left w:val="single" w:sz="4" w:space="0" w:color="000000"/>
              <w:bottom w:val="single" w:sz="4" w:space="0" w:color="000000"/>
              <w:right w:val="single" w:sz="4" w:space="0" w:color="000000"/>
            </w:tcBorders>
            <w:shd w:val="clear" w:color="auto" w:fill="F2F2F2"/>
          </w:tcPr>
          <w:p w14:paraId="4791D588" w14:textId="77777777" w:rsidR="00F32304" w:rsidRDefault="00C2620F">
            <w:pPr>
              <w:widowControl w:val="0"/>
              <w:jc w:val="center"/>
            </w:pPr>
            <w:r>
              <w:rPr>
                <w:rFonts w:cs="Arial"/>
                <w:sz w:val="22"/>
                <w:szCs w:val="22"/>
                <w:lang w:val="en-GB"/>
              </w:rPr>
              <w:t>NA</w:t>
            </w:r>
          </w:p>
        </w:tc>
      </w:tr>
      <w:tr w:rsidR="00F32304" w14:paraId="790B887B" w14:textId="77777777">
        <w:trPr>
          <w:trHeight w:val="255"/>
          <w:jc w:val="center"/>
        </w:trPr>
        <w:tc>
          <w:tcPr>
            <w:tcW w:w="3451" w:type="dxa"/>
            <w:vMerge/>
            <w:tcBorders>
              <w:top w:val="single" w:sz="4" w:space="0" w:color="000000"/>
              <w:left w:val="single" w:sz="4" w:space="0" w:color="000000"/>
              <w:bottom w:val="single" w:sz="4" w:space="0" w:color="000000"/>
              <w:right w:val="single" w:sz="4" w:space="0" w:color="000000"/>
            </w:tcBorders>
            <w:shd w:val="clear" w:color="auto" w:fill="auto"/>
          </w:tcPr>
          <w:p w14:paraId="29DA4383" w14:textId="77777777" w:rsidR="00F32304" w:rsidRDefault="00F32304">
            <w:pPr>
              <w:widowControl w:val="0"/>
              <w:snapToGrid w:val="0"/>
              <w:rPr>
                <w:rFonts w:cs="Arial"/>
                <w:sz w:val="22"/>
                <w:szCs w:val="22"/>
                <w:lang w:val="en-GB"/>
              </w:rPr>
            </w:pPr>
          </w:p>
        </w:tc>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5CBB0D"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28" w:name="__Fieldmark__243_2968883822"/>
            <w:bookmarkStart w:id="29" w:name="__Fieldmark__284_543564686"/>
            <w:bookmarkEnd w:id="28"/>
            <w:r>
              <w:fldChar w:fldCharType="end"/>
            </w:r>
            <w:bookmarkEnd w:id="29"/>
          </w:p>
        </w:tc>
        <w:tc>
          <w:tcPr>
            <w:tcW w:w="2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80BFFC"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30" w:name="__Fieldmark__248_2968883822"/>
            <w:bookmarkStart w:id="31" w:name="__Fieldmark__285_543564686"/>
            <w:bookmarkEnd w:id="30"/>
            <w:r>
              <w:fldChar w:fldCharType="end"/>
            </w:r>
            <w:bookmarkEnd w:id="31"/>
          </w:p>
        </w:tc>
        <w:tc>
          <w:tcPr>
            <w:tcW w:w="2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51ED5C"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32" w:name="__Fieldmark__253_2968883822"/>
            <w:bookmarkStart w:id="33" w:name="__Fieldmark__286_543564686"/>
            <w:bookmarkEnd w:id="32"/>
            <w:r>
              <w:fldChar w:fldCharType="end"/>
            </w:r>
            <w:bookmarkEnd w:id="33"/>
          </w:p>
        </w:tc>
      </w:tr>
      <w:tr w:rsidR="00F32304" w14:paraId="4A2B3D18" w14:textId="77777777">
        <w:trPr>
          <w:trHeight w:val="620"/>
          <w:jc w:val="center"/>
        </w:trPr>
        <w:tc>
          <w:tcPr>
            <w:tcW w:w="3451" w:type="dxa"/>
            <w:tcBorders>
              <w:top w:val="single" w:sz="4" w:space="0" w:color="000000"/>
              <w:left w:val="single" w:sz="4" w:space="0" w:color="000000"/>
              <w:bottom w:val="single" w:sz="4" w:space="0" w:color="000000"/>
              <w:right w:val="single" w:sz="4" w:space="0" w:color="000000"/>
            </w:tcBorders>
            <w:shd w:val="clear" w:color="auto" w:fill="F2F2F2"/>
          </w:tcPr>
          <w:p w14:paraId="4A7FE161" w14:textId="77777777" w:rsidR="00F32304" w:rsidRDefault="00C2620F">
            <w:pPr>
              <w:widowControl w:val="0"/>
            </w:pPr>
            <w:r>
              <w:rPr>
                <w:sz w:val="22"/>
                <w:szCs w:val="22"/>
              </w:rPr>
              <w:lastRenderedPageBreak/>
              <w:t xml:space="preserve">Comments </w:t>
            </w:r>
          </w:p>
        </w:tc>
        <w:tc>
          <w:tcPr>
            <w:tcW w:w="6187" w:type="dxa"/>
            <w:gridSpan w:val="3"/>
            <w:tcBorders>
              <w:top w:val="single" w:sz="4" w:space="0" w:color="000000"/>
              <w:left w:val="single" w:sz="4" w:space="0" w:color="000000"/>
              <w:bottom w:val="single" w:sz="4" w:space="0" w:color="000000"/>
              <w:right w:val="single" w:sz="4" w:space="0" w:color="000000"/>
            </w:tcBorders>
            <w:shd w:val="clear" w:color="auto" w:fill="FFFFFF"/>
          </w:tcPr>
          <w:p w14:paraId="26F61909" w14:textId="77777777" w:rsidR="00F32304" w:rsidRDefault="00C2620F">
            <w:pPr>
              <w:widowControl w:val="0"/>
            </w:pPr>
            <w:r>
              <w:rPr>
                <w:rFonts w:cs="Arial"/>
                <w:sz w:val="22"/>
                <w:szCs w:val="22"/>
                <w:lang w:val="en-GB"/>
              </w:rPr>
              <w:t xml:space="preserve">CVs are present for the whole study staff, however, only </w:t>
            </w:r>
            <w:proofErr w:type="spellStart"/>
            <w:r>
              <w:rPr>
                <w:rFonts w:cs="Arial"/>
                <w:sz w:val="22"/>
                <w:szCs w:val="22"/>
                <w:lang w:val="en-GB"/>
              </w:rPr>
              <w:t>Dr.</w:t>
            </w:r>
            <w:proofErr w:type="spellEnd"/>
            <w:r>
              <w:rPr>
                <w:rFonts w:cs="Arial"/>
                <w:sz w:val="22"/>
                <w:szCs w:val="22"/>
                <w:lang w:val="en-GB"/>
              </w:rPr>
              <w:t xml:space="preserve"> Macias’ GCP certificate was provided so far to the CRA. The remaining site staff will provide the current GCP certificates for filling after the visit. </w:t>
            </w:r>
            <w:proofErr w:type="spellStart"/>
            <w:r>
              <w:rPr>
                <w:rFonts w:cs="Arial"/>
                <w:sz w:val="22"/>
                <w:szCs w:val="22"/>
                <w:lang w:val="en-GB"/>
              </w:rPr>
              <w:t>Dr.</w:t>
            </w:r>
            <w:proofErr w:type="spellEnd"/>
            <w:r>
              <w:rPr>
                <w:rFonts w:cs="Arial"/>
                <w:sz w:val="22"/>
                <w:szCs w:val="22"/>
                <w:lang w:val="en-GB"/>
              </w:rPr>
              <w:t xml:space="preserve"> Macias was reminded to provide the GCP </w:t>
            </w:r>
            <w:r>
              <w:rPr>
                <w:rFonts w:cs="Arial"/>
                <w:sz w:val="22"/>
                <w:szCs w:val="22"/>
                <w:lang w:val="en-GB"/>
              </w:rPr>
              <w:t xml:space="preserve">certificates of all remining site staff. See </w:t>
            </w:r>
            <w:r>
              <w:rPr>
                <w:rFonts w:cs="Arial"/>
                <w:b/>
                <w:bCs/>
                <w:sz w:val="22"/>
                <w:szCs w:val="22"/>
                <w:lang w:val="en-GB"/>
              </w:rPr>
              <w:t>CAPA #5</w:t>
            </w:r>
          </w:p>
        </w:tc>
      </w:tr>
      <w:tr w:rsidR="00F32304" w14:paraId="393EAF9D" w14:textId="77777777">
        <w:trPr>
          <w:trHeight w:val="255"/>
          <w:jc w:val="center"/>
        </w:trPr>
        <w:tc>
          <w:tcPr>
            <w:tcW w:w="3451"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77D39EDA" w14:textId="77777777" w:rsidR="00F32304" w:rsidRDefault="00C2620F">
            <w:pPr>
              <w:widowControl w:val="0"/>
            </w:pPr>
            <w:r>
              <w:rPr>
                <w:sz w:val="22"/>
                <w:szCs w:val="22"/>
                <w:lang w:val="en-GB"/>
              </w:rPr>
              <w:t>Are Financial Disclosure (if applicable) completed and available at the site? (if “No”, please specify below)</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0C8208EF" w14:textId="77777777" w:rsidR="00F32304" w:rsidRDefault="00C2620F">
            <w:pPr>
              <w:widowControl w:val="0"/>
              <w:jc w:val="center"/>
            </w:pPr>
            <w:r>
              <w:rPr>
                <w:rFonts w:cs="Arial"/>
                <w:sz w:val="22"/>
                <w:szCs w:val="22"/>
                <w:lang w:val="en-GB"/>
              </w:rPr>
              <w:t>Yes</w:t>
            </w:r>
          </w:p>
        </w:tc>
        <w:tc>
          <w:tcPr>
            <w:tcW w:w="2061" w:type="dxa"/>
            <w:tcBorders>
              <w:top w:val="single" w:sz="4" w:space="0" w:color="000000"/>
              <w:left w:val="single" w:sz="4" w:space="0" w:color="000000"/>
              <w:bottom w:val="single" w:sz="4" w:space="0" w:color="000000"/>
              <w:right w:val="single" w:sz="4" w:space="0" w:color="000000"/>
            </w:tcBorders>
            <w:shd w:val="clear" w:color="auto" w:fill="F2F2F2"/>
          </w:tcPr>
          <w:p w14:paraId="739D767D" w14:textId="77777777" w:rsidR="00F32304" w:rsidRDefault="00C2620F">
            <w:pPr>
              <w:widowControl w:val="0"/>
              <w:jc w:val="center"/>
            </w:pPr>
            <w:r>
              <w:rPr>
                <w:rFonts w:cs="Arial"/>
                <w:sz w:val="22"/>
                <w:szCs w:val="22"/>
                <w:lang w:val="en-GB"/>
              </w:rPr>
              <w:t>No</w:t>
            </w:r>
          </w:p>
        </w:tc>
        <w:tc>
          <w:tcPr>
            <w:tcW w:w="2061" w:type="dxa"/>
            <w:tcBorders>
              <w:top w:val="single" w:sz="4" w:space="0" w:color="000000"/>
              <w:left w:val="single" w:sz="4" w:space="0" w:color="000000"/>
              <w:bottom w:val="single" w:sz="4" w:space="0" w:color="000000"/>
              <w:right w:val="single" w:sz="4" w:space="0" w:color="000000"/>
            </w:tcBorders>
            <w:shd w:val="clear" w:color="auto" w:fill="F2F2F2"/>
          </w:tcPr>
          <w:p w14:paraId="7AD7860E" w14:textId="77777777" w:rsidR="00F32304" w:rsidRDefault="00C2620F">
            <w:pPr>
              <w:widowControl w:val="0"/>
              <w:jc w:val="center"/>
            </w:pPr>
            <w:r>
              <w:rPr>
                <w:rFonts w:cs="Arial"/>
                <w:sz w:val="22"/>
                <w:szCs w:val="22"/>
                <w:lang w:val="en-GB"/>
              </w:rPr>
              <w:t>NA</w:t>
            </w:r>
          </w:p>
        </w:tc>
      </w:tr>
      <w:tr w:rsidR="00F32304" w14:paraId="5D870D72" w14:textId="77777777">
        <w:trPr>
          <w:trHeight w:val="255"/>
          <w:jc w:val="center"/>
        </w:trPr>
        <w:tc>
          <w:tcPr>
            <w:tcW w:w="3451" w:type="dxa"/>
            <w:vMerge/>
            <w:tcBorders>
              <w:top w:val="single" w:sz="4" w:space="0" w:color="000000"/>
              <w:left w:val="single" w:sz="4" w:space="0" w:color="000000"/>
              <w:bottom w:val="single" w:sz="4" w:space="0" w:color="000000"/>
              <w:right w:val="single" w:sz="4" w:space="0" w:color="000000"/>
            </w:tcBorders>
            <w:shd w:val="clear" w:color="auto" w:fill="auto"/>
          </w:tcPr>
          <w:p w14:paraId="34E3DC7F" w14:textId="77777777" w:rsidR="00F32304" w:rsidRDefault="00F32304">
            <w:pPr>
              <w:widowControl w:val="0"/>
              <w:snapToGrid w:val="0"/>
              <w:rPr>
                <w:rFonts w:cs="Arial"/>
                <w:sz w:val="22"/>
                <w:szCs w:val="22"/>
                <w:lang w:val="en-GB"/>
              </w:rPr>
            </w:pPr>
          </w:p>
        </w:tc>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8ED266"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34" w:name="__Fieldmark__265_2968883822"/>
            <w:bookmarkStart w:id="35" w:name="__Fieldmark__287_543564686"/>
            <w:bookmarkEnd w:id="34"/>
            <w:r>
              <w:fldChar w:fldCharType="end"/>
            </w:r>
            <w:bookmarkEnd w:id="35"/>
          </w:p>
        </w:tc>
        <w:tc>
          <w:tcPr>
            <w:tcW w:w="2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2A59DD"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36" w:name="__Fieldmark__270_2968883822"/>
            <w:bookmarkStart w:id="37" w:name="__Fieldmark__288_543564686"/>
            <w:bookmarkEnd w:id="36"/>
            <w:r>
              <w:fldChar w:fldCharType="end"/>
            </w:r>
            <w:bookmarkEnd w:id="37"/>
          </w:p>
        </w:tc>
        <w:tc>
          <w:tcPr>
            <w:tcW w:w="2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C63FB6"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38" w:name="__Fieldmark__275_2968883822"/>
            <w:bookmarkStart w:id="39" w:name="__Fieldmark__289_543564686"/>
            <w:bookmarkEnd w:id="38"/>
            <w:r>
              <w:fldChar w:fldCharType="end"/>
            </w:r>
            <w:bookmarkEnd w:id="39"/>
          </w:p>
        </w:tc>
      </w:tr>
      <w:tr w:rsidR="00F32304" w14:paraId="4C10F8AA" w14:textId="77777777">
        <w:trPr>
          <w:trHeight w:val="620"/>
          <w:jc w:val="center"/>
        </w:trPr>
        <w:tc>
          <w:tcPr>
            <w:tcW w:w="3451" w:type="dxa"/>
            <w:tcBorders>
              <w:top w:val="single" w:sz="4" w:space="0" w:color="000000"/>
              <w:left w:val="single" w:sz="4" w:space="0" w:color="000000"/>
              <w:bottom w:val="single" w:sz="4" w:space="0" w:color="000000"/>
              <w:right w:val="single" w:sz="4" w:space="0" w:color="000000"/>
            </w:tcBorders>
            <w:shd w:val="clear" w:color="auto" w:fill="F2F2F2"/>
          </w:tcPr>
          <w:p w14:paraId="211BB0A6" w14:textId="77777777" w:rsidR="00F32304" w:rsidRDefault="00C2620F">
            <w:pPr>
              <w:widowControl w:val="0"/>
            </w:pPr>
            <w:r>
              <w:rPr>
                <w:sz w:val="22"/>
                <w:szCs w:val="22"/>
              </w:rPr>
              <w:t xml:space="preserve">Comments </w:t>
            </w:r>
          </w:p>
        </w:tc>
        <w:tc>
          <w:tcPr>
            <w:tcW w:w="6187" w:type="dxa"/>
            <w:gridSpan w:val="3"/>
            <w:tcBorders>
              <w:top w:val="single" w:sz="4" w:space="0" w:color="000000"/>
              <w:left w:val="single" w:sz="4" w:space="0" w:color="000000"/>
              <w:bottom w:val="single" w:sz="4" w:space="0" w:color="000000"/>
              <w:right w:val="single" w:sz="4" w:space="0" w:color="000000"/>
            </w:tcBorders>
            <w:shd w:val="clear" w:color="auto" w:fill="FFFFFF"/>
          </w:tcPr>
          <w:p w14:paraId="3E5488CD" w14:textId="77777777" w:rsidR="00F32304" w:rsidRDefault="00C2620F">
            <w:pPr>
              <w:widowControl w:val="0"/>
            </w:pPr>
            <w:r>
              <w:rPr>
                <w:rFonts w:cs="Arial"/>
                <w:sz w:val="22"/>
                <w:szCs w:val="22"/>
                <w:lang w:val="en-GB"/>
              </w:rPr>
              <w:t xml:space="preserve">FD forms were collected from all site team members </w:t>
            </w:r>
            <w:r>
              <w:rPr>
                <w:rFonts w:cs="Arial"/>
                <w:sz w:val="22"/>
                <w:szCs w:val="22"/>
                <w:lang w:val="en-GB"/>
              </w:rPr>
              <w:t>and filed in ISF.</w:t>
            </w:r>
          </w:p>
        </w:tc>
      </w:tr>
    </w:tbl>
    <w:p w14:paraId="42206394" w14:textId="77777777" w:rsidR="00F32304" w:rsidRDefault="00F32304">
      <w:pPr>
        <w:rPr>
          <w:rFonts w:cs="Arial"/>
          <w:sz w:val="22"/>
          <w:szCs w:val="22"/>
          <w:lang w:val="en-GB"/>
        </w:rPr>
      </w:pPr>
    </w:p>
    <w:tbl>
      <w:tblPr>
        <w:tblW w:w="9639" w:type="dxa"/>
        <w:jc w:val="center"/>
        <w:tblLayout w:type="fixed"/>
        <w:tblLook w:val="0000" w:firstRow="0" w:lastRow="0" w:firstColumn="0" w:lastColumn="0" w:noHBand="0" w:noVBand="0"/>
      </w:tblPr>
      <w:tblGrid>
        <w:gridCol w:w="3445"/>
        <w:gridCol w:w="2065"/>
        <w:gridCol w:w="2065"/>
        <w:gridCol w:w="2064"/>
      </w:tblGrid>
      <w:tr w:rsidR="00F32304" w14:paraId="5D71BAB3" w14:textId="77777777">
        <w:trPr>
          <w:trHeight w:val="340"/>
          <w:jc w:val="center"/>
        </w:trPr>
        <w:tc>
          <w:tcPr>
            <w:tcW w:w="9638" w:type="dxa"/>
            <w:gridSpan w:val="4"/>
            <w:tcBorders>
              <w:top w:val="single" w:sz="4" w:space="0" w:color="000000"/>
              <w:left w:val="single" w:sz="4" w:space="0" w:color="000000"/>
              <w:bottom w:val="single" w:sz="4" w:space="0" w:color="000000"/>
              <w:right w:val="single" w:sz="4" w:space="0" w:color="000000"/>
            </w:tcBorders>
            <w:shd w:val="clear" w:color="auto" w:fill="BFBFBF"/>
            <w:vAlign w:val="center"/>
          </w:tcPr>
          <w:p w14:paraId="6F990C17" w14:textId="77777777" w:rsidR="00F32304" w:rsidRDefault="00C2620F">
            <w:pPr>
              <w:widowControl w:val="0"/>
              <w:spacing w:before="40"/>
              <w:ind w:left="360"/>
              <w:jc w:val="center"/>
            </w:pPr>
            <w:r>
              <w:rPr>
                <w:rFonts w:cs="Arial"/>
                <w:b/>
                <w:lang w:val="en-GB"/>
              </w:rPr>
              <w:t>3. Administration &amp; Regulatory</w:t>
            </w:r>
          </w:p>
        </w:tc>
      </w:tr>
      <w:tr w:rsidR="00F32304" w14:paraId="7A8270DD" w14:textId="77777777">
        <w:trPr>
          <w:jc w:val="center"/>
        </w:trPr>
        <w:tc>
          <w:tcPr>
            <w:tcW w:w="9638" w:type="dxa"/>
            <w:gridSpan w:val="4"/>
            <w:tcBorders>
              <w:top w:val="single" w:sz="4" w:space="0" w:color="000000"/>
              <w:left w:val="single" w:sz="4" w:space="0" w:color="000000"/>
              <w:bottom w:val="single" w:sz="4" w:space="0" w:color="000000"/>
              <w:right w:val="single" w:sz="4" w:space="0" w:color="000000"/>
            </w:tcBorders>
            <w:shd w:val="clear" w:color="auto" w:fill="D9D9D9"/>
          </w:tcPr>
          <w:p w14:paraId="6F14580A" w14:textId="77777777" w:rsidR="00F32304" w:rsidRDefault="00C2620F">
            <w:pPr>
              <w:widowControl w:val="0"/>
              <w:spacing w:before="40"/>
              <w:jc w:val="center"/>
            </w:pPr>
            <w:r>
              <w:rPr>
                <w:rFonts w:cs="Arial"/>
                <w:sz w:val="22"/>
                <w:szCs w:val="22"/>
                <w:lang w:val="en-GB"/>
              </w:rPr>
              <w:t>Confirm adequate storage space for site records</w:t>
            </w:r>
          </w:p>
        </w:tc>
      </w:tr>
      <w:tr w:rsidR="00F32304" w14:paraId="1F9153A7" w14:textId="77777777">
        <w:trPr>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F2F2F2"/>
          </w:tcPr>
          <w:p w14:paraId="7930CA97" w14:textId="77777777" w:rsidR="00F32304" w:rsidRDefault="00C2620F">
            <w:pPr>
              <w:widowControl w:val="0"/>
              <w:spacing w:before="40"/>
            </w:pPr>
            <w:r>
              <w:rPr>
                <w:rFonts w:cs="Arial"/>
                <w:sz w:val="22"/>
                <w:szCs w:val="22"/>
                <w:lang w:val="en-GB"/>
              </w:rPr>
              <w:t>Location of Investigator Site File (ISF)</w:t>
            </w:r>
          </w:p>
        </w:tc>
        <w:tc>
          <w:tcPr>
            <w:tcW w:w="6194" w:type="dxa"/>
            <w:gridSpan w:val="3"/>
            <w:tcBorders>
              <w:top w:val="single" w:sz="4" w:space="0" w:color="000000"/>
              <w:left w:val="single" w:sz="4" w:space="0" w:color="000000"/>
              <w:bottom w:val="single" w:sz="4" w:space="0" w:color="000000"/>
              <w:right w:val="single" w:sz="4" w:space="0" w:color="000000"/>
            </w:tcBorders>
            <w:shd w:val="clear" w:color="auto" w:fill="FFFFFF"/>
          </w:tcPr>
          <w:p w14:paraId="5FD8E9E1" w14:textId="77777777" w:rsidR="00F32304" w:rsidRDefault="00C2620F">
            <w:pPr>
              <w:widowControl w:val="0"/>
              <w:spacing w:before="40"/>
            </w:pPr>
            <w:r>
              <w:rPr>
                <w:rFonts w:cs="Arial"/>
                <w:sz w:val="22"/>
                <w:szCs w:val="22"/>
                <w:lang w:val="en-GB"/>
              </w:rPr>
              <w:t xml:space="preserve">Locked shelf in the medical office available to the study site staff. </w:t>
            </w:r>
          </w:p>
        </w:tc>
      </w:tr>
      <w:tr w:rsidR="00F32304" w14:paraId="227593B9" w14:textId="77777777">
        <w:trPr>
          <w:trHeight w:val="77"/>
          <w:jc w:val="center"/>
        </w:trPr>
        <w:tc>
          <w:tcPr>
            <w:tcW w:w="3444" w:type="dxa"/>
            <w:vMerge w:val="restart"/>
            <w:tcBorders>
              <w:top w:val="single" w:sz="4" w:space="0" w:color="000000"/>
              <w:left w:val="single" w:sz="4" w:space="0" w:color="000000"/>
              <w:bottom w:val="single" w:sz="4" w:space="0" w:color="000000"/>
              <w:right w:val="single" w:sz="4" w:space="0" w:color="000000"/>
            </w:tcBorders>
            <w:shd w:val="clear" w:color="auto" w:fill="F2F2F2"/>
          </w:tcPr>
          <w:p w14:paraId="2542EB43" w14:textId="77777777" w:rsidR="00F32304" w:rsidRDefault="00C2620F">
            <w:pPr>
              <w:widowControl w:val="0"/>
              <w:spacing w:before="40"/>
            </w:pPr>
            <w:r>
              <w:rPr>
                <w:rFonts w:cs="Arial"/>
                <w:sz w:val="22"/>
                <w:szCs w:val="22"/>
                <w:lang w:val="en-GB"/>
              </w:rPr>
              <w:t xml:space="preserve">Is the ISF </w:t>
            </w:r>
            <w:proofErr w:type="gramStart"/>
            <w:r>
              <w:rPr>
                <w:rFonts w:cs="Arial"/>
                <w:sz w:val="22"/>
                <w:szCs w:val="22"/>
                <w:lang w:val="en-GB"/>
              </w:rPr>
              <w:t>up-to-date</w:t>
            </w:r>
            <w:proofErr w:type="gramEnd"/>
            <w:r>
              <w:rPr>
                <w:rFonts w:cs="Arial"/>
                <w:sz w:val="22"/>
                <w:szCs w:val="22"/>
                <w:lang w:val="en-GB"/>
              </w:rPr>
              <w:t xml:space="preserve"> (list below the new documents in the ISF if applicable)?</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134828A8" w14:textId="77777777" w:rsidR="00F32304" w:rsidRDefault="00C2620F">
            <w:pPr>
              <w:widowControl w:val="0"/>
              <w:jc w:val="center"/>
            </w:pPr>
            <w:r>
              <w:rPr>
                <w:rFonts w:cs="Arial"/>
                <w:sz w:val="22"/>
                <w:szCs w:val="22"/>
                <w:lang w:val="en-GB"/>
              </w:rPr>
              <w:t>Yes</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524C7B2A" w14:textId="77777777" w:rsidR="00F32304" w:rsidRDefault="00C2620F">
            <w:pPr>
              <w:widowControl w:val="0"/>
              <w:jc w:val="center"/>
            </w:pPr>
            <w:r>
              <w:rPr>
                <w:rFonts w:cs="Arial"/>
                <w:sz w:val="22"/>
                <w:szCs w:val="22"/>
                <w:lang w:val="en-GB"/>
              </w:rPr>
              <w:t>No</w:t>
            </w:r>
          </w:p>
        </w:tc>
        <w:tc>
          <w:tcPr>
            <w:tcW w:w="2064" w:type="dxa"/>
            <w:tcBorders>
              <w:top w:val="single" w:sz="4" w:space="0" w:color="000000"/>
              <w:left w:val="single" w:sz="4" w:space="0" w:color="000000"/>
              <w:bottom w:val="single" w:sz="4" w:space="0" w:color="000000"/>
              <w:right w:val="single" w:sz="4" w:space="0" w:color="000000"/>
            </w:tcBorders>
            <w:shd w:val="clear" w:color="auto" w:fill="F2F2F2"/>
          </w:tcPr>
          <w:p w14:paraId="5B1DD4B2" w14:textId="77777777" w:rsidR="00F32304" w:rsidRDefault="00C2620F">
            <w:pPr>
              <w:widowControl w:val="0"/>
              <w:jc w:val="center"/>
            </w:pPr>
            <w:r>
              <w:rPr>
                <w:rFonts w:cs="Arial"/>
                <w:sz w:val="22"/>
                <w:szCs w:val="22"/>
                <w:lang w:val="en-GB"/>
              </w:rPr>
              <w:t>NA</w:t>
            </w:r>
          </w:p>
        </w:tc>
      </w:tr>
      <w:tr w:rsidR="00F32304" w14:paraId="43B426ED" w14:textId="77777777">
        <w:trPr>
          <w:trHeight w:val="77"/>
          <w:jc w:val="center"/>
        </w:trPr>
        <w:tc>
          <w:tcPr>
            <w:tcW w:w="3444" w:type="dxa"/>
            <w:vMerge/>
            <w:tcBorders>
              <w:top w:val="single" w:sz="4" w:space="0" w:color="000000"/>
              <w:left w:val="single" w:sz="4" w:space="0" w:color="000000"/>
              <w:bottom w:val="single" w:sz="4" w:space="0" w:color="000000"/>
              <w:right w:val="single" w:sz="4" w:space="0" w:color="000000"/>
            </w:tcBorders>
            <w:shd w:val="clear" w:color="auto" w:fill="F2F2F2"/>
          </w:tcPr>
          <w:p w14:paraId="13B0D8A2" w14:textId="77777777" w:rsidR="00F32304" w:rsidRDefault="00F32304">
            <w:pPr>
              <w:widowControl w:val="0"/>
              <w:snapToGrid w:val="0"/>
              <w:spacing w:before="40"/>
              <w:rPr>
                <w:rFonts w:cs="Arial"/>
                <w:sz w:val="22"/>
                <w:szCs w:val="22"/>
                <w:lang w:val="en-GB"/>
              </w:rPr>
            </w:pPr>
          </w:p>
        </w:tc>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7369B7"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40" w:name="__Fieldmark__392_2968883822"/>
            <w:bookmarkStart w:id="41" w:name="__Fieldmark__290_543564686"/>
            <w:bookmarkEnd w:id="40"/>
            <w:r>
              <w:fldChar w:fldCharType="end"/>
            </w:r>
            <w:bookmarkEnd w:id="41"/>
          </w:p>
        </w:tc>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AB4110"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42" w:name="__Fieldmark__397_2968883822"/>
            <w:bookmarkStart w:id="43" w:name="__Fieldmark__291_543564686"/>
            <w:bookmarkEnd w:id="42"/>
            <w:r>
              <w:fldChar w:fldCharType="end"/>
            </w:r>
            <w:bookmarkEnd w:id="43"/>
          </w:p>
        </w:tc>
        <w:tc>
          <w:tcPr>
            <w:tcW w:w="20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EBC367"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44" w:name="__Fieldmark__402_2968883822"/>
            <w:bookmarkStart w:id="45" w:name="__Fieldmark__292_543564686"/>
            <w:bookmarkEnd w:id="44"/>
            <w:r>
              <w:fldChar w:fldCharType="end"/>
            </w:r>
            <w:bookmarkEnd w:id="45"/>
          </w:p>
        </w:tc>
      </w:tr>
      <w:tr w:rsidR="00F32304" w14:paraId="09C46090" w14:textId="77777777">
        <w:trPr>
          <w:trHeight w:val="425"/>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F2F2F2"/>
          </w:tcPr>
          <w:p w14:paraId="71462A23" w14:textId="77777777" w:rsidR="00F32304" w:rsidRDefault="00C2620F">
            <w:pPr>
              <w:widowControl w:val="0"/>
              <w:spacing w:before="40"/>
            </w:pPr>
            <w:r>
              <w:rPr>
                <w:rFonts w:cs="Arial"/>
                <w:sz w:val="22"/>
                <w:szCs w:val="22"/>
                <w:lang w:val="en-GB"/>
              </w:rPr>
              <w:t>Comments</w:t>
            </w:r>
          </w:p>
        </w:tc>
        <w:tc>
          <w:tcPr>
            <w:tcW w:w="6194" w:type="dxa"/>
            <w:gridSpan w:val="3"/>
            <w:tcBorders>
              <w:top w:val="single" w:sz="4" w:space="0" w:color="000000"/>
              <w:left w:val="single" w:sz="4" w:space="0" w:color="000000"/>
              <w:bottom w:val="single" w:sz="4" w:space="0" w:color="000000"/>
              <w:right w:val="single" w:sz="4" w:space="0" w:color="000000"/>
            </w:tcBorders>
            <w:shd w:val="clear" w:color="auto" w:fill="FFFFFF"/>
          </w:tcPr>
          <w:p w14:paraId="2BCB6AF7" w14:textId="6E7D654C" w:rsidR="00F32304" w:rsidRDefault="00C2620F">
            <w:pPr>
              <w:widowControl w:val="0"/>
              <w:spacing w:before="40"/>
              <w:rPr>
                <w:sz w:val="22"/>
                <w:szCs w:val="22"/>
                <w:lang w:val="en-GB"/>
              </w:rPr>
            </w:pPr>
            <w:r>
              <w:rPr>
                <w:rFonts w:cs="Arial"/>
                <w:sz w:val="22"/>
                <w:szCs w:val="22"/>
                <w:lang w:val="en-GB"/>
              </w:rPr>
              <w:t>The following documents were filed during the visit: IMV3 confirmation letter, MV2 follow-up letter and correspondence wit</w:t>
            </w:r>
            <w:r>
              <w:rPr>
                <w:rFonts w:cs="Arial"/>
                <w:sz w:val="22"/>
                <w:szCs w:val="22"/>
                <w:lang w:val="en-GB"/>
              </w:rPr>
              <w:t>h the site.</w:t>
            </w:r>
            <w:r w:rsidR="00946660">
              <w:rPr>
                <w:rFonts w:cs="Arial"/>
                <w:sz w:val="22"/>
                <w:szCs w:val="22"/>
                <w:lang w:val="en-GB"/>
              </w:rPr>
              <w:t xml:space="preserve"> Protocol Deviation log is missing </w:t>
            </w:r>
            <w:r w:rsidR="00946660" w:rsidRPr="00946660">
              <w:rPr>
                <w:rFonts w:cs="Arial"/>
                <w:b/>
                <w:bCs/>
                <w:sz w:val="22"/>
                <w:szCs w:val="22"/>
                <w:lang w:val="en-GB"/>
              </w:rPr>
              <w:t>(See CAPA #14)</w:t>
            </w:r>
          </w:p>
        </w:tc>
      </w:tr>
      <w:tr w:rsidR="00F32304" w14:paraId="284C774D" w14:textId="77777777">
        <w:trPr>
          <w:trHeight w:val="255"/>
          <w:jc w:val="center"/>
        </w:trPr>
        <w:tc>
          <w:tcPr>
            <w:tcW w:w="3444"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4DB93CD8" w14:textId="77777777" w:rsidR="00F32304" w:rsidRDefault="00C2620F">
            <w:pPr>
              <w:widowControl w:val="0"/>
            </w:pPr>
            <w:r>
              <w:rPr>
                <w:sz w:val="22"/>
                <w:szCs w:val="22"/>
                <w:lang w:val="en-GB"/>
              </w:rPr>
              <w:t xml:space="preserve"> </w:t>
            </w:r>
            <w:r>
              <w:rPr>
                <w:rFonts w:cs="Arial"/>
                <w:sz w:val="22"/>
                <w:szCs w:val="22"/>
                <w:lang w:val="en-GB"/>
              </w:rPr>
              <w:t>Has the Site Monitoring Log been updated?</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565FFDB7" w14:textId="77777777" w:rsidR="00F32304" w:rsidRDefault="00C2620F">
            <w:pPr>
              <w:widowControl w:val="0"/>
              <w:jc w:val="center"/>
            </w:pPr>
            <w:r>
              <w:rPr>
                <w:rFonts w:cs="Arial"/>
                <w:sz w:val="22"/>
                <w:szCs w:val="22"/>
                <w:lang w:val="en-GB"/>
              </w:rPr>
              <w:t>Yes</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3B9527C1" w14:textId="77777777" w:rsidR="00F32304" w:rsidRDefault="00C2620F">
            <w:pPr>
              <w:widowControl w:val="0"/>
              <w:jc w:val="center"/>
            </w:pPr>
            <w:r>
              <w:rPr>
                <w:rFonts w:cs="Arial"/>
                <w:sz w:val="22"/>
                <w:szCs w:val="22"/>
                <w:lang w:val="en-GB"/>
              </w:rPr>
              <w:t>No</w:t>
            </w:r>
          </w:p>
        </w:tc>
        <w:tc>
          <w:tcPr>
            <w:tcW w:w="2064" w:type="dxa"/>
            <w:tcBorders>
              <w:top w:val="single" w:sz="4" w:space="0" w:color="000000"/>
              <w:left w:val="single" w:sz="4" w:space="0" w:color="000000"/>
              <w:bottom w:val="single" w:sz="4" w:space="0" w:color="000000"/>
              <w:right w:val="single" w:sz="4" w:space="0" w:color="000000"/>
            </w:tcBorders>
            <w:shd w:val="clear" w:color="auto" w:fill="F2F2F2"/>
          </w:tcPr>
          <w:p w14:paraId="6422DB85" w14:textId="77777777" w:rsidR="00F32304" w:rsidRDefault="00C2620F">
            <w:pPr>
              <w:widowControl w:val="0"/>
              <w:jc w:val="center"/>
            </w:pPr>
            <w:r>
              <w:rPr>
                <w:rFonts w:cs="Arial"/>
                <w:sz w:val="22"/>
                <w:szCs w:val="22"/>
                <w:lang w:val="en-GB"/>
              </w:rPr>
              <w:t>NA</w:t>
            </w:r>
          </w:p>
        </w:tc>
      </w:tr>
      <w:tr w:rsidR="00F32304" w14:paraId="0163002B" w14:textId="77777777">
        <w:trPr>
          <w:trHeight w:val="255"/>
          <w:jc w:val="center"/>
        </w:trPr>
        <w:tc>
          <w:tcPr>
            <w:tcW w:w="3444" w:type="dxa"/>
            <w:vMerge/>
            <w:tcBorders>
              <w:top w:val="single" w:sz="4" w:space="0" w:color="000000"/>
              <w:left w:val="single" w:sz="4" w:space="0" w:color="000000"/>
              <w:bottom w:val="single" w:sz="4" w:space="0" w:color="000000"/>
              <w:right w:val="single" w:sz="4" w:space="0" w:color="000000"/>
            </w:tcBorders>
            <w:shd w:val="clear" w:color="auto" w:fill="auto"/>
          </w:tcPr>
          <w:p w14:paraId="188993BA" w14:textId="77777777" w:rsidR="00F32304" w:rsidRDefault="00F32304">
            <w:pPr>
              <w:widowControl w:val="0"/>
              <w:snapToGrid w:val="0"/>
              <w:rPr>
                <w:rFonts w:cs="Arial"/>
                <w:sz w:val="22"/>
                <w:szCs w:val="22"/>
                <w:lang w:val="en-GB"/>
              </w:rPr>
            </w:pPr>
          </w:p>
        </w:tc>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F4F65F"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46" w:name="__Fieldmark__425_2968883822"/>
            <w:bookmarkStart w:id="47" w:name="__Fieldmark__293_543564686"/>
            <w:bookmarkEnd w:id="46"/>
            <w:r>
              <w:fldChar w:fldCharType="end"/>
            </w:r>
            <w:bookmarkEnd w:id="47"/>
          </w:p>
        </w:tc>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9B03C5"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48" w:name="__Fieldmark__438_2968883822"/>
            <w:bookmarkStart w:id="49" w:name="__Fieldmark__294_543564686"/>
            <w:bookmarkEnd w:id="48"/>
            <w:r>
              <w:fldChar w:fldCharType="end"/>
            </w:r>
            <w:bookmarkEnd w:id="49"/>
          </w:p>
        </w:tc>
        <w:tc>
          <w:tcPr>
            <w:tcW w:w="20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EC82CE"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50" w:name="__Fieldmark__443_2968883822"/>
            <w:bookmarkStart w:id="51" w:name="__Fieldmark__295_543564686"/>
            <w:bookmarkEnd w:id="50"/>
            <w:r>
              <w:fldChar w:fldCharType="end"/>
            </w:r>
            <w:bookmarkEnd w:id="51"/>
          </w:p>
        </w:tc>
      </w:tr>
      <w:tr w:rsidR="00F32304" w14:paraId="0B38FAD6" w14:textId="77777777">
        <w:trPr>
          <w:trHeight w:val="562"/>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F2F2F2"/>
          </w:tcPr>
          <w:p w14:paraId="4E0A1151" w14:textId="77777777" w:rsidR="00F32304" w:rsidRDefault="00C2620F">
            <w:pPr>
              <w:widowControl w:val="0"/>
              <w:spacing w:before="40"/>
            </w:pPr>
            <w:r>
              <w:rPr>
                <w:rFonts w:cs="Arial"/>
                <w:sz w:val="22"/>
                <w:szCs w:val="22"/>
                <w:lang w:val="en-GB"/>
              </w:rPr>
              <w:t>Comments</w:t>
            </w:r>
          </w:p>
        </w:tc>
        <w:tc>
          <w:tcPr>
            <w:tcW w:w="6194" w:type="dxa"/>
            <w:gridSpan w:val="3"/>
            <w:tcBorders>
              <w:top w:val="single" w:sz="4" w:space="0" w:color="000000"/>
              <w:left w:val="single" w:sz="4" w:space="0" w:color="000000"/>
              <w:bottom w:val="single" w:sz="4" w:space="0" w:color="000000"/>
              <w:right w:val="single" w:sz="4" w:space="0" w:color="000000"/>
            </w:tcBorders>
            <w:shd w:val="clear" w:color="auto" w:fill="FFFFFF"/>
          </w:tcPr>
          <w:p w14:paraId="734723E5" w14:textId="77777777" w:rsidR="00F32304" w:rsidRDefault="00F32304">
            <w:pPr>
              <w:widowControl w:val="0"/>
              <w:snapToGrid w:val="0"/>
              <w:spacing w:before="40"/>
              <w:rPr>
                <w:rFonts w:cs="Arial"/>
                <w:sz w:val="22"/>
                <w:szCs w:val="22"/>
                <w:lang w:val="en-GB"/>
              </w:rPr>
            </w:pPr>
          </w:p>
        </w:tc>
      </w:tr>
      <w:tr w:rsidR="00F32304" w14:paraId="59ED472E" w14:textId="77777777">
        <w:trPr>
          <w:trHeight w:val="255"/>
          <w:jc w:val="center"/>
        </w:trPr>
        <w:tc>
          <w:tcPr>
            <w:tcW w:w="3444"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23FB93EC" w14:textId="77777777" w:rsidR="00F32304" w:rsidRDefault="00C2620F">
            <w:pPr>
              <w:widowControl w:val="0"/>
            </w:pPr>
            <w:bookmarkStart w:id="52" w:name="_Hlk55922247"/>
            <w:bookmarkEnd w:id="52"/>
            <w:r>
              <w:rPr>
                <w:rFonts w:cs="Arial"/>
                <w:sz w:val="22"/>
                <w:szCs w:val="22"/>
                <w:lang w:val="en-GB"/>
              </w:rPr>
              <w:t xml:space="preserve">Is the current protocol filled in the </w:t>
            </w:r>
            <w:r>
              <w:rPr>
                <w:rFonts w:cs="Arial"/>
                <w:sz w:val="22"/>
                <w:szCs w:val="22"/>
                <w:lang w:val="en-GB"/>
              </w:rPr>
              <w:t>ISF?</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056696B6" w14:textId="77777777" w:rsidR="00F32304" w:rsidRDefault="00C2620F">
            <w:pPr>
              <w:widowControl w:val="0"/>
              <w:jc w:val="center"/>
            </w:pPr>
            <w:r>
              <w:rPr>
                <w:rFonts w:cs="Arial"/>
                <w:sz w:val="22"/>
                <w:szCs w:val="22"/>
                <w:lang w:val="en-GB"/>
              </w:rPr>
              <w:t>Yes</w:t>
            </w:r>
          </w:p>
        </w:tc>
        <w:tc>
          <w:tcPr>
            <w:tcW w:w="2065" w:type="dxa"/>
            <w:tcBorders>
              <w:top w:val="single" w:sz="4" w:space="0" w:color="000000"/>
              <w:left w:val="single" w:sz="4" w:space="0" w:color="000000"/>
              <w:bottom w:val="single" w:sz="4" w:space="0" w:color="000000"/>
              <w:right w:val="single" w:sz="4" w:space="0" w:color="000000"/>
            </w:tcBorders>
            <w:shd w:val="clear" w:color="auto" w:fill="auto"/>
          </w:tcPr>
          <w:p w14:paraId="4BB06CA7" w14:textId="77777777" w:rsidR="00F32304" w:rsidRDefault="00C2620F">
            <w:pPr>
              <w:widowControl w:val="0"/>
              <w:jc w:val="center"/>
            </w:pPr>
            <w:r>
              <w:rPr>
                <w:rFonts w:cs="Arial"/>
                <w:sz w:val="22"/>
                <w:szCs w:val="22"/>
                <w:lang w:val="en-GB"/>
              </w:rPr>
              <w:t>No</w:t>
            </w:r>
          </w:p>
        </w:tc>
        <w:tc>
          <w:tcPr>
            <w:tcW w:w="2064" w:type="dxa"/>
            <w:tcBorders>
              <w:top w:val="single" w:sz="4" w:space="0" w:color="000000"/>
              <w:left w:val="single" w:sz="4" w:space="0" w:color="000000"/>
              <w:bottom w:val="single" w:sz="4" w:space="0" w:color="000000"/>
              <w:right w:val="single" w:sz="4" w:space="0" w:color="000000"/>
            </w:tcBorders>
            <w:shd w:val="clear" w:color="auto" w:fill="auto"/>
          </w:tcPr>
          <w:p w14:paraId="4A4526C6" w14:textId="77777777" w:rsidR="00F32304" w:rsidRDefault="00C2620F">
            <w:pPr>
              <w:widowControl w:val="0"/>
              <w:jc w:val="center"/>
            </w:pPr>
            <w:r>
              <w:rPr>
                <w:rFonts w:cs="Arial"/>
                <w:sz w:val="22"/>
                <w:szCs w:val="22"/>
                <w:lang w:val="en-GB"/>
              </w:rPr>
              <w:t>NA</w:t>
            </w:r>
          </w:p>
        </w:tc>
      </w:tr>
      <w:tr w:rsidR="00F32304" w14:paraId="47A7AFFE" w14:textId="77777777">
        <w:trPr>
          <w:trHeight w:val="255"/>
          <w:jc w:val="center"/>
        </w:trPr>
        <w:tc>
          <w:tcPr>
            <w:tcW w:w="3444" w:type="dxa"/>
            <w:vMerge/>
            <w:tcBorders>
              <w:top w:val="single" w:sz="4" w:space="0" w:color="000000"/>
              <w:left w:val="single" w:sz="4" w:space="0" w:color="000000"/>
              <w:bottom w:val="single" w:sz="4" w:space="0" w:color="000000"/>
              <w:right w:val="single" w:sz="4" w:space="0" w:color="000000"/>
            </w:tcBorders>
            <w:shd w:val="clear" w:color="auto" w:fill="auto"/>
          </w:tcPr>
          <w:p w14:paraId="7ED093F6" w14:textId="77777777" w:rsidR="00F32304" w:rsidRDefault="00F32304">
            <w:pPr>
              <w:widowControl w:val="0"/>
              <w:snapToGrid w:val="0"/>
              <w:rPr>
                <w:rFonts w:cs="Arial"/>
                <w:sz w:val="22"/>
                <w:szCs w:val="22"/>
                <w:lang w:val="en-GB"/>
              </w:rPr>
            </w:pPr>
          </w:p>
        </w:tc>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C945EC"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53" w:name="__Fieldmark__456_2968883822"/>
            <w:bookmarkStart w:id="54" w:name="__Fieldmark__296_543564686"/>
            <w:bookmarkEnd w:id="53"/>
            <w:r>
              <w:fldChar w:fldCharType="end"/>
            </w:r>
            <w:bookmarkEnd w:id="54"/>
          </w:p>
        </w:tc>
        <w:tc>
          <w:tcPr>
            <w:tcW w:w="2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8C2476"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55" w:name="__Fieldmark__461_2968883822"/>
            <w:bookmarkStart w:id="56" w:name="__Fieldmark__297_543564686"/>
            <w:bookmarkEnd w:id="55"/>
            <w:r>
              <w:fldChar w:fldCharType="end"/>
            </w:r>
            <w:bookmarkEnd w:id="56"/>
          </w:p>
        </w:tc>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5F7F6A"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57" w:name="__Fieldmark__466_2968883822"/>
            <w:bookmarkStart w:id="58" w:name="__Fieldmark__298_543564686"/>
            <w:bookmarkEnd w:id="57"/>
            <w:r>
              <w:fldChar w:fldCharType="end"/>
            </w:r>
            <w:bookmarkEnd w:id="58"/>
          </w:p>
        </w:tc>
      </w:tr>
      <w:tr w:rsidR="00F32304" w14:paraId="029EEC68" w14:textId="77777777">
        <w:trPr>
          <w:trHeight w:val="562"/>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F2F2F2"/>
          </w:tcPr>
          <w:p w14:paraId="07177CBE" w14:textId="77777777" w:rsidR="00F32304" w:rsidRDefault="00C2620F">
            <w:pPr>
              <w:widowControl w:val="0"/>
              <w:spacing w:before="40"/>
            </w:pPr>
            <w:r>
              <w:rPr>
                <w:rFonts w:cs="Arial"/>
                <w:sz w:val="22"/>
                <w:szCs w:val="22"/>
                <w:lang w:val="en-GB"/>
              </w:rPr>
              <w:t>Comments</w:t>
            </w:r>
          </w:p>
        </w:tc>
        <w:tc>
          <w:tcPr>
            <w:tcW w:w="6194" w:type="dxa"/>
            <w:gridSpan w:val="3"/>
            <w:tcBorders>
              <w:top w:val="single" w:sz="4" w:space="0" w:color="000000"/>
              <w:left w:val="single" w:sz="4" w:space="0" w:color="000000"/>
              <w:bottom w:val="single" w:sz="4" w:space="0" w:color="000000"/>
              <w:right w:val="single" w:sz="4" w:space="0" w:color="000000"/>
            </w:tcBorders>
            <w:shd w:val="clear" w:color="auto" w:fill="FFFFFF"/>
          </w:tcPr>
          <w:p w14:paraId="2B193F52" w14:textId="77777777" w:rsidR="00F32304" w:rsidRDefault="00C2620F">
            <w:pPr>
              <w:widowControl w:val="0"/>
              <w:spacing w:before="40"/>
            </w:pPr>
            <w:r>
              <w:rPr>
                <w:rFonts w:cs="Arial"/>
                <w:sz w:val="22"/>
                <w:szCs w:val="22"/>
                <w:lang w:val="en-GB"/>
              </w:rPr>
              <w:t xml:space="preserve">The most current protocol version is 1.1 dated 28 </w:t>
            </w:r>
            <w:r>
              <w:rPr>
                <w:rFonts w:cs="Arial"/>
                <w:sz w:val="22"/>
                <w:szCs w:val="22"/>
                <w:lang w:val="en-GB"/>
              </w:rPr>
              <w:t>Sep 2020.</w:t>
            </w:r>
          </w:p>
        </w:tc>
      </w:tr>
      <w:tr w:rsidR="00F32304" w14:paraId="3882D73C" w14:textId="77777777">
        <w:trPr>
          <w:trHeight w:val="255"/>
          <w:jc w:val="center"/>
        </w:trPr>
        <w:tc>
          <w:tcPr>
            <w:tcW w:w="3444"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25E00D6D" w14:textId="77777777" w:rsidR="00F32304" w:rsidRDefault="00C2620F">
            <w:pPr>
              <w:widowControl w:val="0"/>
            </w:pPr>
            <w:r>
              <w:rPr>
                <w:rFonts w:cs="Arial"/>
                <w:sz w:val="22"/>
                <w:szCs w:val="22"/>
                <w:lang w:val="en-GB"/>
              </w:rPr>
              <w:t>Has the PI signed the protocol signature page and amendments (if applicable)?</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1F6FD88E" w14:textId="77777777" w:rsidR="00F32304" w:rsidRDefault="00C2620F">
            <w:pPr>
              <w:widowControl w:val="0"/>
              <w:jc w:val="center"/>
            </w:pPr>
            <w:r>
              <w:rPr>
                <w:rFonts w:cs="Arial"/>
                <w:sz w:val="22"/>
                <w:szCs w:val="22"/>
                <w:lang w:val="en-GB"/>
              </w:rPr>
              <w:t>Yes</w:t>
            </w:r>
          </w:p>
        </w:tc>
        <w:tc>
          <w:tcPr>
            <w:tcW w:w="2065" w:type="dxa"/>
            <w:tcBorders>
              <w:top w:val="single" w:sz="4" w:space="0" w:color="000000"/>
              <w:left w:val="single" w:sz="4" w:space="0" w:color="000000"/>
              <w:bottom w:val="single" w:sz="4" w:space="0" w:color="000000"/>
              <w:right w:val="single" w:sz="4" w:space="0" w:color="000000"/>
            </w:tcBorders>
            <w:shd w:val="clear" w:color="auto" w:fill="auto"/>
          </w:tcPr>
          <w:p w14:paraId="20D394C8" w14:textId="77777777" w:rsidR="00F32304" w:rsidRDefault="00C2620F">
            <w:pPr>
              <w:widowControl w:val="0"/>
              <w:jc w:val="center"/>
            </w:pPr>
            <w:r>
              <w:rPr>
                <w:rFonts w:cs="Arial"/>
                <w:sz w:val="22"/>
                <w:szCs w:val="22"/>
                <w:lang w:val="en-GB"/>
              </w:rPr>
              <w:t>No</w:t>
            </w:r>
          </w:p>
        </w:tc>
        <w:tc>
          <w:tcPr>
            <w:tcW w:w="2064" w:type="dxa"/>
            <w:tcBorders>
              <w:top w:val="single" w:sz="4" w:space="0" w:color="000000"/>
              <w:left w:val="single" w:sz="4" w:space="0" w:color="000000"/>
              <w:bottom w:val="single" w:sz="4" w:space="0" w:color="000000"/>
              <w:right w:val="single" w:sz="4" w:space="0" w:color="000000"/>
            </w:tcBorders>
            <w:shd w:val="clear" w:color="auto" w:fill="auto"/>
          </w:tcPr>
          <w:p w14:paraId="6FFF8449" w14:textId="77777777" w:rsidR="00F32304" w:rsidRDefault="00C2620F">
            <w:pPr>
              <w:widowControl w:val="0"/>
              <w:jc w:val="center"/>
            </w:pPr>
            <w:r>
              <w:rPr>
                <w:rFonts w:cs="Arial"/>
                <w:sz w:val="22"/>
                <w:szCs w:val="22"/>
                <w:lang w:val="en-GB"/>
              </w:rPr>
              <w:t>NA</w:t>
            </w:r>
          </w:p>
        </w:tc>
      </w:tr>
      <w:tr w:rsidR="00F32304" w14:paraId="5BF95C7C" w14:textId="77777777">
        <w:trPr>
          <w:trHeight w:val="255"/>
          <w:jc w:val="center"/>
        </w:trPr>
        <w:tc>
          <w:tcPr>
            <w:tcW w:w="3444" w:type="dxa"/>
            <w:vMerge/>
            <w:tcBorders>
              <w:top w:val="single" w:sz="4" w:space="0" w:color="000000"/>
              <w:left w:val="single" w:sz="4" w:space="0" w:color="000000"/>
              <w:bottom w:val="single" w:sz="4" w:space="0" w:color="000000"/>
              <w:right w:val="single" w:sz="4" w:space="0" w:color="000000"/>
            </w:tcBorders>
            <w:shd w:val="clear" w:color="auto" w:fill="auto"/>
          </w:tcPr>
          <w:p w14:paraId="0E87F63C" w14:textId="77777777" w:rsidR="00F32304" w:rsidRDefault="00F32304">
            <w:pPr>
              <w:widowControl w:val="0"/>
              <w:snapToGrid w:val="0"/>
              <w:rPr>
                <w:rFonts w:cs="Arial"/>
                <w:sz w:val="22"/>
                <w:szCs w:val="22"/>
                <w:lang w:val="en-GB"/>
              </w:rPr>
            </w:pPr>
          </w:p>
        </w:tc>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FE22AF"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59" w:name="__Fieldmark__477_2968883822"/>
            <w:bookmarkStart w:id="60" w:name="__Fieldmark__299_543564686"/>
            <w:bookmarkEnd w:id="59"/>
            <w:r>
              <w:fldChar w:fldCharType="end"/>
            </w:r>
            <w:bookmarkEnd w:id="60"/>
          </w:p>
        </w:tc>
        <w:tc>
          <w:tcPr>
            <w:tcW w:w="2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85409C"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61" w:name="__Fieldmark__482_2968883822"/>
            <w:bookmarkStart w:id="62" w:name="__Fieldmark__300_543564686"/>
            <w:bookmarkEnd w:id="61"/>
            <w:r>
              <w:fldChar w:fldCharType="end"/>
            </w:r>
            <w:bookmarkEnd w:id="62"/>
          </w:p>
        </w:tc>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0C5A85"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63" w:name="__Fieldmark__487_2968883822"/>
            <w:bookmarkStart w:id="64" w:name="__Fieldmark__301_543564686"/>
            <w:bookmarkEnd w:id="63"/>
            <w:r>
              <w:fldChar w:fldCharType="end"/>
            </w:r>
            <w:bookmarkEnd w:id="64"/>
          </w:p>
        </w:tc>
      </w:tr>
      <w:tr w:rsidR="00F32304" w14:paraId="1D9EDC5F" w14:textId="77777777">
        <w:trPr>
          <w:trHeight w:val="562"/>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F2F2F2"/>
          </w:tcPr>
          <w:p w14:paraId="085DE0EC" w14:textId="77777777" w:rsidR="00F32304" w:rsidRDefault="00C2620F">
            <w:pPr>
              <w:widowControl w:val="0"/>
            </w:pPr>
            <w:r>
              <w:rPr>
                <w:rFonts w:cs="Arial"/>
                <w:sz w:val="22"/>
                <w:szCs w:val="22"/>
                <w:lang w:val="en-GB"/>
              </w:rPr>
              <w:t>Comments</w:t>
            </w:r>
          </w:p>
        </w:tc>
        <w:tc>
          <w:tcPr>
            <w:tcW w:w="6194" w:type="dxa"/>
            <w:gridSpan w:val="3"/>
            <w:tcBorders>
              <w:top w:val="single" w:sz="4" w:space="0" w:color="000000"/>
              <w:left w:val="single" w:sz="4" w:space="0" w:color="000000"/>
              <w:bottom w:val="single" w:sz="4" w:space="0" w:color="000000"/>
              <w:right w:val="single" w:sz="4" w:space="0" w:color="000000"/>
            </w:tcBorders>
            <w:shd w:val="clear" w:color="auto" w:fill="FFFFFF"/>
          </w:tcPr>
          <w:p w14:paraId="148A6DB1" w14:textId="77777777" w:rsidR="00F32304" w:rsidRDefault="00C2620F">
            <w:pPr>
              <w:widowControl w:val="0"/>
              <w:spacing w:before="40"/>
            </w:pPr>
            <w:r>
              <w:rPr>
                <w:rFonts w:cs="Arial"/>
                <w:sz w:val="22"/>
                <w:szCs w:val="22"/>
                <w:lang w:val="en-GB"/>
              </w:rPr>
              <w:t xml:space="preserve">All protocol signature pages are </w:t>
            </w:r>
            <w:r>
              <w:rPr>
                <w:rFonts w:cs="Arial"/>
                <w:sz w:val="22"/>
                <w:szCs w:val="22"/>
                <w:lang w:val="en-GB"/>
              </w:rPr>
              <w:t xml:space="preserve">signed and </w:t>
            </w:r>
            <w:r>
              <w:rPr>
                <w:rFonts w:cs="Arial"/>
                <w:sz w:val="22"/>
                <w:szCs w:val="22"/>
                <w:lang w:val="en-GB"/>
              </w:rPr>
              <w:t>filed in ISF. The most current protocol version is 1.1 dated 28 Sep 2020.</w:t>
            </w:r>
          </w:p>
        </w:tc>
      </w:tr>
      <w:tr w:rsidR="00F32304" w14:paraId="57D91926" w14:textId="77777777">
        <w:trPr>
          <w:trHeight w:val="255"/>
          <w:jc w:val="center"/>
        </w:trPr>
        <w:tc>
          <w:tcPr>
            <w:tcW w:w="3444"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7278DD69" w14:textId="77777777" w:rsidR="00F32304" w:rsidRDefault="00C2620F">
            <w:pPr>
              <w:widowControl w:val="0"/>
            </w:pPr>
            <w:bookmarkStart w:id="65" w:name="_Hlk55922401"/>
            <w:bookmarkEnd w:id="65"/>
            <w:r>
              <w:rPr>
                <w:rFonts w:cs="Arial"/>
                <w:sz w:val="22"/>
                <w:szCs w:val="22"/>
                <w:lang w:val="en-GB"/>
              </w:rPr>
              <w:t>Is the current ICF filled in the ISF?</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21D2E821" w14:textId="77777777" w:rsidR="00F32304" w:rsidRDefault="00C2620F">
            <w:pPr>
              <w:widowControl w:val="0"/>
              <w:jc w:val="center"/>
            </w:pPr>
            <w:r>
              <w:rPr>
                <w:rFonts w:cs="Arial"/>
                <w:sz w:val="22"/>
                <w:szCs w:val="22"/>
                <w:lang w:val="en-GB"/>
              </w:rPr>
              <w:t>Yes</w:t>
            </w:r>
          </w:p>
        </w:tc>
        <w:tc>
          <w:tcPr>
            <w:tcW w:w="2065" w:type="dxa"/>
            <w:tcBorders>
              <w:top w:val="single" w:sz="4" w:space="0" w:color="000000"/>
              <w:left w:val="single" w:sz="4" w:space="0" w:color="000000"/>
              <w:bottom w:val="single" w:sz="4" w:space="0" w:color="000000"/>
              <w:right w:val="single" w:sz="4" w:space="0" w:color="000000"/>
            </w:tcBorders>
            <w:shd w:val="clear" w:color="auto" w:fill="auto"/>
          </w:tcPr>
          <w:p w14:paraId="331FEB84" w14:textId="77777777" w:rsidR="00F32304" w:rsidRDefault="00C2620F">
            <w:pPr>
              <w:widowControl w:val="0"/>
              <w:jc w:val="center"/>
            </w:pPr>
            <w:r>
              <w:rPr>
                <w:rFonts w:cs="Arial"/>
                <w:sz w:val="22"/>
                <w:szCs w:val="22"/>
                <w:lang w:val="en-GB"/>
              </w:rPr>
              <w:t>No</w:t>
            </w:r>
          </w:p>
        </w:tc>
        <w:tc>
          <w:tcPr>
            <w:tcW w:w="2064" w:type="dxa"/>
            <w:tcBorders>
              <w:top w:val="single" w:sz="4" w:space="0" w:color="000000"/>
              <w:left w:val="single" w:sz="4" w:space="0" w:color="000000"/>
              <w:bottom w:val="single" w:sz="4" w:space="0" w:color="000000"/>
              <w:right w:val="single" w:sz="4" w:space="0" w:color="000000"/>
            </w:tcBorders>
            <w:shd w:val="clear" w:color="auto" w:fill="auto"/>
          </w:tcPr>
          <w:p w14:paraId="6A9B0343" w14:textId="77777777" w:rsidR="00F32304" w:rsidRDefault="00C2620F">
            <w:pPr>
              <w:widowControl w:val="0"/>
              <w:jc w:val="center"/>
            </w:pPr>
            <w:r>
              <w:rPr>
                <w:rFonts w:cs="Arial"/>
                <w:sz w:val="22"/>
                <w:szCs w:val="22"/>
                <w:lang w:val="en-GB"/>
              </w:rPr>
              <w:t>NA</w:t>
            </w:r>
          </w:p>
        </w:tc>
      </w:tr>
      <w:tr w:rsidR="00F32304" w14:paraId="10BED12C" w14:textId="77777777">
        <w:trPr>
          <w:trHeight w:val="255"/>
          <w:jc w:val="center"/>
        </w:trPr>
        <w:tc>
          <w:tcPr>
            <w:tcW w:w="3444" w:type="dxa"/>
            <w:vMerge/>
            <w:tcBorders>
              <w:top w:val="single" w:sz="4" w:space="0" w:color="000000"/>
              <w:left w:val="single" w:sz="4" w:space="0" w:color="000000"/>
              <w:bottom w:val="single" w:sz="4" w:space="0" w:color="000000"/>
              <w:right w:val="single" w:sz="4" w:space="0" w:color="000000"/>
            </w:tcBorders>
            <w:shd w:val="clear" w:color="auto" w:fill="auto"/>
          </w:tcPr>
          <w:p w14:paraId="3EA6B1A7" w14:textId="77777777" w:rsidR="00F32304" w:rsidRDefault="00F32304">
            <w:pPr>
              <w:widowControl w:val="0"/>
              <w:snapToGrid w:val="0"/>
              <w:rPr>
                <w:rFonts w:cs="Arial"/>
                <w:sz w:val="22"/>
                <w:szCs w:val="22"/>
                <w:lang w:val="en-GB"/>
              </w:rPr>
            </w:pPr>
          </w:p>
        </w:tc>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FA2E42"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66" w:name="__Fieldmark__503_2968883822"/>
            <w:bookmarkStart w:id="67" w:name="__Fieldmark__302_543564686"/>
            <w:bookmarkEnd w:id="66"/>
            <w:r>
              <w:fldChar w:fldCharType="end"/>
            </w:r>
            <w:bookmarkEnd w:id="67"/>
          </w:p>
        </w:tc>
        <w:tc>
          <w:tcPr>
            <w:tcW w:w="2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CD649A"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68" w:name="__Fieldmark__508_2968883822"/>
            <w:bookmarkStart w:id="69" w:name="__Fieldmark__303_543564686"/>
            <w:bookmarkEnd w:id="68"/>
            <w:r>
              <w:fldChar w:fldCharType="end"/>
            </w:r>
            <w:bookmarkEnd w:id="69"/>
          </w:p>
        </w:tc>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9964DA"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70" w:name="__Fieldmark__513_2968883822"/>
            <w:bookmarkStart w:id="71" w:name="__Fieldmark__304_543564686"/>
            <w:bookmarkEnd w:id="70"/>
            <w:r>
              <w:fldChar w:fldCharType="end"/>
            </w:r>
            <w:bookmarkEnd w:id="71"/>
          </w:p>
        </w:tc>
      </w:tr>
      <w:tr w:rsidR="00F32304" w14:paraId="37949B7C" w14:textId="77777777">
        <w:trPr>
          <w:trHeight w:val="562"/>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F2F2F2"/>
          </w:tcPr>
          <w:p w14:paraId="036B2D86" w14:textId="77777777" w:rsidR="00F32304" w:rsidRDefault="00C2620F">
            <w:pPr>
              <w:widowControl w:val="0"/>
            </w:pPr>
            <w:r>
              <w:rPr>
                <w:rFonts w:cs="Arial"/>
                <w:sz w:val="22"/>
                <w:szCs w:val="22"/>
                <w:lang w:val="en-GB"/>
              </w:rPr>
              <w:t>Comments</w:t>
            </w:r>
          </w:p>
        </w:tc>
        <w:tc>
          <w:tcPr>
            <w:tcW w:w="6194" w:type="dxa"/>
            <w:gridSpan w:val="3"/>
            <w:tcBorders>
              <w:top w:val="single" w:sz="4" w:space="0" w:color="000000"/>
              <w:left w:val="single" w:sz="4" w:space="0" w:color="000000"/>
              <w:bottom w:val="single" w:sz="4" w:space="0" w:color="000000"/>
              <w:right w:val="single" w:sz="4" w:space="0" w:color="000000"/>
            </w:tcBorders>
            <w:shd w:val="clear" w:color="auto" w:fill="FFFFFF"/>
          </w:tcPr>
          <w:p w14:paraId="41BE2B6C" w14:textId="22FB8E81" w:rsidR="00F32304" w:rsidRDefault="00C2620F">
            <w:pPr>
              <w:widowControl w:val="0"/>
              <w:spacing w:before="40"/>
            </w:pPr>
            <w:r>
              <w:rPr>
                <w:rFonts w:cs="Arial"/>
                <w:sz w:val="22"/>
                <w:szCs w:val="22"/>
                <w:lang w:val="en-GB"/>
              </w:rPr>
              <w:t>The current ICF version 1.0 dated 4 Feb 2020.</w:t>
            </w:r>
          </w:p>
        </w:tc>
      </w:tr>
      <w:tr w:rsidR="00F32304" w14:paraId="0A379A51" w14:textId="77777777">
        <w:trPr>
          <w:trHeight w:val="255"/>
          <w:jc w:val="center"/>
        </w:trPr>
        <w:tc>
          <w:tcPr>
            <w:tcW w:w="3444"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5B1DC84D" w14:textId="77777777" w:rsidR="00F32304" w:rsidRDefault="00C2620F">
            <w:pPr>
              <w:widowControl w:val="0"/>
            </w:pPr>
            <w:r>
              <w:rPr>
                <w:rFonts w:cs="Arial"/>
                <w:sz w:val="22"/>
                <w:szCs w:val="22"/>
                <w:lang w:val="en-GB"/>
              </w:rPr>
              <w:t>Has EC approval of the protocol and amendments (if available) been filed in the ISF?</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209A0D2A" w14:textId="77777777" w:rsidR="00F32304" w:rsidRDefault="00C2620F">
            <w:pPr>
              <w:widowControl w:val="0"/>
              <w:jc w:val="center"/>
            </w:pPr>
            <w:r>
              <w:rPr>
                <w:rFonts w:cs="Arial"/>
                <w:sz w:val="22"/>
                <w:szCs w:val="22"/>
                <w:lang w:val="en-GB"/>
              </w:rPr>
              <w:t>Yes</w:t>
            </w:r>
          </w:p>
        </w:tc>
        <w:tc>
          <w:tcPr>
            <w:tcW w:w="2065" w:type="dxa"/>
            <w:tcBorders>
              <w:top w:val="single" w:sz="4" w:space="0" w:color="000000"/>
              <w:left w:val="single" w:sz="4" w:space="0" w:color="000000"/>
              <w:bottom w:val="single" w:sz="4" w:space="0" w:color="000000"/>
              <w:right w:val="single" w:sz="4" w:space="0" w:color="000000"/>
            </w:tcBorders>
            <w:shd w:val="clear" w:color="auto" w:fill="auto"/>
          </w:tcPr>
          <w:p w14:paraId="50F7B9E8" w14:textId="77777777" w:rsidR="00F32304" w:rsidRDefault="00C2620F">
            <w:pPr>
              <w:widowControl w:val="0"/>
              <w:jc w:val="center"/>
            </w:pPr>
            <w:r>
              <w:rPr>
                <w:rFonts w:cs="Arial"/>
                <w:sz w:val="22"/>
                <w:szCs w:val="22"/>
                <w:lang w:val="en-GB"/>
              </w:rPr>
              <w:t>No</w:t>
            </w:r>
          </w:p>
        </w:tc>
        <w:tc>
          <w:tcPr>
            <w:tcW w:w="2064" w:type="dxa"/>
            <w:tcBorders>
              <w:top w:val="single" w:sz="4" w:space="0" w:color="000000"/>
              <w:left w:val="single" w:sz="4" w:space="0" w:color="000000"/>
              <w:bottom w:val="single" w:sz="4" w:space="0" w:color="000000"/>
              <w:right w:val="single" w:sz="4" w:space="0" w:color="000000"/>
            </w:tcBorders>
            <w:shd w:val="clear" w:color="auto" w:fill="auto"/>
          </w:tcPr>
          <w:p w14:paraId="4AA3D538" w14:textId="77777777" w:rsidR="00F32304" w:rsidRDefault="00C2620F">
            <w:pPr>
              <w:widowControl w:val="0"/>
              <w:jc w:val="center"/>
            </w:pPr>
            <w:r>
              <w:rPr>
                <w:rFonts w:cs="Arial"/>
                <w:sz w:val="22"/>
                <w:szCs w:val="22"/>
                <w:lang w:val="en-GB"/>
              </w:rPr>
              <w:t>NA</w:t>
            </w:r>
          </w:p>
        </w:tc>
      </w:tr>
      <w:tr w:rsidR="00F32304" w14:paraId="6ABBDA98" w14:textId="77777777">
        <w:trPr>
          <w:trHeight w:val="255"/>
          <w:jc w:val="center"/>
        </w:trPr>
        <w:tc>
          <w:tcPr>
            <w:tcW w:w="3444" w:type="dxa"/>
            <w:vMerge/>
            <w:tcBorders>
              <w:top w:val="single" w:sz="4" w:space="0" w:color="000000"/>
              <w:left w:val="single" w:sz="4" w:space="0" w:color="000000"/>
              <w:bottom w:val="single" w:sz="4" w:space="0" w:color="000000"/>
              <w:right w:val="single" w:sz="4" w:space="0" w:color="000000"/>
            </w:tcBorders>
            <w:shd w:val="clear" w:color="auto" w:fill="auto"/>
          </w:tcPr>
          <w:p w14:paraId="1227C828" w14:textId="77777777" w:rsidR="00F32304" w:rsidRDefault="00F32304">
            <w:pPr>
              <w:widowControl w:val="0"/>
              <w:snapToGrid w:val="0"/>
              <w:rPr>
                <w:rFonts w:cs="Arial"/>
                <w:sz w:val="22"/>
                <w:szCs w:val="22"/>
                <w:lang w:val="en-GB"/>
              </w:rPr>
            </w:pPr>
          </w:p>
        </w:tc>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3658E3"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72" w:name="__Fieldmark__524_2968883822"/>
            <w:bookmarkStart w:id="73" w:name="__Fieldmark__305_543564686"/>
            <w:bookmarkEnd w:id="72"/>
            <w:r>
              <w:fldChar w:fldCharType="end"/>
            </w:r>
            <w:bookmarkEnd w:id="73"/>
          </w:p>
        </w:tc>
        <w:tc>
          <w:tcPr>
            <w:tcW w:w="2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FCB257"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74" w:name="__Fieldmark__529_2968883822"/>
            <w:bookmarkStart w:id="75" w:name="__Fieldmark__306_543564686"/>
            <w:bookmarkEnd w:id="74"/>
            <w:r>
              <w:fldChar w:fldCharType="end"/>
            </w:r>
            <w:bookmarkEnd w:id="75"/>
          </w:p>
        </w:tc>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527E16"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76" w:name="__Fieldmark__534_2968883822"/>
            <w:bookmarkStart w:id="77" w:name="__Fieldmark__307_543564686"/>
            <w:bookmarkEnd w:id="76"/>
            <w:r>
              <w:fldChar w:fldCharType="end"/>
            </w:r>
            <w:bookmarkEnd w:id="77"/>
          </w:p>
        </w:tc>
      </w:tr>
      <w:tr w:rsidR="00F32304" w14:paraId="22163020" w14:textId="77777777">
        <w:trPr>
          <w:trHeight w:val="562"/>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F2F2F2"/>
          </w:tcPr>
          <w:p w14:paraId="43BDF9CC" w14:textId="77777777" w:rsidR="00F32304" w:rsidRDefault="00C2620F">
            <w:pPr>
              <w:widowControl w:val="0"/>
            </w:pPr>
            <w:r>
              <w:rPr>
                <w:rFonts w:cs="Arial"/>
                <w:sz w:val="22"/>
                <w:szCs w:val="22"/>
                <w:lang w:val="en-GB"/>
              </w:rPr>
              <w:t>Comments</w:t>
            </w:r>
          </w:p>
        </w:tc>
        <w:tc>
          <w:tcPr>
            <w:tcW w:w="6194" w:type="dxa"/>
            <w:gridSpan w:val="3"/>
            <w:tcBorders>
              <w:top w:val="single" w:sz="4" w:space="0" w:color="000000"/>
              <w:left w:val="single" w:sz="4" w:space="0" w:color="000000"/>
              <w:bottom w:val="single" w:sz="4" w:space="0" w:color="000000"/>
              <w:right w:val="single" w:sz="4" w:space="0" w:color="000000"/>
            </w:tcBorders>
            <w:shd w:val="clear" w:color="auto" w:fill="FFFFFF"/>
          </w:tcPr>
          <w:p w14:paraId="6A24D542" w14:textId="77777777" w:rsidR="00F32304" w:rsidRDefault="00C2620F">
            <w:pPr>
              <w:widowControl w:val="0"/>
              <w:spacing w:before="40"/>
            </w:pPr>
            <w:r>
              <w:rPr>
                <w:rFonts w:cs="Arial"/>
                <w:sz w:val="22"/>
                <w:szCs w:val="22"/>
                <w:lang w:val="en-GB"/>
              </w:rPr>
              <w:t xml:space="preserve">The initial EC approval granted on 9 Sep 2020. A protocol non substantial amendment </w:t>
            </w:r>
            <w:r>
              <w:rPr>
                <w:rFonts w:cs="Arial"/>
                <w:sz w:val="22"/>
                <w:szCs w:val="22"/>
                <w:lang w:val="en-GB"/>
              </w:rPr>
              <w:t xml:space="preserve">package </w:t>
            </w:r>
            <w:r>
              <w:rPr>
                <w:rFonts w:cs="Arial"/>
                <w:sz w:val="22"/>
                <w:szCs w:val="22"/>
                <w:lang w:val="en-GB"/>
              </w:rPr>
              <w:t xml:space="preserve">sent to EC on 26 Nov 2020. The confirmation of </w:t>
            </w:r>
            <w:proofErr w:type="spellStart"/>
            <w:r>
              <w:rPr>
                <w:rFonts w:cs="Arial"/>
                <w:sz w:val="22"/>
                <w:szCs w:val="22"/>
                <w:lang w:val="en-GB"/>
              </w:rPr>
              <w:t>non substantial</w:t>
            </w:r>
            <w:proofErr w:type="spellEnd"/>
            <w:r>
              <w:rPr>
                <w:rFonts w:cs="Arial"/>
                <w:sz w:val="22"/>
                <w:szCs w:val="22"/>
                <w:lang w:val="en-GB"/>
              </w:rPr>
              <w:t xml:space="preserve"> amendment </w:t>
            </w:r>
            <w:r>
              <w:rPr>
                <w:rFonts w:cs="Arial"/>
                <w:sz w:val="22"/>
                <w:szCs w:val="22"/>
                <w:lang w:val="en-GB"/>
              </w:rPr>
              <w:t>receipt dat</w:t>
            </w:r>
            <w:r>
              <w:rPr>
                <w:rFonts w:cs="Arial"/>
                <w:sz w:val="22"/>
                <w:szCs w:val="22"/>
                <w:lang w:val="en-GB"/>
              </w:rPr>
              <w:t>ed 26 Nov 2020 and EC notification dated on November 2021</w:t>
            </w:r>
            <w:r>
              <w:rPr>
                <w:rFonts w:cs="Arial"/>
                <w:sz w:val="22"/>
                <w:szCs w:val="22"/>
                <w:lang w:val="en-GB"/>
              </w:rPr>
              <w:t xml:space="preserve"> are</w:t>
            </w:r>
            <w:r>
              <w:rPr>
                <w:rFonts w:cs="Arial"/>
                <w:sz w:val="22"/>
                <w:szCs w:val="22"/>
                <w:lang w:val="en-GB"/>
              </w:rPr>
              <w:t xml:space="preserve"> filed in the ISF. </w:t>
            </w:r>
          </w:p>
        </w:tc>
      </w:tr>
      <w:tr w:rsidR="00F32304" w14:paraId="01CC6EF6" w14:textId="77777777">
        <w:trPr>
          <w:trHeight w:val="255"/>
          <w:jc w:val="center"/>
        </w:trPr>
        <w:tc>
          <w:tcPr>
            <w:tcW w:w="3444"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48410BB9" w14:textId="77777777" w:rsidR="00F32304" w:rsidRDefault="00C2620F">
            <w:pPr>
              <w:widowControl w:val="0"/>
            </w:pPr>
            <w:r>
              <w:rPr>
                <w:rFonts w:cs="Arial"/>
                <w:sz w:val="22"/>
                <w:szCs w:val="22"/>
                <w:lang w:val="en-GB"/>
              </w:rPr>
              <w:t>Is the insurance current and filed in the ISF?</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026B98B8" w14:textId="77777777" w:rsidR="00F32304" w:rsidRDefault="00C2620F">
            <w:pPr>
              <w:widowControl w:val="0"/>
              <w:jc w:val="center"/>
            </w:pPr>
            <w:r>
              <w:rPr>
                <w:rFonts w:cs="Arial"/>
                <w:sz w:val="22"/>
                <w:szCs w:val="22"/>
                <w:lang w:val="en-GB"/>
              </w:rPr>
              <w:t>Yes</w:t>
            </w:r>
          </w:p>
        </w:tc>
        <w:tc>
          <w:tcPr>
            <w:tcW w:w="2065" w:type="dxa"/>
            <w:tcBorders>
              <w:top w:val="single" w:sz="4" w:space="0" w:color="000000"/>
              <w:left w:val="single" w:sz="4" w:space="0" w:color="000000"/>
              <w:bottom w:val="single" w:sz="4" w:space="0" w:color="000000"/>
              <w:right w:val="single" w:sz="4" w:space="0" w:color="000000"/>
            </w:tcBorders>
            <w:shd w:val="clear" w:color="auto" w:fill="auto"/>
          </w:tcPr>
          <w:p w14:paraId="74CE7C85" w14:textId="77777777" w:rsidR="00F32304" w:rsidRDefault="00C2620F">
            <w:pPr>
              <w:widowControl w:val="0"/>
              <w:jc w:val="center"/>
            </w:pPr>
            <w:r>
              <w:rPr>
                <w:rFonts w:cs="Arial"/>
                <w:sz w:val="22"/>
                <w:szCs w:val="22"/>
                <w:lang w:val="en-GB"/>
              </w:rPr>
              <w:t>No</w:t>
            </w:r>
          </w:p>
        </w:tc>
        <w:tc>
          <w:tcPr>
            <w:tcW w:w="2064" w:type="dxa"/>
            <w:tcBorders>
              <w:top w:val="single" w:sz="4" w:space="0" w:color="000000"/>
              <w:left w:val="single" w:sz="4" w:space="0" w:color="000000"/>
              <w:bottom w:val="single" w:sz="4" w:space="0" w:color="000000"/>
              <w:right w:val="single" w:sz="4" w:space="0" w:color="000000"/>
            </w:tcBorders>
            <w:shd w:val="clear" w:color="auto" w:fill="auto"/>
          </w:tcPr>
          <w:p w14:paraId="308BE491" w14:textId="77777777" w:rsidR="00F32304" w:rsidRDefault="00C2620F">
            <w:pPr>
              <w:widowControl w:val="0"/>
              <w:jc w:val="center"/>
            </w:pPr>
            <w:r>
              <w:rPr>
                <w:rFonts w:cs="Arial"/>
                <w:sz w:val="22"/>
                <w:szCs w:val="22"/>
                <w:lang w:val="en-GB"/>
              </w:rPr>
              <w:t>NA</w:t>
            </w:r>
          </w:p>
        </w:tc>
      </w:tr>
      <w:tr w:rsidR="00F32304" w14:paraId="42DD1D99" w14:textId="77777777">
        <w:trPr>
          <w:trHeight w:val="255"/>
          <w:jc w:val="center"/>
        </w:trPr>
        <w:tc>
          <w:tcPr>
            <w:tcW w:w="3444" w:type="dxa"/>
            <w:vMerge/>
            <w:tcBorders>
              <w:top w:val="single" w:sz="4" w:space="0" w:color="000000"/>
              <w:left w:val="single" w:sz="4" w:space="0" w:color="000000"/>
              <w:bottom w:val="single" w:sz="4" w:space="0" w:color="000000"/>
              <w:right w:val="single" w:sz="4" w:space="0" w:color="000000"/>
            </w:tcBorders>
            <w:shd w:val="clear" w:color="auto" w:fill="auto"/>
          </w:tcPr>
          <w:p w14:paraId="1AC99681" w14:textId="77777777" w:rsidR="00F32304" w:rsidRDefault="00F32304">
            <w:pPr>
              <w:widowControl w:val="0"/>
              <w:snapToGrid w:val="0"/>
              <w:rPr>
                <w:rFonts w:cs="Arial"/>
                <w:sz w:val="22"/>
                <w:szCs w:val="22"/>
                <w:lang w:val="en-GB"/>
              </w:rPr>
            </w:pPr>
          </w:p>
        </w:tc>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9FA31D"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78" w:name="__Fieldmark__551_2968883822"/>
            <w:bookmarkStart w:id="79" w:name="__Fieldmark__308_543564686"/>
            <w:bookmarkEnd w:id="78"/>
            <w:r>
              <w:fldChar w:fldCharType="end"/>
            </w:r>
            <w:bookmarkEnd w:id="79"/>
          </w:p>
        </w:tc>
        <w:tc>
          <w:tcPr>
            <w:tcW w:w="2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416EA0"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80" w:name="__Fieldmark__556_2968883822"/>
            <w:bookmarkStart w:id="81" w:name="__Fieldmark__309_543564686"/>
            <w:bookmarkEnd w:id="80"/>
            <w:r>
              <w:fldChar w:fldCharType="end"/>
            </w:r>
            <w:bookmarkEnd w:id="81"/>
          </w:p>
        </w:tc>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3D907E"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82" w:name="__Fieldmark__561_2968883822"/>
            <w:bookmarkStart w:id="83" w:name="__Fieldmark__310_543564686"/>
            <w:bookmarkEnd w:id="82"/>
            <w:r>
              <w:fldChar w:fldCharType="end"/>
            </w:r>
            <w:bookmarkEnd w:id="83"/>
          </w:p>
        </w:tc>
      </w:tr>
      <w:tr w:rsidR="00F32304" w14:paraId="4398979A" w14:textId="77777777">
        <w:trPr>
          <w:trHeight w:val="562"/>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F2F2F2"/>
          </w:tcPr>
          <w:p w14:paraId="37C54422" w14:textId="77777777" w:rsidR="00F32304" w:rsidRDefault="00C2620F">
            <w:pPr>
              <w:widowControl w:val="0"/>
            </w:pPr>
            <w:r>
              <w:rPr>
                <w:rFonts w:cs="Arial"/>
                <w:sz w:val="22"/>
                <w:szCs w:val="22"/>
                <w:lang w:val="en-GB"/>
              </w:rPr>
              <w:lastRenderedPageBreak/>
              <w:t>Comments</w:t>
            </w:r>
          </w:p>
        </w:tc>
        <w:tc>
          <w:tcPr>
            <w:tcW w:w="6194" w:type="dxa"/>
            <w:gridSpan w:val="3"/>
            <w:tcBorders>
              <w:top w:val="single" w:sz="4" w:space="0" w:color="000000"/>
              <w:left w:val="single" w:sz="4" w:space="0" w:color="000000"/>
              <w:bottom w:val="single" w:sz="4" w:space="0" w:color="000000"/>
              <w:right w:val="single" w:sz="4" w:space="0" w:color="000000"/>
            </w:tcBorders>
            <w:shd w:val="clear" w:color="auto" w:fill="FFFFFF"/>
          </w:tcPr>
          <w:p w14:paraId="25D3A61E" w14:textId="77777777" w:rsidR="00F32304" w:rsidRDefault="00C2620F">
            <w:pPr>
              <w:widowControl w:val="0"/>
              <w:spacing w:before="40"/>
            </w:pPr>
            <w:r>
              <w:rPr>
                <w:rFonts w:cs="Arial"/>
                <w:sz w:val="22"/>
                <w:szCs w:val="22"/>
                <w:lang w:val="en-GB"/>
              </w:rPr>
              <w:t xml:space="preserve">The updated insurance policy no. ITLSCC13149 valid till 30Jun2022 is filed in the ISF. </w:t>
            </w:r>
            <w:r>
              <w:rPr>
                <w:rFonts w:cs="Arial"/>
                <w:b/>
                <w:bCs/>
                <w:sz w:val="22"/>
                <w:szCs w:val="22"/>
                <w:lang w:val="en-GB"/>
              </w:rPr>
              <w:t>See CAPA #4</w:t>
            </w:r>
          </w:p>
        </w:tc>
      </w:tr>
    </w:tbl>
    <w:p w14:paraId="4FFCCC75" w14:textId="77777777" w:rsidR="00F32304" w:rsidRDefault="00F32304">
      <w:pPr>
        <w:rPr>
          <w:rFonts w:cs="Arial"/>
          <w:lang w:val="en-GB"/>
        </w:rPr>
      </w:pPr>
    </w:p>
    <w:p w14:paraId="303C725B" w14:textId="77777777" w:rsidR="00F32304" w:rsidRDefault="00F32304">
      <w:pPr>
        <w:rPr>
          <w:rFonts w:cs="Arial"/>
          <w:lang w:val="en-GB"/>
        </w:rPr>
      </w:pPr>
    </w:p>
    <w:p w14:paraId="19FBDC56" w14:textId="77777777" w:rsidR="00F32304" w:rsidRDefault="00F32304">
      <w:pPr>
        <w:rPr>
          <w:rFonts w:cs="Arial"/>
        </w:rPr>
      </w:pPr>
    </w:p>
    <w:p w14:paraId="6E408975" w14:textId="77777777" w:rsidR="00F32304" w:rsidRDefault="00F32304">
      <w:pPr>
        <w:rPr>
          <w:rFonts w:cs="Arial"/>
        </w:rPr>
      </w:pPr>
    </w:p>
    <w:p w14:paraId="3CE652E0" w14:textId="77777777" w:rsidR="00F32304" w:rsidRDefault="00F32304">
      <w:pPr>
        <w:rPr>
          <w:rFonts w:cs="Arial"/>
        </w:rPr>
      </w:pPr>
    </w:p>
    <w:tbl>
      <w:tblPr>
        <w:tblW w:w="9638" w:type="dxa"/>
        <w:jc w:val="center"/>
        <w:tblLayout w:type="fixed"/>
        <w:tblLook w:val="0000" w:firstRow="0" w:lastRow="0" w:firstColumn="0" w:lastColumn="0" w:noHBand="0" w:noVBand="0"/>
      </w:tblPr>
      <w:tblGrid>
        <w:gridCol w:w="3685"/>
        <w:gridCol w:w="1985"/>
        <w:gridCol w:w="1983"/>
        <w:gridCol w:w="1985"/>
      </w:tblGrid>
      <w:tr w:rsidR="00F32304" w14:paraId="6A0BBB71" w14:textId="77777777">
        <w:trPr>
          <w:trHeight w:val="340"/>
          <w:jc w:val="center"/>
        </w:trPr>
        <w:tc>
          <w:tcPr>
            <w:tcW w:w="9637" w:type="dxa"/>
            <w:gridSpan w:val="4"/>
            <w:tcBorders>
              <w:top w:val="single" w:sz="4" w:space="0" w:color="000000"/>
              <w:left w:val="single" w:sz="4" w:space="0" w:color="000000"/>
              <w:bottom w:val="single" w:sz="4" w:space="0" w:color="000000"/>
              <w:right w:val="single" w:sz="4" w:space="0" w:color="000000"/>
            </w:tcBorders>
            <w:shd w:val="clear" w:color="auto" w:fill="BFBFBF"/>
          </w:tcPr>
          <w:p w14:paraId="6B064180" w14:textId="77777777" w:rsidR="00F32304" w:rsidRDefault="00C2620F">
            <w:pPr>
              <w:widowControl w:val="0"/>
              <w:spacing w:before="40"/>
              <w:ind w:left="360"/>
              <w:jc w:val="center"/>
            </w:pPr>
            <w:r>
              <w:rPr>
                <w:rFonts w:cs="Arial"/>
                <w:b/>
              </w:rPr>
              <w:t>4. Medical Device</w:t>
            </w:r>
          </w:p>
        </w:tc>
      </w:tr>
      <w:tr w:rsidR="00F32304" w14:paraId="541D5EAB" w14:textId="77777777">
        <w:trPr>
          <w:trHeight w:val="283"/>
          <w:jc w:val="center"/>
        </w:trPr>
        <w:tc>
          <w:tcPr>
            <w:tcW w:w="9637" w:type="dxa"/>
            <w:gridSpan w:val="4"/>
            <w:tcBorders>
              <w:top w:val="single" w:sz="4" w:space="0" w:color="000000"/>
              <w:left w:val="single" w:sz="4" w:space="0" w:color="000000"/>
              <w:bottom w:val="single" w:sz="4" w:space="0" w:color="000000"/>
              <w:right w:val="single" w:sz="4" w:space="0" w:color="000000"/>
            </w:tcBorders>
            <w:shd w:val="clear" w:color="auto" w:fill="EDEDED"/>
          </w:tcPr>
          <w:p w14:paraId="5F22C646" w14:textId="77777777" w:rsidR="00F32304" w:rsidRDefault="00C2620F">
            <w:pPr>
              <w:widowControl w:val="0"/>
            </w:pPr>
            <w:r>
              <w:rPr>
                <w:rFonts w:cs="Arial"/>
                <w:sz w:val="22"/>
                <w:szCs w:val="22"/>
              </w:rPr>
              <w:t>Study Medical Device:</w:t>
            </w:r>
          </w:p>
        </w:tc>
      </w:tr>
      <w:tr w:rsidR="00F32304" w14:paraId="34A45B2B" w14:textId="77777777">
        <w:trPr>
          <w:trHeight w:val="283"/>
          <w:jc w:val="center"/>
        </w:trPr>
        <w:tc>
          <w:tcPr>
            <w:tcW w:w="368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5C5ADE7" w14:textId="77777777" w:rsidR="00F32304" w:rsidRDefault="00C2620F">
            <w:pPr>
              <w:widowControl w:val="0"/>
            </w:pPr>
            <w:r>
              <w:rPr>
                <w:rFonts w:cs="Arial"/>
                <w:sz w:val="22"/>
                <w:szCs w:val="22"/>
                <w:lang w:val="en-GB"/>
              </w:rPr>
              <w:t>Is the Declaration of Conformity current and filed in the ISF?</w:t>
            </w:r>
          </w:p>
        </w:tc>
        <w:tc>
          <w:tcPr>
            <w:tcW w:w="1985" w:type="dxa"/>
            <w:tcBorders>
              <w:top w:val="single" w:sz="4" w:space="0" w:color="000000"/>
              <w:left w:val="single" w:sz="4" w:space="0" w:color="000000"/>
              <w:bottom w:val="single" w:sz="4" w:space="0" w:color="000000"/>
              <w:right w:val="single" w:sz="4" w:space="0" w:color="000000"/>
            </w:tcBorders>
            <w:shd w:val="clear" w:color="auto" w:fill="EDEDED"/>
          </w:tcPr>
          <w:p w14:paraId="0BAD19FD" w14:textId="77777777" w:rsidR="00F32304" w:rsidRDefault="00C2620F">
            <w:pPr>
              <w:widowControl w:val="0"/>
              <w:jc w:val="center"/>
            </w:pPr>
            <w:r>
              <w:rPr>
                <w:rFonts w:cs="Arial"/>
                <w:sz w:val="22"/>
                <w:szCs w:val="22"/>
                <w:lang w:val="en-GB"/>
              </w:rPr>
              <w:t>Yes</w:t>
            </w:r>
          </w:p>
        </w:tc>
        <w:tc>
          <w:tcPr>
            <w:tcW w:w="1983" w:type="dxa"/>
            <w:tcBorders>
              <w:top w:val="single" w:sz="4" w:space="0" w:color="000000"/>
              <w:left w:val="single" w:sz="4" w:space="0" w:color="000000"/>
              <w:bottom w:val="single" w:sz="4" w:space="0" w:color="000000"/>
              <w:right w:val="single" w:sz="4" w:space="0" w:color="000000"/>
            </w:tcBorders>
            <w:shd w:val="clear" w:color="auto" w:fill="auto"/>
          </w:tcPr>
          <w:p w14:paraId="0ACAB2B0" w14:textId="77777777" w:rsidR="00F32304" w:rsidRDefault="00C2620F">
            <w:pPr>
              <w:widowControl w:val="0"/>
              <w:jc w:val="center"/>
            </w:pPr>
            <w:r>
              <w:rPr>
                <w:rFonts w:cs="Arial"/>
                <w:sz w:val="22"/>
                <w:szCs w:val="22"/>
                <w:lang w:val="en-GB"/>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1D35D11F" w14:textId="77777777" w:rsidR="00F32304" w:rsidRDefault="00C2620F">
            <w:pPr>
              <w:widowControl w:val="0"/>
              <w:jc w:val="center"/>
            </w:pPr>
            <w:r>
              <w:rPr>
                <w:rFonts w:cs="Arial"/>
                <w:sz w:val="22"/>
                <w:szCs w:val="22"/>
                <w:lang w:val="en-GB"/>
              </w:rPr>
              <w:t>NA</w:t>
            </w:r>
          </w:p>
        </w:tc>
      </w:tr>
      <w:tr w:rsidR="00F32304" w14:paraId="025C1039" w14:textId="77777777">
        <w:trPr>
          <w:trHeight w:val="299"/>
          <w:jc w:val="center"/>
        </w:trPr>
        <w:tc>
          <w:tcPr>
            <w:tcW w:w="36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04A5059" w14:textId="77777777" w:rsidR="00F32304" w:rsidRDefault="00F32304">
            <w:pPr>
              <w:widowControl w:val="0"/>
              <w:snapToGrid w:val="0"/>
              <w:rPr>
                <w:rFonts w:cs="Arial"/>
                <w:bCs/>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F923FF"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84" w:name="__Fieldmark__723_2968883822"/>
            <w:bookmarkStart w:id="85" w:name="__Fieldmark__311_543564686"/>
            <w:bookmarkEnd w:id="84"/>
            <w:r>
              <w:fldChar w:fldCharType="end"/>
            </w:r>
            <w:bookmarkEnd w:id="85"/>
          </w:p>
        </w:tc>
        <w:tc>
          <w:tcPr>
            <w:tcW w:w="19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E6DA49"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86" w:name="__Fieldmark__728_2968883822"/>
            <w:bookmarkStart w:id="87" w:name="__Fieldmark__312_543564686"/>
            <w:bookmarkEnd w:id="86"/>
            <w:r>
              <w:fldChar w:fldCharType="end"/>
            </w:r>
            <w:bookmarkEnd w:id="87"/>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50E487"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88" w:name="__Fieldmark__733_2968883822"/>
            <w:bookmarkStart w:id="89" w:name="__Fieldmark__313_543564686"/>
            <w:bookmarkEnd w:id="88"/>
            <w:r>
              <w:fldChar w:fldCharType="end"/>
            </w:r>
            <w:bookmarkEnd w:id="89"/>
          </w:p>
        </w:tc>
      </w:tr>
      <w:tr w:rsidR="00F32304" w14:paraId="6F3CB89E" w14:textId="77777777">
        <w:trPr>
          <w:trHeight w:val="567"/>
          <w:jc w:val="center"/>
        </w:trPr>
        <w:tc>
          <w:tcPr>
            <w:tcW w:w="3684" w:type="dxa"/>
            <w:tcBorders>
              <w:top w:val="single" w:sz="4" w:space="0" w:color="000000"/>
              <w:left w:val="single" w:sz="4" w:space="0" w:color="000000"/>
              <w:bottom w:val="single" w:sz="4" w:space="0" w:color="000000"/>
              <w:right w:val="single" w:sz="4" w:space="0" w:color="000000"/>
            </w:tcBorders>
            <w:shd w:val="clear" w:color="auto" w:fill="EDEDED"/>
          </w:tcPr>
          <w:p w14:paraId="20E713E1" w14:textId="77777777" w:rsidR="00F32304" w:rsidRDefault="00C2620F">
            <w:pPr>
              <w:widowControl w:val="0"/>
            </w:pPr>
            <w:r>
              <w:rPr>
                <w:rFonts w:cs="Arial"/>
                <w:sz w:val="22"/>
                <w:szCs w:val="22"/>
                <w:lang w:val="en-GB"/>
              </w:rPr>
              <w:t>Comm</w:t>
            </w:r>
            <w:r>
              <w:rPr>
                <w:rFonts w:cs="Arial"/>
                <w:sz w:val="22"/>
                <w:szCs w:val="22"/>
                <w:shd w:val="clear" w:color="auto" w:fill="EDEDED"/>
                <w:lang w:val="en-GB"/>
              </w:rPr>
              <w:t>ents</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5BF268EB" w14:textId="77777777" w:rsidR="00F32304" w:rsidRDefault="00F32304">
            <w:pPr>
              <w:widowControl w:val="0"/>
              <w:snapToGrid w:val="0"/>
              <w:jc w:val="center"/>
              <w:rPr>
                <w:rFonts w:cs="Arial"/>
                <w:bCs/>
              </w:rPr>
            </w:pPr>
          </w:p>
        </w:tc>
        <w:tc>
          <w:tcPr>
            <w:tcW w:w="1983" w:type="dxa"/>
            <w:tcBorders>
              <w:top w:val="single" w:sz="4" w:space="0" w:color="000000"/>
              <w:left w:val="single" w:sz="4" w:space="0" w:color="000000"/>
              <w:bottom w:val="single" w:sz="4" w:space="0" w:color="000000"/>
              <w:right w:val="single" w:sz="4" w:space="0" w:color="000000"/>
            </w:tcBorders>
            <w:shd w:val="clear" w:color="auto" w:fill="auto"/>
          </w:tcPr>
          <w:p w14:paraId="7DAFE977" w14:textId="77777777" w:rsidR="00F32304" w:rsidRDefault="00F32304">
            <w:pPr>
              <w:widowControl w:val="0"/>
              <w:snapToGrid w:val="0"/>
              <w:jc w:val="center"/>
              <w:rPr>
                <w:rFonts w:cs="Arial"/>
                <w:bCs/>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609C8239" w14:textId="77777777" w:rsidR="00F32304" w:rsidRDefault="00F32304">
            <w:pPr>
              <w:widowControl w:val="0"/>
              <w:snapToGrid w:val="0"/>
              <w:jc w:val="center"/>
              <w:rPr>
                <w:rFonts w:cs="Arial"/>
                <w:bCs/>
              </w:rPr>
            </w:pPr>
          </w:p>
        </w:tc>
      </w:tr>
      <w:tr w:rsidR="00F32304" w14:paraId="1DAD2077" w14:textId="77777777">
        <w:trPr>
          <w:trHeight w:val="293"/>
          <w:jc w:val="center"/>
        </w:trPr>
        <w:tc>
          <w:tcPr>
            <w:tcW w:w="368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7838588" w14:textId="77777777" w:rsidR="00F32304" w:rsidRDefault="00C2620F">
            <w:pPr>
              <w:widowControl w:val="0"/>
            </w:pPr>
            <w:r>
              <w:rPr>
                <w:rFonts w:cs="Arial"/>
                <w:sz w:val="22"/>
                <w:szCs w:val="22"/>
                <w:lang w:val="en-GB"/>
              </w:rPr>
              <w:t>Is the IDE/510(k) or CE certificate current and filed in the ISF?</w:t>
            </w:r>
          </w:p>
        </w:tc>
        <w:tc>
          <w:tcPr>
            <w:tcW w:w="1985" w:type="dxa"/>
            <w:tcBorders>
              <w:top w:val="single" w:sz="4" w:space="0" w:color="000000"/>
              <w:left w:val="single" w:sz="4" w:space="0" w:color="000000"/>
              <w:bottom w:val="single" w:sz="4" w:space="0" w:color="000000"/>
              <w:right w:val="single" w:sz="4" w:space="0" w:color="000000"/>
            </w:tcBorders>
            <w:shd w:val="clear" w:color="auto" w:fill="EDEDED"/>
          </w:tcPr>
          <w:p w14:paraId="5BA656E5" w14:textId="77777777" w:rsidR="00F32304" w:rsidRDefault="00C2620F">
            <w:pPr>
              <w:widowControl w:val="0"/>
              <w:jc w:val="center"/>
            </w:pPr>
            <w:r>
              <w:rPr>
                <w:rFonts w:cs="Arial"/>
                <w:sz w:val="22"/>
                <w:szCs w:val="22"/>
                <w:lang w:val="en-GB"/>
              </w:rPr>
              <w:t>Y</w:t>
            </w:r>
            <w:r>
              <w:rPr>
                <w:rFonts w:cs="Arial"/>
                <w:sz w:val="22"/>
                <w:szCs w:val="22"/>
                <w:shd w:val="clear" w:color="auto" w:fill="EDEDED"/>
                <w:lang w:val="en-GB"/>
              </w:rPr>
              <w:t>e</w:t>
            </w:r>
            <w:r>
              <w:rPr>
                <w:rFonts w:cs="Arial"/>
                <w:sz w:val="22"/>
                <w:szCs w:val="22"/>
                <w:lang w:val="en-GB"/>
              </w:rPr>
              <w:t>s</w:t>
            </w:r>
          </w:p>
        </w:tc>
        <w:tc>
          <w:tcPr>
            <w:tcW w:w="1983" w:type="dxa"/>
            <w:tcBorders>
              <w:top w:val="single" w:sz="4" w:space="0" w:color="000000"/>
              <w:left w:val="single" w:sz="4" w:space="0" w:color="000000"/>
              <w:bottom w:val="single" w:sz="4" w:space="0" w:color="000000"/>
              <w:right w:val="single" w:sz="4" w:space="0" w:color="000000"/>
            </w:tcBorders>
            <w:shd w:val="clear" w:color="auto" w:fill="auto"/>
          </w:tcPr>
          <w:p w14:paraId="17607AA4" w14:textId="77777777" w:rsidR="00F32304" w:rsidRDefault="00C2620F">
            <w:pPr>
              <w:widowControl w:val="0"/>
              <w:jc w:val="center"/>
            </w:pPr>
            <w:r>
              <w:rPr>
                <w:rFonts w:cs="Arial"/>
                <w:sz w:val="22"/>
                <w:szCs w:val="22"/>
                <w:lang w:val="en-GB"/>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6B4DAB2F" w14:textId="77777777" w:rsidR="00F32304" w:rsidRDefault="00C2620F">
            <w:pPr>
              <w:widowControl w:val="0"/>
              <w:jc w:val="center"/>
            </w:pPr>
            <w:r>
              <w:rPr>
                <w:rFonts w:cs="Arial"/>
                <w:sz w:val="22"/>
                <w:szCs w:val="22"/>
                <w:lang w:val="en-GB"/>
              </w:rPr>
              <w:t>NA</w:t>
            </w:r>
          </w:p>
        </w:tc>
      </w:tr>
      <w:tr w:rsidR="00F32304" w14:paraId="38A8DFDD" w14:textId="77777777">
        <w:trPr>
          <w:trHeight w:val="293"/>
          <w:jc w:val="center"/>
        </w:trPr>
        <w:tc>
          <w:tcPr>
            <w:tcW w:w="36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5C32869" w14:textId="77777777" w:rsidR="00F32304" w:rsidRDefault="00F32304">
            <w:pPr>
              <w:widowControl w:val="0"/>
              <w:snapToGrid w:val="0"/>
              <w:rPr>
                <w:rFonts w:cs="Arial"/>
                <w:bCs/>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F1F9F1"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90" w:name="__Fieldmark__746_2968883822"/>
            <w:bookmarkStart w:id="91" w:name="__Fieldmark__314_543564686"/>
            <w:bookmarkEnd w:id="90"/>
            <w:r>
              <w:fldChar w:fldCharType="end"/>
            </w:r>
            <w:bookmarkEnd w:id="91"/>
          </w:p>
        </w:tc>
        <w:tc>
          <w:tcPr>
            <w:tcW w:w="19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0E7C6D"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92" w:name="__Fieldmark__751_2968883822"/>
            <w:bookmarkStart w:id="93" w:name="__Fieldmark__315_543564686"/>
            <w:bookmarkEnd w:id="92"/>
            <w:r>
              <w:fldChar w:fldCharType="end"/>
            </w:r>
            <w:bookmarkEnd w:id="93"/>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C82E66"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94" w:name="__Fieldmark__756_2968883822"/>
            <w:bookmarkStart w:id="95" w:name="__Fieldmark__316_543564686"/>
            <w:bookmarkEnd w:id="94"/>
            <w:r>
              <w:fldChar w:fldCharType="end"/>
            </w:r>
            <w:bookmarkEnd w:id="95"/>
          </w:p>
        </w:tc>
      </w:tr>
      <w:tr w:rsidR="00F32304" w14:paraId="2EC13B4F" w14:textId="77777777">
        <w:trPr>
          <w:trHeight w:val="567"/>
          <w:jc w:val="center"/>
        </w:trPr>
        <w:tc>
          <w:tcPr>
            <w:tcW w:w="3684" w:type="dxa"/>
            <w:tcBorders>
              <w:top w:val="single" w:sz="4" w:space="0" w:color="000000"/>
              <w:left w:val="single" w:sz="4" w:space="0" w:color="000000"/>
              <w:bottom w:val="single" w:sz="4" w:space="0" w:color="000000"/>
              <w:right w:val="single" w:sz="4" w:space="0" w:color="000000"/>
            </w:tcBorders>
            <w:shd w:val="clear" w:color="auto" w:fill="EDEDED"/>
          </w:tcPr>
          <w:p w14:paraId="41A0EED6" w14:textId="77777777" w:rsidR="00F32304" w:rsidRDefault="00C2620F">
            <w:pPr>
              <w:widowControl w:val="0"/>
            </w:pPr>
            <w:r>
              <w:rPr>
                <w:rFonts w:cs="Arial"/>
                <w:sz w:val="22"/>
                <w:szCs w:val="22"/>
                <w:lang w:val="en-GB"/>
              </w:rPr>
              <w:t>Co</w:t>
            </w:r>
            <w:r>
              <w:rPr>
                <w:rFonts w:cs="Arial"/>
                <w:sz w:val="22"/>
                <w:szCs w:val="22"/>
                <w:shd w:val="clear" w:color="auto" w:fill="EDEDED"/>
                <w:lang w:val="en-GB"/>
              </w:rPr>
              <w:t>mments</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55F76181" w14:textId="77777777" w:rsidR="00F32304" w:rsidRDefault="00F32304">
            <w:pPr>
              <w:widowControl w:val="0"/>
              <w:snapToGrid w:val="0"/>
              <w:jc w:val="center"/>
              <w:rPr>
                <w:rFonts w:cs="Arial"/>
                <w:bCs/>
              </w:rPr>
            </w:pPr>
          </w:p>
        </w:tc>
        <w:tc>
          <w:tcPr>
            <w:tcW w:w="1983" w:type="dxa"/>
            <w:tcBorders>
              <w:top w:val="single" w:sz="4" w:space="0" w:color="000000"/>
              <w:left w:val="single" w:sz="4" w:space="0" w:color="000000"/>
              <w:bottom w:val="single" w:sz="4" w:space="0" w:color="000000"/>
              <w:right w:val="single" w:sz="4" w:space="0" w:color="000000"/>
            </w:tcBorders>
            <w:shd w:val="clear" w:color="auto" w:fill="auto"/>
          </w:tcPr>
          <w:p w14:paraId="0E6482EF" w14:textId="77777777" w:rsidR="00F32304" w:rsidRDefault="00F32304">
            <w:pPr>
              <w:widowControl w:val="0"/>
              <w:snapToGrid w:val="0"/>
              <w:jc w:val="center"/>
              <w:rPr>
                <w:rFonts w:cs="Arial"/>
                <w:bCs/>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40FFC1F9" w14:textId="77777777" w:rsidR="00F32304" w:rsidRDefault="00F32304">
            <w:pPr>
              <w:widowControl w:val="0"/>
              <w:snapToGrid w:val="0"/>
              <w:jc w:val="center"/>
              <w:rPr>
                <w:rFonts w:cs="Arial"/>
                <w:bCs/>
              </w:rPr>
            </w:pPr>
          </w:p>
        </w:tc>
      </w:tr>
      <w:tr w:rsidR="00F32304" w14:paraId="1864F556" w14:textId="77777777">
        <w:trPr>
          <w:trHeight w:val="293"/>
          <w:jc w:val="center"/>
        </w:trPr>
        <w:tc>
          <w:tcPr>
            <w:tcW w:w="368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60D14F9" w14:textId="77777777" w:rsidR="00F32304" w:rsidRDefault="00C2620F">
            <w:pPr>
              <w:widowControl w:val="0"/>
            </w:pPr>
            <w:r>
              <w:rPr>
                <w:rFonts w:cs="Arial"/>
                <w:sz w:val="22"/>
                <w:szCs w:val="22"/>
                <w:lang w:val="en-GB"/>
              </w:rPr>
              <w:t xml:space="preserve">Is the device accountability reviewed?  </w:t>
            </w:r>
          </w:p>
        </w:tc>
        <w:tc>
          <w:tcPr>
            <w:tcW w:w="1985" w:type="dxa"/>
            <w:tcBorders>
              <w:top w:val="single" w:sz="4" w:space="0" w:color="000000"/>
              <w:left w:val="single" w:sz="4" w:space="0" w:color="000000"/>
              <w:bottom w:val="single" w:sz="4" w:space="0" w:color="000000"/>
              <w:right w:val="single" w:sz="4" w:space="0" w:color="000000"/>
            </w:tcBorders>
            <w:shd w:val="clear" w:color="auto" w:fill="EDEDED"/>
          </w:tcPr>
          <w:p w14:paraId="7EEA7509" w14:textId="77777777" w:rsidR="00F32304" w:rsidRDefault="00C2620F">
            <w:pPr>
              <w:widowControl w:val="0"/>
              <w:jc w:val="center"/>
            </w:pPr>
            <w:r>
              <w:rPr>
                <w:rFonts w:cs="Arial"/>
                <w:sz w:val="22"/>
                <w:szCs w:val="22"/>
                <w:lang w:val="en-GB"/>
              </w:rPr>
              <w:t>Yes</w:t>
            </w:r>
          </w:p>
        </w:tc>
        <w:tc>
          <w:tcPr>
            <w:tcW w:w="1983" w:type="dxa"/>
            <w:tcBorders>
              <w:top w:val="single" w:sz="4" w:space="0" w:color="000000"/>
              <w:left w:val="single" w:sz="4" w:space="0" w:color="000000"/>
              <w:bottom w:val="single" w:sz="4" w:space="0" w:color="000000"/>
              <w:right w:val="single" w:sz="4" w:space="0" w:color="000000"/>
            </w:tcBorders>
            <w:shd w:val="clear" w:color="auto" w:fill="auto"/>
          </w:tcPr>
          <w:p w14:paraId="0398DFA5" w14:textId="77777777" w:rsidR="00F32304" w:rsidRDefault="00C2620F">
            <w:pPr>
              <w:widowControl w:val="0"/>
              <w:jc w:val="center"/>
            </w:pPr>
            <w:r>
              <w:rPr>
                <w:rFonts w:cs="Arial"/>
                <w:sz w:val="22"/>
                <w:szCs w:val="22"/>
                <w:lang w:val="en-GB"/>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1AC87CB5" w14:textId="77777777" w:rsidR="00F32304" w:rsidRDefault="00C2620F">
            <w:pPr>
              <w:widowControl w:val="0"/>
              <w:jc w:val="center"/>
            </w:pPr>
            <w:r>
              <w:rPr>
                <w:rFonts w:cs="Arial"/>
                <w:sz w:val="22"/>
                <w:szCs w:val="22"/>
                <w:lang w:val="en-GB"/>
              </w:rPr>
              <w:t>NA</w:t>
            </w:r>
          </w:p>
        </w:tc>
      </w:tr>
      <w:tr w:rsidR="00F32304" w14:paraId="299F0C07" w14:textId="77777777">
        <w:trPr>
          <w:trHeight w:val="293"/>
          <w:jc w:val="center"/>
        </w:trPr>
        <w:tc>
          <w:tcPr>
            <w:tcW w:w="36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424A5F4" w14:textId="77777777" w:rsidR="00F32304" w:rsidRDefault="00F32304">
            <w:pPr>
              <w:widowControl w:val="0"/>
              <w:snapToGrid w:val="0"/>
              <w:jc w:val="center"/>
              <w:rPr>
                <w:rFonts w:cs="Arial"/>
                <w:bCs/>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FF66F2"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96" w:name="__Fieldmark__767_2968883822"/>
            <w:bookmarkStart w:id="97" w:name="__Fieldmark__317_543564686"/>
            <w:bookmarkEnd w:id="96"/>
            <w:r>
              <w:fldChar w:fldCharType="end"/>
            </w:r>
            <w:bookmarkEnd w:id="97"/>
          </w:p>
        </w:tc>
        <w:tc>
          <w:tcPr>
            <w:tcW w:w="19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1D1B92"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98" w:name="__Fieldmark__772_2968883822"/>
            <w:bookmarkStart w:id="99" w:name="__Fieldmark__318_543564686"/>
            <w:bookmarkEnd w:id="98"/>
            <w:r>
              <w:fldChar w:fldCharType="end"/>
            </w:r>
            <w:bookmarkEnd w:id="99"/>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B778B8"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100" w:name="__Fieldmark__777_2968883822"/>
            <w:bookmarkStart w:id="101" w:name="__Fieldmark__319_543564686"/>
            <w:bookmarkEnd w:id="100"/>
            <w:r>
              <w:fldChar w:fldCharType="end"/>
            </w:r>
            <w:bookmarkEnd w:id="101"/>
          </w:p>
        </w:tc>
      </w:tr>
      <w:tr w:rsidR="00F32304" w14:paraId="021B6BDA" w14:textId="77777777">
        <w:trPr>
          <w:trHeight w:val="567"/>
          <w:jc w:val="center"/>
        </w:trPr>
        <w:tc>
          <w:tcPr>
            <w:tcW w:w="3684" w:type="dxa"/>
            <w:tcBorders>
              <w:top w:val="single" w:sz="4" w:space="0" w:color="000000"/>
              <w:left w:val="single" w:sz="4" w:space="0" w:color="000000"/>
              <w:bottom w:val="single" w:sz="4" w:space="0" w:color="000000"/>
              <w:right w:val="single" w:sz="4" w:space="0" w:color="000000"/>
            </w:tcBorders>
            <w:shd w:val="clear" w:color="auto" w:fill="EDEDED"/>
          </w:tcPr>
          <w:p w14:paraId="559D3292" w14:textId="77777777" w:rsidR="00F32304" w:rsidRDefault="00C2620F">
            <w:pPr>
              <w:widowControl w:val="0"/>
            </w:pPr>
            <w:r>
              <w:rPr>
                <w:rFonts w:cs="Arial"/>
                <w:sz w:val="22"/>
                <w:szCs w:val="22"/>
                <w:lang w:val="en-GB"/>
              </w:rPr>
              <w:t>Comments</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0AA9F691" w14:textId="77777777" w:rsidR="00F32304" w:rsidRDefault="00F32304">
            <w:pPr>
              <w:widowControl w:val="0"/>
              <w:snapToGrid w:val="0"/>
              <w:jc w:val="center"/>
              <w:rPr>
                <w:rFonts w:cs="Arial"/>
                <w:bCs/>
              </w:rPr>
            </w:pPr>
          </w:p>
        </w:tc>
        <w:tc>
          <w:tcPr>
            <w:tcW w:w="1983" w:type="dxa"/>
            <w:tcBorders>
              <w:top w:val="single" w:sz="4" w:space="0" w:color="000000"/>
              <w:left w:val="single" w:sz="4" w:space="0" w:color="000000"/>
              <w:bottom w:val="single" w:sz="4" w:space="0" w:color="000000"/>
              <w:right w:val="single" w:sz="4" w:space="0" w:color="000000"/>
            </w:tcBorders>
            <w:shd w:val="clear" w:color="auto" w:fill="auto"/>
          </w:tcPr>
          <w:p w14:paraId="3564BEE4" w14:textId="77777777" w:rsidR="00F32304" w:rsidRDefault="00F32304">
            <w:pPr>
              <w:widowControl w:val="0"/>
              <w:snapToGrid w:val="0"/>
              <w:jc w:val="center"/>
              <w:rPr>
                <w:rFonts w:cs="Arial"/>
                <w:bCs/>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74FBFCBA" w14:textId="77777777" w:rsidR="00F32304" w:rsidRDefault="00C2620F">
            <w:pPr>
              <w:widowControl w:val="0"/>
              <w:jc w:val="center"/>
            </w:pPr>
            <w:r>
              <w:rPr>
                <w:rFonts w:cs="Arial"/>
                <w:bCs/>
              </w:rPr>
              <w:t xml:space="preserve">No accountability required since this study is </w:t>
            </w:r>
            <w:r>
              <w:rPr>
                <w:rFonts w:cs="Arial"/>
                <w:bCs/>
              </w:rPr>
              <w:t>post market.</w:t>
            </w:r>
          </w:p>
        </w:tc>
      </w:tr>
    </w:tbl>
    <w:p w14:paraId="71053C78" w14:textId="77777777" w:rsidR="00F32304" w:rsidRDefault="00F32304">
      <w:pPr>
        <w:rPr>
          <w:rFonts w:cs="Arial"/>
          <w:sz w:val="22"/>
          <w:szCs w:val="22"/>
          <w:lang w:val="en-GB"/>
        </w:rPr>
      </w:pPr>
    </w:p>
    <w:tbl>
      <w:tblPr>
        <w:tblW w:w="9638" w:type="dxa"/>
        <w:jc w:val="center"/>
        <w:tblLayout w:type="fixed"/>
        <w:tblLook w:val="0000" w:firstRow="0" w:lastRow="0" w:firstColumn="0" w:lastColumn="0" w:noHBand="0" w:noVBand="0"/>
      </w:tblPr>
      <w:tblGrid>
        <w:gridCol w:w="3685"/>
        <w:gridCol w:w="1985"/>
        <w:gridCol w:w="1983"/>
        <w:gridCol w:w="1985"/>
      </w:tblGrid>
      <w:tr w:rsidR="00F32304" w14:paraId="6C676DBF" w14:textId="77777777">
        <w:trPr>
          <w:trHeight w:val="340"/>
          <w:jc w:val="center"/>
        </w:trPr>
        <w:tc>
          <w:tcPr>
            <w:tcW w:w="9637" w:type="dxa"/>
            <w:gridSpan w:val="4"/>
            <w:tcBorders>
              <w:top w:val="single" w:sz="4" w:space="0" w:color="000000"/>
              <w:left w:val="single" w:sz="4" w:space="0" w:color="000000"/>
              <w:bottom w:val="single" w:sz="4" w:space="0" w:color="000000"/>
              <w:right w:val="single" w:sz="4" w:space="0" w:color="000000"/>
            </w:tcBorders>
            <w:shd w:val="clear" w:color="auto" w:fill="BFBFBF"/>
          </w:tcPr>
          <w:p w14:paraId="70EDC33A" w14:textId="77777777" w:rsidR="00F32304" w:rsidRDefault="00C2620F">
            <w:pPr>
              <w:widowControl w:val="0"/>
              <w:spacing w:before="40"/>
              <w:ind w:left="360"/>
              <w:jc w:val="center"/>
            </w:pPr>
            <w:r>
              <w:rPr>
                <w:rFonts w:cs="Arial"/>
                <w:b/>
              </w:rPr>
              <w:t>5. Subject Logs</w:t>
            </w:r>
          </w:p>
        </w:tc>
      </w:tr>
      <w:tr w:rsidR="00F32304" w14:paraId="13612881" w14:textId="77777777">
        <w:trPr>
          <w:trHeight w:val="283"/>
          <w:jc w:val="center"/>
        </w:trPr>
        <w:tc>
          <w:tcPr>
            <w:tcW w:w="368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6EA24F5" w14:textId="77777777" w:rsidR="00F32304" w:rsidRDefault="00C2620F">
            <w:pPr>
              <w:widowControl w:val="0"/>
            </w:pPr>
            <w:r>
              <w:rPr>
                <w:rFonts w:cs="Arial"/>
                <w:sz w:val="22"/>
                <w:szCs w:val="22"/>
                <w:lang w:val="en-GB"/>
              </w:rPr>
              <w:t xml:space="preserve">Has the Screening/Enrolment Log been checked and is it </w:t>
            </w:r>
            <w:proofErr w:type="gramStart"/>
            <w:r>
              <w:rPr>
                <w:rFonts w:cs="Arial"/>
                <w:sz w:val="22"/>
                <w:szCs w:val="22"/>
                <w:lang w:val="en-GB"/>
              </w:rPr>
              <w:t>up-to-date</w:t>
            </w:r>
            <w:proofErr w:type="gramEnd"/>
            <w:r>
              <w:rPr>
                <w:rFonts w:cs="Arial"/>
                <w:sz w:val="22"/>
                <w:szCs w:val="22"/>
                <w:lang w:val="en-GB"/>
              </w:rPr>
              <w:t>?</w:t>
            </w:r>
          </w:p>
        </w:tc>
        <w:tc>
          <w:tcPr>
            <w:tcW w:w="1985" w:type="dxa"/>
            <w:tcBorders>
              <w:top w:val="single" w:sz="4" w:space="0" w:color="000000"/>
              <w:left w:val="single" w:sz="4" w:space="0" w:color="000000"/>
              <w:bottom w:val="single" w:sz="4" w:space="0" w:color="000000"/>
              <w:right w:val="single" w:sz="4" w:space="0" w:color="000000"/>
            </w:tcBorders>
            <w:shd w:val="clear" w:color="auto" w:fill="EDEDED"/>
          </w:tcPr>
          <w:p w14:paraId="6F98AC7C" w14:textId="77777777" w:rsidR="00F32304" w:rsidRDefault="00C2620F">
            <w:pPr>
              <w:widowControl w:val="0"/>
              <w:jc w:val="center"/>
            </w:pPr>
            <w:r>
              <w:rPr>
                <w:rFonts w:cs="Arial"/>
                <w:sz w:val="22"/>
                <w:szCs w:val="22"/>
                <w:lang w:val="en-GB"/>
              </w:rPr>
              <w:t>Yes</w:t>
            </w:r>
          </w:p>
        </w:tc>
        <w:tc>
          <w:tcPr>
            <w:tcW w:w="1983" w:type="dxa"/>
            <w:tcBorders>
              <w:top w:val="single" w:sz="4" w:space="0" w:color="000000"/>
              <w:left w:val="single" w:sz="4" w:space="0" w:color="000000"/>
              <w:bottom w:val="single" w:sz="4" w:space="0" w:color="000000"/>
              <w:right w:val="single" w:sz="4" w:space="0" w:color="000000"/>
            </w:tcBorders>
            <w:shd w:val="clear" w:color="auto" w:fill="auto"/>
          </w:tcPr>
          <w:p w14:paraId="4F1DF6F3" w14:textId="77777777" w:rsidR="00F32304" w:rsidRDefault="00C2620F">
            <w:pPr>
              <w:widowControl w:val="0"/>
              <w:jc w:val="center"/>
            </w:pPr>
            <w:r>
              <w:rPr>
                <w:rFonts w:cs="Arial"/>
                <w:sz w:val="22"/>
                <w:szCs w:val="22"/>
                <w:lang w:val="en-GB"/>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4B97A351" w14:textId="77777777" w:rsidR="00F32304" w:rsidRDefault="00C2620F">
            <w:pPr>
              <w:widowControl w:val="0"/>
              <w:jc w:val="center"/>
            </w:pPr>
            <w:r>
              <w:rPr>
                <w:rFonts w:cs="Arial"/>
                <w:sz w:val="22"/>
                <w:szCs w:val="22"/>
                <w:lang w:val="en-GB"/>
              </w:rPr>
              <w:t>NA</w:t>
            </w:r>
          </w:p>
        </w:tc>
      </w:tr>
      <w:tr w:rsidR="00F32304" w14:paraId="669F1985" w14:textId="77777777">
        <w:trPr>
          <w:trHeight w:val="299"/>
          <w:jc w:val="center"/>
        </w:trPr>
        <w:tc>
          <w:tcPr>
            <w:tcW w:w="36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15B9AAF" w14:textId="77777777" w:rsidR="00F32304" w:rsidRDefault="00F32304">
            <w:pPr>
              <w:widowControl w:val="0"/>
              <w:snapToGrid w:val="0"/>
              <w:rPr>
                <w:rFonts w:cs="Arial"/>
                <w:bCs/>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49D96F" w14:textId="40EC510B" w:rsidR="00F32304" w:rsidRDefault="00946660">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02" w:name="__Fieldmark__884_2968883822"/>
            <w:bookmarkEnd w:id="102"/>
            <w:r>
              <w:fldChar w:fldCharType="end"/>
            </w:r>
          </w:p>
        </w:tc>
        <w:bookmarkStart w:id="103" w:name="__Fieldmark__321_543564686"/>
        <w:tc>
          <w:tcPr>
            <w:tcW w:w="19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DE627E" w14:textId="267DBDEF"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104" w:name="__Fieldmark__887_2968883822"/>
            <w:bookmarkEnd w:id="103"/>
            <w:bookmarkEnd w:id="104"/>
            <w:r>
              <w:fldChar w:fldCharType="end"/>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75432F"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05" w:name="__Fieldmark__891_2968883822"/>
            <w:bookmarkStart w:id="106" w:name="__Fieldmark__322_543564686"/>
            <w:bookmarkEnd w:id="105"/>
            <w:r>
              <w:fldChar w:fldCharType="end"/>
            </w:r>
            <w:bookmarkEnd w:id="106"/>
          </w:p>
        </w:tc>
      </w:tr>
      <w:tr w:rsidR="00F32304" w14:paraId="24315CBA" w14:textId="77777777">
        <w:trPr>
          <w:trHeight w:val="567"/>
          <w:jc w:val="center"/>
        </w:trPr>
        <w:tc>
          <w:tcPr>
            <w:tcW w:w="3684" w:type="dxa"/>
            <w:tcBorders>
              <w:top w:val="single" w:sz="4" w:space="0" w:color="000000"/>
              <w:left w:val="single" w:sz="4" w:space="0" w:color="000000"/>
              <w:bottom w:val="single" w:sz="4" w:space="0" w:color="000000"/>
              <w:right w:val="single" w:sz="4" w:space="0" w:color="000000"/>
            </w:tcBorders>
            <w:shd w:val="clear" w:color="auto" w:fill="EDEDED"/>
          </w:tcPr>
          <w:p w14:paraId="00A2ED0B" w14:textId="77777777" w:rsidR="00F32304" w:rsidRDefault="00C2620F">
            <w:pPr>
              <w:widowControl w:val="0"/>
            </w:pPr>
            <w:r>
              <w:rPr>
                <w:rFonts w:cs="Arial"/>
                <w:sz w:val="22"/>
                <w:szCs w:val="22"/>
                <w:lang w:val="en-GB"/>
              </w:rPr>
              <w:t>Comm</w:t>
            </w:r>
            <w:r>
              <w:rPr>
                <w:rFonts w:cs="Arial"/>
                <w:sz w:val="22"/>
                <w:szCs w:val="22"/>
                <w:shd w:val="clear" w:color="auto" w:fill="EDEDED"/>
                <w:lang w:val="en-GB"/>
              </w:rPr>
              <w:t>ents</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056C7DCA" w14:textId="31D4F24B" w:rsidR="00F32304" w:rsidRDefault="00F32304">
            <w:pPr>
              <w:widowControl w:val="0"/>
              <w:snapToGrid w:val="0"/>
              <w:jc w:val="center"/>
              <w:rPr>
                <w:rFonts w:cs="Arial"/>
                <w:bCs/>
              </w:rPr>
            </w:pPr>
          </w:p>
        </w:tc>
        <w:tc>
          <w:tcPr>
            <w:tcW w:w="1983" w:type="dxa"/>
            <w:tcBorders>
              <w:top w:val="single" w:sz="4" w:space="0" w:color="000000"/>
              <w:left w:val="single" w:sz="4" w:space="0" w:color="000000"/>
              <w:bottom w:val="single" w:sz="4" w:space="0" w:color="000000"/>
              <w:right w:val="single" w:sz="4" w:space="0" w:color="000000"/>
            </w:tcBorders>
            <w:shd w:val="clear" w:color="auto" w:fill="auto"/>
          </w:tcPr>
          <w:p w14:paraId="2E226A1A" w14:textId="46576CF3" w:rsidR="00F32304" w:rsidRDefault="00946660">
            <w:pPr>
              <w:widowControl w:val="0"/>
              <w:snapToGrid w:val="0"/>
              <w:jc w:val="center"/>
              <w:rPr>
                <w:rFonts w:cs="Arial"/>
                <w:bCs/>
              </w:rPr>
            </w:pPr>
            <w:r>
              <w:rPr>
                <w:rFonts w:cs="Arial"/>
                <w:bCs/>
              </w:rPr>
              <w:t xml:space="preserve">The reason of non-eligibility for screen failure subject </w:t>
            </w:r>
            <w:r>
              <w:rPr>
                <w:rFonts w:cs="Arial"/>
                <w:bCs/>
              </w:rPr>
              <w:t xml:space="preserve">(101-11) </w:t>
            </w:r>
            <w:r>
              <w:rPr>
                <w:rFonts w:cs="Arial"/>
                <w:bCs/>
              </w:rPr>
              <w:t>to be provided in the log.</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794D43DD" w14:textId="77777777" w:rsidR="00F32304" w:rsidRDefault="00F32304">
            <w:pPr>
              <w:widowControl w:val="0"/>
              <w:snapToGrid w:val="0"/>
              <w:jc w:val="center"/>
              <w:rPr>
                <w:rFonts w:cs="Arial"/>
                <w:bCs/>
              </w:rPr>
            </w:pPr>
          </w:p>
        </w:tc>
      </w:tr>
      <w:tr w:rsidR="00F32304" w14:paraId="5B524812" w14:textId="77777777">
        <w:trPr>
          <w:trHeight w:val="293"/>
          <w:jc w:val="center"/>
        </w:trPr>
        <w:tc>
          <w:tcPr>
            <w:tcW w:w="368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4BF08F1" w14:textId="77777777" w:rsidR="00F32304" w:rsidRDefault="00C2620F">
            <w:pPr>
              <w:widowControl w:val="0"/>
            </w:pPr>
            <w:r>
              <w:rPr>
                <w:sz w:val="22"/>
                <w:szCs w:val="22"/>
                <w:lang w:val="en-GB"/>
              </w:rPr>
              <w:t xml:space="preserve">Has the Identification Log </w:t>
            </w:r>
            <w:proofErr w:type="gramStart"/>
            <w:r>
              <w:rPr>
                <w:sz w:val="22"/>
                <w:szCs w:val="22"/>
                <w:lang w:val="en-GB"/>
              </w:rPr>
              <w:t>up-to-date</w:t>
            </w:r>
            <w:proofErr w:type="gramEnd"/>
            <w:r>
              <w:rPr>
                <w:rFonts w:cs="Arial"/>
                <w:sz w:val="22"/>
                <w:szCs w:val="22"/>
                <w:lang w:val="en-GB"/>
              </w:rPr>
              <w:t>?</w:t>
            </w:r>
          </w:p>
        </w:tc>
        <w:tc>
          <w:tcPr>
            <w:tcW w:w="1985" w:type="dxa"/>
            <w:tcBorders>
              <w:top w:val="single" w:sz="4" w:space="0" w:color="000000"/>
              <w:left w:val="single" w:sz="4" w:space="0" w:color="000000"/>
              <w:bottom w:val="single" w:sz="4" w:space="0" w:color="000000"/>
              <w:right w:val="single" w:sz="4" w:space="0" w:color="000000"/>
            </w:tcBorders>
            <w:shd w:val="clear" w:color="auto" w:fill="EDEDED"/>
          </w:tcPr>
          <w:p w14:paraId="7FC6AFF5" w14:textId="77777777" w:rsidR="00F32304" w:rsidRDefault="00C2620F">
            <w:pPr>
              <w:widowControl w:val="0"/>
              <w:jc w:val="center"/>
            </w:pPr>
            <w:r>
              <w:rPr>
                <w:rFonts w:cs="Arial"/>
                <w:sz w:val="22"/>
                <w:szCs w:val="22"/>
                <w:lang w:val="en-GB"/>
              </w:rPr>
              <w:t>Y</w:t>
            </w:r>
            <w:r>
              <w:rPr>
                <w:rFonts w:cs="Arial"/>
                <w:sz w:val="22"/>
                <w:szCs w:val="22"/>
                <w:shd w:val="clear" w:color="auto" w:fill="EDEDED"/>
                <w:lang w:val="en-GB"/>
              </w:rPr>
              <w:t>e</w:t>
            </w:r>
            <w:r>
              <w:rPr>
                <w:rFonts w:cs="Arial"/>
                <w:sz w:val="22"/>
                <w:szCs w:val="22"/>
                <w:lang w:val="en-GB"/>
              </w:rPr>
              <w:t>s</w:t>
            </w:r>
          </w:p>
        </w:tc>
        <w:tc>
          <w:tcPr>
            <w:tcW w:w="1983" w:type="dxa"/>
            <w:tcBorders>
              <w:top w:val="single" w:sz="4" w:space="0" w:color="000000"/>
              <w:left w:val="single" w:sz="4" w:space="0" w:color="000000"/>
              <w:bottom w:val="single" w:sz="4" w:space="0" w:color="000000"/>
              <w:right w:val="single" w:sz="4" w:space="0" w:color="000000"/>
            </w:tcBorders>
            <w:shd w:val="clear" w:color="auto" w:fill="auto"/>
          </w:tcPr>
          <w:p w14:paraId="045942DE" w14:textId="77777777" w:rsidR="00F32304" w:rsidRDefault="00C2620F">
            <w:pPr>
              <w:widowControl w:val="0"/>
              <w:jc w:val="center"/>
            </w:pPr>
            <w:r>
              <w:rPr>
                <w:rFonts w:cs="Arial"/>
                <w:sz w:val="22"/>
                <w:szCs w:val="22"/>
                <w:lang w:val="en-GB"/>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6F66F1AC" w14:textId="77777777" w:rsidR="00F32304" w:rsidRDefault="00C2620F">
            <w:pPr>
              <w:widowControl w:val="0"/>
              <w:jc w:val="center"/>
            </w:pPr>
            <w:r>
              <w:rPr>
                <w:rFonts w:cs="Arial"/>
                <w:sz w:val="22"/>
                <w:szCs w:val="22"/>
                <w:lang w:val="en-GB"/>
              </w:rPr>
              <w:t>NA</w:t>
            </w:r>
          </w:p>
        </w:tc>
      </w:tr>
      <w:tr w:rsidR="00F32304" w14:paraId="764DE018" w14:textId="77777777">
        <w:trPr>
          <w:trHeight w:val="293"/>
          <w:jc w:val="center"/>
        </w:trPr>
        <w:tc>
          <w:tcPr>
            <w:tcW w:w="36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EA3CCA7" w14:textId="77777777" w:rsidR="00F32304" w:rsidRDefault="00F32304">
            <w:pPr>
              <w:widowControl w:val="0"/>
              <w:snapToGrid w:val="0"/>
              <w:rPr>
                <w:rFonts w:cs="Arial"/>
                <w:bCs/>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EF1502"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107" w:name="__Fieldmark__905_2968883822"/>
            <w:bookmarkStart w:id="108" w:name="__Fieldmark__323_543564686"/>
            <w:bookmarkEnd w:id="107"/>
            <w:r>
              <w:fldChar w:fldCharType="end"/>
            </w:r>
            <w:bookmarkEnd w:id="108"/>
          </w:p>
        </w:tc>
        <w:tc>
          <w:tcPr>
            <w:tcW w:w="19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05CEC3"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09" w:name="__Fieldmark__910_2968883822"/>
            <w:bookmarkStart w:id="110" w:name="__Fieldmark__324_543564686"/>
            <w:bookmarkEnd w:id="109"/>
            <w:r>
              <w:fldChar w:fldCharType="end"/>
            </w:r>
            <w:bookmarkEnd w:id="110"/>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D9CB03"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11" w:name="__Fieldmark__915_2968883822"/>
            <w:bookmarkStart w:id="112" w:name="__Fieldmark__325_543564686"/>
            <w:bookmarkEnd w:id="111"/>
            <w:r>
              <w:fldChar w:fldCharType="end"/>
            </w:r>
            <w:bookmarkEnd w:id="112"/>
          </w:p>
        </w:tc>
      </w:tr>
      <w:tr w:rsidR="00F32304" w14:paraId="4FC13446" w14:textId="77777777">
        <w:trPr>
          <w:trHeight w:val="567"/>
          <w:jc w:val="center"/>
        </w:trPr>
        <w:tc>
          <w:tcPr>
            <w:tcW w:w="3684" w:type="dxa"/>
            <w:tcBorders>
              <w:top w:val="single" w:sz="4" w:space="0" w:color="000000"/>
              <w:left w:val="single" w:sz="4" w:space="0" w:color="000000"/>
              <w:bottom w:val="single" w:sz="4" w:space="0" w:color="000000"/>
              <w:right w:val="single" w:sz="4" w:space="0" w:color="000000"/>
            </w:tcBorders>
            <w:shd w:val="clear" w:color="auto" w:fill="EDEDED"/>
          </w:tcPr>
          <w:p w14:paraId="249AE6CA" w14:textId="77777777" w:rsidR="00F32304" w:rsidRDefault="00C2620F">
            <w:pPr>
              <w:widowControl w:val="0"/>
            </w:pPr>
            <w:r>
              <w:rPr>
                <w:rFonts w:cs="Arial"/>
                <w:sz w:val="22"/>
                <w:szCs w:val="22"/>
                <w:lang w:val="en-GB"/>
              </w:rPr>
              <w:t>Co</w:t>
            </w:r>
            <w:r>
              <w:rPr>
                <w:rFonts w:cs="Arial"/>
                <w:sz w:val="22"/>
                <w:szCs w:val="22"/>
                <w:shd w:val="clear" w:color="auto" w:fill="EDEDED"/>
                <w:lang w:val="en-GB"/>
              </w:rPr>
              <w:t>mments</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6594A6C7" w14:textId="77777777" w:rsidR="00F32304" w:rsidRDefault="00F32304">
            <w:pPr>
              <w:widowControl w:val="0"/>
              <w:snapToGrid w:val="0"/>
              <w:jc w:val="center"/>
              <w:rPr>
                <w:rFonts w:cs="Arial"/>
                <w:bCs/>
              </w:rPr>
            </w:pPr>
          </w:p>
        </w:tc>
        <w:tc>
          <w:tcPr>
            <w:tcW w:w="1983" w:type="dxa"/>
            <w:tcBorders>
              <w:top w:val="single" w:sz="4" w:space="0" w:color="000000"/>
              <w:left w:val="single" w:sz="4" w:space="0" w:color="000000"/>
              <w:bottom w:val="single" w:sz="4" w:space="0" w:color="000000"/>
              <w:right w:val="single" w:sz="4" w:space="0" w:color="000000"/>
            </w:tcBorders>
            <w:shd w:val="clear" w:color="auto" w:fill="auto"/>
          </w:tcPr>
          <w:p w14:paraId="12CF0081" w14:textId="77777777" w:rsidR="00F32304" w:rsidRDefault="00F32304">
            <w:pPr>
              <w:widowControl w:val="0"/>
              <w:snapToGrid w:val="0"/>
              <w:jc w:val="center"/>
              <w:rPr>
                <w:rFonts w:cs="Arial"/>
                <w:bCs/>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2A531108" w14:textId="77777777" w:rsidR="00F32304" w:rsidRDefault="00F32304">
            <w:pPr>
              <w:widowControl w:val="0"/>
              <w:snapToGrid w:val="0"/>
              <w:jc w:val="center"/>
              <w:rPr>
                <w:rFonts w:cs="Arial"/>
                <w:bCs/>
              </w:rPr>
            </w:pPr>
          </w:p>
        </w:tc>
      </w:tr>
    </w:tbl>
    <w:p w14:paraId="41FF4F80" w14:textId="77777777" w:rsidR="00F32304" w:rsidRDefault="00F32304">
      <w:pPr>
        <w:rPr>
          <w:rFonts w:cs="Arial"/>
          <w:sz w:val="22"/>
          <w:szCs w:val="22"/>
          <w:lang w:val="en-GB"/>
        </w:rPr>
      </w:pPr>
    </w:p>
    <w:tbl>
      <w:tblPr>
        <w:tblW w:w="9638" w:type="dxa"/>
        <w:jc w:val="center"/>
        <w:tblLayout w:type="fixed"/>
        <w:tblLook w:val="0000" w:firstRow="0" w:lastRow="0" w:firstColumn="0" w:lastColumn="0" w:noHBand="0" w:noVBand="0"/>
      </w:tblPr>
      <w:tblGrid>
        <w:gridCol w:w="3685"/>
        <w:gridCol w:w="1985"/>
        <w:gridCol w:w="1983"/>
        <w:gridCol w:w="1985"/>
      </w:tblGrid>
      <w:tr w:rsidR="00F32304" w14:paraId="75BAB587" w14:textId="77777777">
        <w:trPr>
          <w:trHeight w:val="340"/>
          <w:jc w:val="center"/>
        </w:trPr>
        <w:tc>
          <w:tcPr>
            <w:tcW w:w="9637" w:type="dxa"/>
            <w:gridSpan w:val="4"/>
            <w:tcBorders>
              <w:top w:val="single" w:sz="4" w:space="0" w:color="000000"/>
              <w:left w:val="single" w:sz="4" w:space="0" w:color="000000"/>
              <w:bottom w:val="single" w:sz="4" w:space="0" w:color="000000"/>
              <w:right w:val="single" w:sz="4" w:space="0" w:color="000000"/>
            </w:tcBorders>
            <w:shd w:val="clear" w:color="auto" w:fill="BFBFBF"/>
          </w:tcPr>
          <w:p w14:paraId="7A99B4D1" w14:textId="77777777" w:rsidR="00F32304" w:rsidRDefault="00C2620F">
            <w:pPr>
              <w:widowControl w:val="0"/>
              <w:spacing w:before="40"/>
              <w:ind w:left="360"/>
              <w:jc w:val="center"/>
            </w:pPr>
            <w:r>
              <w:rPr>
                <w:rFonts w:cs="Arial"/>
                <w:b/>
              </w:rPr>
              <w:t>6. Consent Form</w:t>
            </w:r>
          </w:p>
        </w:tc>
      </w:tr>
      <w:tr w:rsidR="00F32304" w14:paraId="33527A9B" w14:textId="77777777">
        <w:trPr>
          <w:trHeight w:val="283"/>
          <w:jc w:val="center"/>
        </w:trPr>
        <w:tc>
          <w:tcPr>
            <w:tcW w:w="9637" w:type="dxa"/>
            <w:gridSpan w:val="4"/>
            <w:tcBorders>
              <w:top w:val="single" w:sz="4" w:space="0" w:color="000000"/>
              <w:left w:val="single" w:sz="4" w:space="0" w:color="000000"/>
              <w:bottom w:val="single" w:sz="4" w:space="0" w:color="000000"/>
              <w:right w:val="single" w:sz="4" w:space="0" w:color="000000"/>
            </w:tcBorders>
            <w:shd w:val="clear" w:color="auto" w:fill="EDEDED"/>
          </w:tcPr>
          <w:p w14:paraId="16D2E2C6" w14:textId="77777777" w:rsidR="00F32304" w:rsidRDefault="00F32304">
            <w:pPr>
              <w:widowControl w:val="0"/>
              <w:snapToGrid w:val="0"/>
              <w:rPr>
                <w:rFonts w:cs="Arial"/>
                <w:bCs/>
                <w:sz w:val="22"/>
                <w:szCs w:val="22"/>
              </w:rPr>
            </w:pPr>
          </w:p>
        </w:tc>
      </w:tr>
      <w:tr w:rsidR="00F32304" w14:paraId="533952AE" w14:textId="77777777">
        <w:trPr>
          <w:trHeight w:val="283"/>
          <w:jc w:val="center"/>
        </w:trPr>
        <w:tc>
          <w:tcPr>
            <w:tcW w:w="368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E365A61" w14:textId="77777777" w:rsidR="00F32304" w:rsidRDefault="00C2620F">
            <w:pPr>
              <w:widowControl w:val="0"/>
            </w:pPr>
            <w:r>
              <w:rPr>
                <w:rFonts w:cs="Arial"/>
                <w:sz w:val="22"/>
                <w:szCs w:val="22"/>
                <w:lang w:val="en-GB"/>
              </w:rPr>
              <w:t xml:space="preserve">Is there a signed, and </w:t>
            </w:r>
            <w:r>
              <w:rPr>
                <w:rFonts w:cs="Arial"/>
                <w:sz w:val="22"/>
                <w:szCs w:val="22"/>
                <w:lang w:val="en-GB"/>
              </w:rPr>
              <w:t>dated consent form for each subject enrolled?</w:t>
            </w:r>
          </w:p>
        </w:tc>
        <w:tc>
          <w:tcPr>
            <w:tcW w:w="1985" w:type="dxa"/>
            <w:tcBorders>
              <w:top w:val="single" w:sz="4" w:space="0" w:color="000000"/>
              <w:left w:val="single" w:sz="4" w:space="0" w:color="000000"/>
              <w:bottom w:val="single" w:sz="4" w:space="0" w:color="000000"/>
              <w:right w:val="single" w:sz="4" w:space="0" w:color="000000"/>
            </w:tcBorders>
            <w:shd w:val="clear" w:color="auto" w:fill="EDEDED"/>
          </w:tcPr>
          <w:p w14:paraId="063645C9" w14:textId="77777777" w:rsidR="00F32304" w:rsidRDefault="00C2620F">
            <w:pPr>
              <w:widowControl w:val="0"/>
              <w:jc w:val="center"/>
            </w:pPr>
            <w:r>
              <w:rPr>
                <w:rFonts w:cs="Arial"/>
                <w:sz w:val="22"/>
                <w:szCs w:val="22"/>
                <w:lang w:val="en-GB"/>
              </w:rPr>
              <w:t>Yes</w:t>
            </w:r>
          </w:p>
        </w:tc>
        <w:tc>
          <w:tcPr>
            <w:tcW w:w="1983" w:type="dxa"/>
            <w:tcBorders>
              <w:top w:val="single" w:sz="4" w:space="0" w:color="000000"/>
              <w:left w:val="single" w:sz="4" w:space="0" w:color="000000"/>
              <w:bottom w:val="single" w:sz="4" w:space="0" w:color="000000"/>
              <w:right w:val="single" w:sz="4" w:space="0" w:color="000000"/>
            </w:tcBorders>
            <w:shd w:val="clear" w:color="auto" w:fill="auto"/>
          </w:tcPr>
          <w:p w14:paraId="6B1FDDF3" w14:textId="77777777" w:rsidR="00F32304" w:rsidRDefault="00C2620F">
            <w:pPr>
              <w:widowControl w:val="0"/>
              <w:jc w:val="center"/>
            </w:pPr>
            <w:r>
              <w:rPr>
                <w:rFonts w:cs="Arial"/>
                <w:sz w:val="22"/>
                <w:szCs w:val="22"/>
                <w:lang w:val="en-GB"/>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40929A61" w14:textId="77777777" w:rsidR="00F32304" w:rsidRDefault="00C2620F">
            <w:pPr>
              <w:widowControl w:val="0"/>
              <w:jc w:val="center"/>
            </w:pPr>
            <w:r>
              <w:rPr>
                <w:rFonts w:cs="Arial"/>
                <w:sz w:val="22"/>
                <w:szCs w:val="22"/>
                <w:lang w:val="en-GB"/>
              </w:rPr>
              <w:t>NA</w:t>
            </w:r>
          </w:p>
        </w:tc>
      </w:tr>
      <w:tr w:rsidR="00F32304" w14:paraId="5EBA0B83" w14:textId="77777777">
        <w:trPr>
          <w:trHeight w:val="299"/>
          <w:jc w:val="center"/>
        </w:trPr>
        <w:tc>
          <w:tcPr>
            <w:tcW w:w="36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925B613" w14:textId="77777777" w:rsidR="00F32304" w:rsidRDefault="00F32304">
            <w:pPr>
              <w:widowControl w:val="0"/>
              <w:snapToGrid w:val="0"/>
              <w:rPr>
                <w:rFonts w:cs="Arial"/>
                <w:bCs/>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C6E114" w14:textId="77777777" w:rsidR="00F32304" w:rsidRDefault="00F32304">
            <w:pPr>
              <w:widowControl w:val="0"/>
              <w:jc w:val="center"/>
            </w:pPr>
          </w:p>
        </w:tc>
        <w:tc>
          <w:tcPr>
            <w:tcW w:w="19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B57E80"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113" w:name="__Fieldmark__978_2968883822"/>
            <w:bookmarkStart w:id="114" w:name="__Fieldmark__55_1358878857"/>
            <w:bookmarkStart w:id="115" w:name="__Fieldmark__327_543564686"/>
            <w:bookmarkEnd w:id="113"/>
            <w:r>
              <w:fldChar w:fldCharType="end"/>
            </w:r>
            <w:bookmarkEnd w:id="114"/>
            <w:bookmarkEnd w:id="115"/>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C2E437"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16" w:name="__Fieldmark__984_2968883822"/>
            <w:bookmarkStart w:id="117" w:name="__Fieldmark__329_543564686"/>
            <w:bookmarkEnd w:id="116"/>
            <w:r>
              <w:fldChar w:fldCharType="end"/>
            </w:r>
            <w:bookmarkEnd w:id="117"/>
          </w:p>
        </w:tc>
      </w:tr>
      <w:tr w:rsidR="00F32304" w14:paraId="6F337560" w14:textId="77777777">
        <w:trPr>
          <w:trHeight w:val="567"/>
          <w:jc w:val="center"/>
        </w:trPr>
        <w:tc>
          <w:tcPr>
            <w:tcW w:w="3684" w:type="dxa"/>
            <w:tcBorders>
              <w:top w:val="single" w:sz="4" w:space="0" w:color="000000"/>
              <w:left w:val="single" w:sz="4" w:space="0" w:color="000000"/>
              <w:bottom w:val="single" w:sz="4" w:space="0" w:color="000000"/>
              <w:right w:val="single" w:sz="4" w:space="0" w:color="000000"/>
            </w:tcBorders>
            <w:shd w:val="clear" w:color="auto" w:fill="EDEDED"/>
          </w:tcPr>
          <w:p w14:paraId="22589242" w14:textId="77777777" w:rsidR="00F32304" w:rsidRDefault="00C2620F">
            <w:pPr>
              <w:widowControl w:val="0"/>
            </w:pPr>
            <w:r>
              <w:rPr>
                <w:rFonts w:cs="Arial"/>
                <w:sz w:val="22"/>
                <w:szCs w:val="22"/>
                <w:lang w:val="en-GB"/>
              </w:rPr>
              <w:t>Comm</w:t>
            </w:r>
            <w:r>
              <w:rPr>
                <w:rFonts w:cs="Arial"/>
                <w:sz w:val="22"/>
                <w:szCs w:val="22"/>
                <w:shd w:val="clear" w:color="auto" w:fill="EDEDED"/>
                <w:lang w:val="en-GB"/>
              </w:rPr>
              <w:t>ents</w:t>
            </w:r>
          </w:p>
        </w:tc>
        <w:tc>
          <w:tcPr>
            <w:tcW w:w="5953" w:type="dxa"/>
            <w:gridSpan w:val="3"/>
            <w:tcBorders>
              <w:top w:val="single" w:sz="4" w:space="0" w:color="000000"/>
              <w:left w:val="single" w:sz="4" w:space="0" w:color="000000"/>
              <w:bottom w:val="single" w:sz="4" w:space="0" w:color="000000"/>
              <w:right w:val="single" w:sz="4" w:space="0" w:color="000000"/>
            </w:tcBorders>
            <w:shd w:val="clear" w:color="auto" w:fill="auto"/>
          </w:tcPr>
          <w:p w14:paraId="3AEFB682" w14:textId="77777777" w:rsidR="00F32304" w:rsidRDefault="00C2620F">
            <w:pPr>
              <w:widowControl w:val="0"/>
            </w:pPr>
            <w:r>
              <w:rPr>
                <w:rFonts w:cs="Arial"/>
                <w:bCs/>
              </w:rPr>
              <w:t xml:space="preserve">In general yes, however, below issues for the following </w:t>
            </w:r>
            <w:proofErr w:type="gramStart"/>
            <w:r>
              <w:rPr>
                <w:rFonts w:cs="Arial"/>
                <w:bCs/>
              </w:rPr>
              <w:t>ICFs  reviewed</w:t>
            </w:r>
            <w:proofErr w:type="gramEnd"/>
            <w:r>
              <w:rPr>
                <w:rFonts w:cs="Arial"/>
                <w:bCs/>
              </w:rPr>
              <w:t xml:space="preserve"> during the visit were noted:</w:t>
            </w:r>
          </w:p>
          <w:p w14:paraId="19396C79" w14:textId="77777777" w:rsidR="00F32304" w:rsidRDefault="00F32304">
            <w:pPr>
              <w:widowControl w:val="0"/>
              <w:rPr>
                <w:rFonts w:cs="Arial"/>
                <w:bCs/>
              </w:rPr>
            </w:pPr>
          </w:p>
          <w:p w14:paraId="4B03303A" w14:textId="77777777" w:rsidR="00F32304" w:rsidRDefault="00C2620F">
            <w:pPr>
              <w:widowControl w:val="0"/>
            </w:pPr>
            <w:r>
              <w:rPr>
                <w:rFonts w:cs="Arial"/>
                <w:bCs/>
              </w:rPr>
              <w:t>Subject 101-02 (#101/02):</w:t>
            </w:r>
          </w:p>
          <w:p w14:paraId="545E0BD8" w14:textId="77777777" w:rsidR="00F32304" w:rsidRDefault="00C2620F">
            <w:pPr>
              <w:widowControl w:val="0"/>
            </w:pPr>
            <w:r>
              <w:rPr>
                <w:rFonts w:cs="Arial"/>
                <w:bCs/>
              </w:rPr>
              <w:t xml:space="preserve">- 18Nov2021: signed the ICF on 30Sep2021, however no </w:t>
            </w:r>
            <w:r>
              <w:rPr>
                <w:rFonts w:cs="Arial"/>
                <w:bCs/>
              </w:rPr>
              <w:t>printed name was written by the subject. The date of signature was written by SI instead of the subject. The site staff was retrained and instructed to collect a statement from the subject confirming that the subject agreed to participate in the study. The</w:t>
            </w:r>
            <w:r>
              <w:rPr>
                <w:rFonts w:cs="Arial"/>
                <w:bCs/>
              </w:rPr>
              <w:t xml:space="preserve"> statement should be signed with the current date by the subject. </w:t>
            </w:r>
            <w:r w:rsidRPr="00946660">
              <w:rPr>
                <w:rFonts w:cs="Arial"/>
                <w:b/>
              </w:rPr>
              <w:t>See CAPA #3</w:t>
            </w:r>
          </w:p>
          <w:p w14:paraId="36F93117" w14:textId="77777777" w:rsidR="00F32304" w:rsidRDefault="00C2620F">
            <w:pPr>
              <w:widowControl w:val="0"/>
            </w:pPr>
            <w:r>
              <w:rPr>
                <w:rFonts w:cs="Arial"/>
                <w:bCs/>
              </w:rPr>
              <w:t xml:space="preserve">- Update 03Feb2022: the ICF was updated by the subject’s statement </w:t>
            </w:r>
            <w:r>
              <w:rPr>
                <w:rFonts w:cs="Arial"/>
                <w:bCs/>
              </w:rPr>
              <w:lastRenderedPageBreak/>
              <w:t>documenting that on 30Sep2021 he/she agreed to participate in the study (statement personally dated by the subj</w:t>
            </w:r>
            <w:r>
              <w:rPr>
                <w:rFonts w:cs="Arial"/>
                <w:bCs/>
              </w:rPr>
              <w:t xml:space="preserve">ect on 06Dec2021), however, no subject’s signature was placed under the statement. The printed name was completed by the subject, however, no date and signature </w:t>
            </w:r>
            <w:proofErr w:type="gramStart"/>
            <w:r>
              <w:rPr>
                <w:rFonts w:cs="Arial"/>
                <w:bCs/>
              </w:rPr>
              <w:t>was</w:t>
            </w:r>
            <w:proofErr w:type="gramEnd"/>
            <w:r>
              <w:rPr>
                <w:rFonts w:cs="Arial"/>
                <w:bCs/>
              </w:rPr>
              <w:t xml:space="preserve"> placed next to that change. </w:t>
            </w:r>
            <w:r w:rsidRPr="00946660">
              <w:rPr>
                <w:rFonts w:cs="Arial"/>
                <w:b/>
              </w:rPr>
              <w:t>See CAPA #3</w:t>
            </w:r>
          </w:p>
          <w:p w14:paraId="10DD0E1C" w14:textId="77777777" w:rsidR="00F32304" w:rsidRDefault="00C2620F">
            <w:pPr>
              <w:widowControl w:val="0"/>
            </w:pPr>
            <w:r>
              <w:rPr>
                <w:rFonts w:cs="Arial"/>
                <w:bCs/>
              </w:rPr>
              <w:t>- Update 09Jun2022: no changes from the previous vi</w:t>
            </w:r>
            <w:r>
              <w:rPr>
                <w:rFonts w:cs="Arial"/>
                <w:bCs/>
              </w:rPr>
              <w:t>sit.</w:t>
            </w:r>
            <w:r>
              <w:rPr>
                <w:rFonts w:cs="Arial"/>
                <w:bCs/>
              </w:rPr>
              <w:t xml:space="preserve"> </w:t>
            </w:r>
            <w:r w:rsidRPr="00946660">
              <w:rPr>
                <w:rFonts w:cs="Arial"/>
                <w:b/>
              </w:rPr>
              <w:t>See CAPA #3</w:t>
            </w:r>
          </w:p>
          <w:p w14:paraId="0B72F7FB" w14:textId="77777777" w:rsidR="00F32304" w:rsidRDefault="00F32304">
            <w:pPr>
              <w:widowControl w:val="0"/>
              <w:rPr>
                <w:rFonts w:cs="Arial"/>
                <w:bCs/>
              </w:rPr>
            </w:pPr>
          </w:p>
          <w:p w14:paraId="54A00750" w14:textId="77777777" w:rsidR="00F32304" w:rsidRDefault="00F32304">
            <w:pPr>
              <w:widowControl w:val="0"/>
              <w:rPr>
                <w:rFonts w:cs="Arial"/>
                <w:bCs/>
              </w:rPr>
            </w:pPr>
          </w:p>
          <w:p w14:paraId="1A456B92" w14:textId="77777777" w:rsidR="00F32304" w:rsidRDefault="00C2620F">
            <w:pPr>
              <w:widowControl w:val="0"/>
            </w:pPr>
            <w:r>
              <w:rPr>
                <w:rFonts w:cs="Arial"/>
                <w:bCs/>
              </w:rPr>
              <w:t xml:space="preserve">Subject 101-03 (#101/04): </w:t>
            </w:r>
          </w:p>
          <w:p w14:paraId="743C7BE7" w14:textId="77777777" w:rsidR="00F32304" w:rsidRDefault="00C2620F">
            <w:pPr>
              <w:widowControl w:val="0"/>
            </w:pPr>
            <w:r>
              <w:rPr>
                <w:rFonts w:cs="Arial"/>
                <w:bCs/>
              </w:rPr>
              <w:t>- 18Nov2021: signed the ICF on 11Oct2021, however no printed name was written by the subject on ICF enclosures. The date of signature was written by SI instead of the subject. The site staff was retrained and i</w:t>
            </w:r>
            <w:r>
              <w:rPr>
                <w:rFonts w:cs="Arial"/>
                <w:bCs/>
              </w:rPr>
              <w:t xml:space="preserve">nstructed to collect a statement from the subject confirming that the subject agreed to participate in the study. The statement should be signed with the current date by the subject. </w:t>
            </w:r>
            <w:r w:rsidRPr="00946660">
              <w:rPr>
                <w:rFonts w:cs="Arial"/>
                <w:b/>
              </w:rPr>
              <w:t>See CAPA #3</w:t>
            </w:r>
          </w:p>
          <w:p w14:paraId="4F6A5224" w14:textId="77777777" w:rsidR="00F32304" w:rsidRPr="00946660" w:rsidRDefault="00C2620F">
            <w:pPr>
              <w:widowControl w:val="0"/>
              <w:rPr>
                <w:b/>
              </w:rPr>
            </w:pPr>
            <w:r>
              <w:rPr>
                <w:rFonts w:cs="Arial"/>
                <w:bCs/>
              </w:rPr>
              <w:t xml:space="preserve">- Update 03Feb2022: no changes from the previous visit. </w:t>
            </w:r>
            <w:r w:rsidRPr="00946660">
              <w:rPr>
                <w:rFonts w:cs="Arial"/>
                <w:b/>
              </w:rPr>
              <w:t>See C</w:t>
            </w:r>
            <w:r w:rsidRPr="00946660">
              <w:rPr>
                <w:rFonts w:cs="Arial"/>
                <w:b/>
              </w:rPr>
              <w:t>APA #3</w:t>
            </w:r>
          </w:p>
          <w:p w14:paraId="3CDE076B" w14:textId="77777777" w:rsidR="00F32304" w:rsidRDefault="00C2620F">
            <w:pPr>
              <w:widowControl w:val="0"/>
            </w:pPr>
            <w:r>
              <w:rPr>
                <w:rFonts w:cs="Arial"/>
                <w:bCs/>
              </w:rPr>
              <w:t>- Update 09Jun2022: no changes from the previous visit.</w:t>
            </w:r>
            <w:r>
              <w:rPr>
                <w:rFonts w:cs="Arial"/>
                <w:bCs/>
              </w:rPr>
              <w:t xml:space="preserve"> </w:t>
            </w:r>
            <w:r w:rsidRPr="00946660">
              <w:rPr>
                <w:rFonts w:cs="Arial"/>
                <w:b/>
              </w:rPr>
              <w:t>See CAPA #3</w:t>
            </w:r>
          </w:p>
          <w:p w14:paraId="2CCF73A2" w14:textId="77777777" w:rsidR="00F32304" w:rsidRDefault="00F32304">
            <w:pPr>
              <w:widowControl w:val="0"/>
              <w:rPr>
                <w:rFonts w:cs="Arial"/>
                <w:bCs/>
              </w:rPr>
            </w:pPr>
          </w:p>
          <w:p w14:paraId="2D93C693" w14:textId="77777777" w:rsidR="00F32304" w:rsidRDefault="00C2620F">
            <w:pPr>
              <w:widowControl w:val="0"/>
            </w:pPr>
            <w:r>
              <w:rPr>
                <w:rFonts w:cs="Arial"/>
                <w:bCs/>
              </w:rPr>
              <w:t>Subject 101-04 (#101/05):</w:t>
            </w:r>
          </w:p>
          <w:p w14:paraId="1935BC23" w14:textId="77777777" w:rsidR="00F32304" w:rsidRDefault="00C2620F">
            <w:pPr>
              <w:widowControl w:val="0"/>
            </w:pPr>
            <w:r>
              <w:rPr>
                <w:rFonts w:cs="Arial"/>
                <w:bCs/>
              </w:rPr>
              <w:t xml:space="preserve">- 18Nov2021: no signature was placed by the subject. The subject personally printed his/her name on the </w:t>
            </w:r>
            <w:proofErr w:type="gramStart"/>
            <w:r>
              <w:rPr>
                <w:rFonts w:cs="Arial"/>
                <w:bCs/>
              </w:rPr>
              <w:t>ICF,</w:t>
            </w:r>
            <w:proofErr w:type="gramEnd"/>
            <w:r>
              <w:rPr>
                <w:rFonts w:cs="Arial"/>
                <w:bCs/>
              </w:rPr>
              <w:t xml:space="preserve"> however, the date was written by SI instead o</w:t>
            </w:r>
            <w:r>
              <w:rPr>
                <w:rFonts w:cs="Arial"/>
                <w:bCs/>
              </w:rPr>
              <w:t xml:space="preserve">f the subject. The site staff was retrained and instructed to collect a statement from the subject confirming that the subject agreed to participate in the study. The statement should be signed with the current date by the subject. </w:t>
            </w:r>
            <w:r w:rsidRPr="00946660">
              <w:rPr>
                <w:rFonts w:cs="Arial"/>
                <w:b/>
              </w:rPr>
              <w:t>See CAPA #2</w:t>
            </w:r>
            <w:r>
              <w:rPr>
                <w:rFonts w:cs="Arial"/>
                <w:bCs/>
              </w:rPr>
              <w:t xml:space="preserve"> </w:t>
            </w:r>
          </w:p>
          <w:p w14:paraId="3D7F502D" w14:textId="77777777" w:rsidR="00F32304" w:rsidRDefault="00C2620F">
            <w:pPr>
              <w:widowControl w:val="0"/>
            </w:pPr>
            <w:r>
              <w:rPr>
                <w:rFonts w:cs="Arial"/>
                <w:bCs/>
              </w:rPr>
              <w:t>- Update 03</w:t>
            </w:r>
            <w:r>
              <w:rPr>
                <w:rFonts w:cs="Arial"/>
                <w:bCs/>
              </w:rPr>
              <w:t xml:space="preserve">Feb2022: the ICF was updated by the subject’s statement documenting that he/she agreed to participate in the study. The ICF was signed by the subject </w:t>
            </w:r>
            <w:proofErr w:type="gramStart"/>
            <w:r>
              <w:rPr>
                <w:rFonts w:cs="Arial"/>
                <w:bCs/>
              </w:rPr>
              <w:t>with the exception of</w:t>
            </w:r>
            <w:proofErr w:type="gramEnd"/>
            <w:r>
              <w:rPr>
                <w:rFonts w:cs="Arial"/>
                <w:bCs/>
              </w:rPr>
              <w:t xml:space="preserve"> “Secondary use of data” part of the ICF. </w:t>
            </w:r>
          </w:p>
          <w:p w14:paraId="5833906F" w14:textId="77777777" w:rsidR="00F32304" w:rsidRDefault="00C2620F">
            <w:pPr>
              <w:widowControl w:val="0"/>
            </w:pPr>
            <w:r>
              <w:rPr>
                <w:rFonts w:cs="Arial"/>
                <w:bCs/>
              </w:rPr>
              <w:t xml:space="preserve">- Update 09Jun2022: no changes from the </w:t>
            </w:r>
            <w:r>
              <w:rPr>
                <w:rFonts w:cs="Arial"/>
                <w:bCs/>
              </w:rPr>
              <w:t>previous visit.</w:t>
            </w:r>
          </w:p>
          <w:p w14:paraId="4D38D41B" w14:textId="77777777" w:rsidR="00F32304" w:rsidRDefault="00F32304">
            <w:pPr>
              <w:widowControl w:val="0"/>
              <w:rPr>
                <w:rFonts w:cs="Arial"/>
                <w:bCs/>
              </w:rPr>
            </w:pPr>
          </w:p>
          <w:p w14:paraId="182DEB39" w14:textId="77777777" w:rsidR="00F32304" w:rsidRDefault="00F32304">
            <w:pPr>
              <w:widowControl w:val="0"/>
              <w:rPr>
                <w:rFonts w:cs="Arial"/>
                <w:bCs/>
              </w:rPr>
            </w:pPr>
          </w:p>
          <w:p w14:paraId="34A5B443" w14:textId="77777777" w:rsidR="00F32304" w:rsidRDefault="00C2620F">
            <w:pPr>
              <w:widowControl w:val="0"/>
            </w:pPr>
            <w:r>
              <w:rPr>
                <w:rFonts w:cs="Arial"/>
                <w:bCs/>
              </w:rPr>
              <w:t>Subject 101-05 (#101/06):</w:t>
            </w:r>
          </w:p>
          <w:p w14:paraId="5C13B56F" w14:textId="77777777" w:rsidR="00946660" w:rsidRDefault="00C2620F">
            <w:pPr>
              <w:widowControl w:val="0"/>
              <w:rPr>
                <w:rFonts w:cs="Arial"/>
                <w:bCs/>
              </w:rPr>
            </w:pPr>
            <w:r>
              <w:rPr>
                <w:rFonts w:cs="Arial"/>
                <w:bCs/>
              </w:rPr>
              <w:t>- 18Nov2021:  signed the ICF on 26Oct2021, however the date of signature was written by SI instead of the subject. The site staff was retrained and instructed to collect a statement from the subject confirming th</w:t>
            </w:r>
            <w:r>
              <w:rPr>
                <w:rFonts w:cs="Arial"/>
                <w:bCs/>
              </w:rPr>
              <w:t xml:space="preserve">at the subject agreed to participate in the study. The statement should be signed with the current date by the subject. See </w:t>
            </w:r>
            <w:r w:rsidRPr="00946660">
              <w:rPr>
                <w:rFonts w:cs="Arial"/>
                <w:b/>
              </w:rPr>
              <w:t>CAPA #3</w:t>
            </w:r>
          </w:p>
          <w:p w14:paraId="54013DEA" w14:textId="2796B7BE" w:rsidR="00F32304" w:rsidRDefault="00C2620F">
            <w:pPr>
              <w:widowControl w:val="0"/>
            </w:pPr>
            <w:r>
              <w:rPr>
                <w:rFonts w:cs="Arial"/>
                <w:bCs/>
              </w:rPr>
              <w:t>- Update 03Feb2022: no changes from the previous visit.</w:t>
            </w:r>
          </w:p>
          <w:p w14:paraId="4EB1101A" w14:textId="77777777" w:rsidR="00F32304" w:rsidRDefault="00C2620F">
            <w:pPr>
              <w:widowControl w:val="0"/>
            </w:pPr>
            <w:r>
              <w:rPr>
                <w:rFonts w:cs="Arial"/>
                <w:bCs/>
              </w:rPr>
              <w:t>- Update 09Jun2022: no changes from the previous visit.</w:t>
            </w:r>
          </w:p>
          <w:p w14:paraId="79C383F8" w14:textId="77777777" w:rsidR="00F32304" w:rsidRDefault="00F32304">
            <w:pPr>
              <w:widowControl w:val="0"/>
              <w:rPr>
                <w:rFonts w:cs="Arial"/>
                <w:bCs/>
              </w:rPr>
            </w:pPr>
          </w:p>
          <w:p w14:paraId="5CAAA8B8" w14:textId="77777777" w:rsidR="00F32304" w:rsidRDefault="00F32304">
            <w:pPr>
              <w:widowControl w:val="0"/>
              <w:rPr>
                <w:rFonts w:cs="Arial"/>
                <w:bCs/>
              </w:rPr>
            </w:pPr>
          </w:p>
          <w:p w14:paraId="1A177CC7" w14:textId="77777777" w:rsidR="00F32304" w:rsidRDefault="00C2620F">
            <w:pPr>
              <w:widowControl w:val="0"/>
            </w:pPr>
            <w:r>
              <w:rPr>
                <w:rFonts w:cs="Arial"/>
                <w:bCs/>
              </w:rPr>
              <w:t>Subject 101</w:t>
            </w:r>
            <w:r>
              <w:rPr>
                <w:rFonts w:cs="Arial"/>
                <w:bCs/>
              </w:rPr>
              <w:t>-06 (#101/07):</w:t>
            </w:r>
          </w:p>
          <w:p w14:paraId="3B95800A" w14:textId="77777777" w:rsidR="00946660" w:rsidRDefault="00C2620F">
            <w:pPr>
              <w:widowControl w:val="0"/>
              <w:rPr>
                <w:rFonts w:cs="Arial"/>
                <w:bCs/>
              </w:rPr>
            </w:pPr>
            <w:r>
              <w:rPr>
                <w:rFonts w:cs="Arial"/>
                <w:bCs/>
              </w:rPr>
              <w:t>- 18Nov2021:  signed the ICF on 25Oct2021, however the date of signature was written by SI instead of the subject. The site staff was retrained and instructed to collect a statement from the subject confirming that the subject agreed to part</w:t>
            </w:r>
            <w:r>
              <w:rPr>
                <w:rFonts w:cs="Arial"/>
                <w:bCs/>
              </w:rPr>
              <w:t xml:space="preserve">icipate in the study. The statement should be signed with the current date by the subject. See </w:t>
            </w:r>
            <w:r w:rsidRPr="00946660">
              <w:rPr>
                <w:rFonts w:cs="Arial"/>
                <w:b/>
              </w:rPr>
              <w:t>CAPA #3</w:t>
            </w:r>
          </w:p>
          <w:p w14:paraId="121AA148" w14:textId="7B24531D" w:rsidR="00F32304" w:rsidRDefault="00C2620F">
            <w:pPr>
              <w:widowControl w:val="0"/>
            </w:pPr>
            <w:r>
              <w:rPr>
                <w:rFonts w:cs="Arial"/>
                <w:bCs/>
              </w:rPr>
              <w:t>- Update 03Feb2022: no changes from the previous visit.</w:t>
            </w:r>
          </w:p>
          <w:p w14:paraId="22AA0978" w14:textId="77777777" w:rsidR="00F32304" w:rsidRDefault="00C2620F">
            <w:pPr>
              <w:widowControl w:val="0"/>
            </w:pPr>
            <w:r>
              <w:rPr>
                <w:rFonts w:cs="Arial"/>
                <w:bCs/>
              </w:rPr>
              <w:t>- Update 09Jun2022: no changes from the previous visit.</w:t>
            </w:r>
          </w:p>
          <w:p w14:paraId="703A10EA" w14:textId="77777777" w:rsidR="00F32304" w:rsidRDefault="00F32304">
            <w:pPr>
              <w:widowControl w:val="0"/>
              <w:rPr>
                <w:rFonts w:cs="Arial"/>
                <w:bCs/>
              </w:rPr>
            </w:pPr>
          </w:p>
          <w:p w14:paraId="7EA7D66B" w14:textId="77777777" w:rsidR="00F32304" w:rsidRDefault="00F32304">
            <w:pPr>
              <w:widowControl w:val="0"/>
              <w:rPr>
                <w:rFonts w:cs="Arial"/>
                <w:bCs/>
              </w:rPr>
            </w:pPr>
          </w:p>
          <w:p w14:paraId="07D9B8FE" w14:textId="77777777" w:rsidR="00F32304" w:rsidRDefault="00C2620F">
            <w:pPr>
              <w:widowControl w:val="0"/>
            </w:pPr>
            <w:r>
              <w:rPr>
                <w:rFonts w:cs="Arial"/>
                <w:bCs/>
              </w:rPr>
              <w:t>Subject 101-07 (#101/08):</w:t>
            </w:r>
          </w:p>
          <w:p w14:paraId="469A8DF6" w14:textId="77777777" w:rsidR="00F32304" w:rsidRDefault="00C2620F">
            <w:pPr>
              <w:widowControl w:val="0"/>
            </w:pPr>
            <w:r>
              <w:rPr>
                <w:rFonts w:cs="Arial"/>
                <w:bCs/>
              </w:rPr>
              <w:t>- 18Nov2021: s</w:t>
            </w:r>
            <w:r>
              <w:rPr>
                <w:rFonts w:cs="Arial"/>
                <w:bCs/>
              </w:rPr>
              <w:t xml:space="preserve">igned the ICF on 11Nov2021, however the date of signature and subject’s printed name was written by SI instead of the subject. The site staff was retrained and instructed to collect a </w:t>
            </w:r>
            <w:r>
              <w:rPr>
                <w:rFonts w:cs="Arial"/>
                <w:bCs/>
              </w:rPr>
              <w:lastRenderedPageBreak/>
              <w:t>statement from the subject confirming that the subject agreed to partici</w:t>
            </w:r>
            <w:r>
              <w:rPr>
                <w:rFonts w:cs="Arial"/>
                <w:bCs/>
              </w:rPr>
              <w:t>pate in the study. The statement should be signed with the current date by the subject.</w:t>
            </w:r>
          </w:p>
          <w:p w14:paraId="3244FE38" w14:textId="77777777" w:rsidR="00F32304" w:rsidRPr="00946660" w:rsidRDefault="00C2620F">
            <w:pPr>
              <w:widowControl w:val="0"/>
              <w:rPr>
                <w:b/>
              </w:rPr>
            </w:pPr>
            <w:r w:rsidRPr="00946660">
              <w:rPr>
                <w:rFonts w:cs="Arial"/>
                <w:b/>
              </w:rPr>
              <w:t>See CAPA #3</w:t>
            </w:r>
          </w:p>
          <w:p w14:paraId="1BD97ABF" w14:textId="77777777" w:rsidR="00F32304" w:rsidRDefault="00C2620F">
            <w:pPr>
              <w:widowControl w:val="0"/>
            </w:pPr>
            <w:r>
              <w:rPr>
                <w:rFonts w:cs="Arial"/>
                <w:bCs/>
              </w:rPr>
              <w:t>- Update 03Feb2022: the ICF was updated by the subject on 04Jan2022 by crossing out the printed name previously completed by SI. The change was signed and d</w:t>
            </w:r>
            <w:r>
              <w:rPr>
                <w:rFonts w:cs="Arial"/>
                <w:bCs/>
              </w:rPr>
              <w:t xml:space="preserve">ated by the subject. No subject’s statement was obtained documenting that he/she agreed to participate in the study. </w:t>
            </w:r>
            <w:r w:rsidRPr="00946660">
              <w:rPr>
                <w:rFonts w:cs="Arial"/>
                <w:b/>
              </w:rPr>
              <w:t>See CAPA #3</w:t>
            </w:r>
          </w:p>
          <w:p w14:paraId="0146A10C" w14:textId="77777777" w:rsidR="00F32304" w:rsidRDefault="00C2620F">
            <w:pPr>
              <w:widowControl w:val="0"/>
            </w:pPr>
            <w:r>
              <w:rPr>
                <w:rFonts w:cs="Arial"/>
                <w:bCs/>
              </w:rPr>
              <w:t>- Update 09Jun2022: On ICF signature pages subject placed the signature and current date (04Jan2022).</w:t>
            </w:r>
          </w:p>
          <w:p w14:paraId="0D9CEA8E" w14:textId="77777777" w:rsidR="00F32304" w:rsidRDefault="00F32304">
            <w:pPr>
              <w:widowControl w:val="0"/>
              <w:rPr>
                <w:rFonts w:cs="Arial"/>
                <w:bCs/>
              </w:rPr>
            </w:pPr>
          </w:p>
          <w:p w14:paraId="57DF0EF8" w14:textId="77777777" w:rsidR="00F32304" w:rsidRDefault="00C2620F">
            <w:pPr>
              <w:widowControl w:val="0"/>
            </w:pPr>
            <w:r>
              <w:rPr>
                <w:rFonts w:cs="Arial"/>
                <w:sz w:val="22"/>
                <w:szCs w:val="22"/>
                <w:lang w:val="en-GB"/>
              </w:rPr>
              <w:t xml:space="preserve">The EC will be informed </w:t>
            </w:r>
            <w:r>
              <w:rPr>
                <w:rFonts w:cs="Arial"/>
                <w:sz w:val="22"/>
                <w:szCs w:val="22"/>
                <w:lang w:val="en-GB"/>
              </w:rPr>
              <w:t>about the deviation</w:t>
            </w:r>
            <w:r>
              <w:rPr>
                <w:rFonts w:cs="Arial"/>
                <w:sz w:val="22"/>
                <w:szCs w:val="22"/>
                <w:lang w:val="en-GB"/>
              </w:rPr>
              <w:t xml:space="preserve">. </w:t>
            </w:r>
            <w:r w:rsidRPr="00946660">
              <w:rPr>
                <w:rFonts w:cs="Arial"/>
                <w:b/>
                <w:bCs/>
                <w:sz w:val="22"/>
                <w:szCs w:val="22"/>
                <w:lang w:val="en-GB"/>
              </w:rPr>
              <w:t>CAPA #2 and #3</w:t>
            </w:r>
          </w:p>
          <w:p w14:paraId="234E2D14" w14:textId="77777777" w:rsidR="00F32304" w:rsidRDefault="00F32304">
            <w:pPr>
              <w:widowControl w:val="0"/>
              <w:rPr>
                <w:rFonts w:cs="Arial"/>
                <w:bCs/>
              </w:rPr>
            </w:pPr>
          </w:p>
          <w:p w14:paraId="0924267F" w14:textId="77777777" w:rsidR="00F32304" w:rsidRDefault="00F32304">
            <w:pPr>
              <w:widowControl w:val="0"/>
            </w:pPr>
          </w:p>
          <w:p w14:paraId="4AE57B87" w14:textId="77777777" w:rsidR="00F32304" w:rsidRDefault="00C2620F">
            <w:pPr>
              <w:widowControl w:val="0"/>
            </w:pPr>
            <w:r>
              <w:rPr>
                <w:rFonts w:cs="Arial"/>
                <w:bCs/>
              </w:rPr>
              <w:t>Subject 101-08 (#101/09) correctly signed and personally dated the ICF and enclosures on 21Nov2021. No issues were noted.</w:t>
            </w:r>
          </w:p>
          <w:p w14:paraId="60C0B605" w14:textId="77777777" w:rsidR="00F32304" w:rsidRDefault="00F32304">
            <w:pPr>
              <w:widowControl w:val="0"/>
              <w:rPr>
                <w:rFonts w:cs="Arial"/>
                <w:bCs/>
              </w:rPr>
            </w:pPr>
          </w:p>
          <w:p w14:paraId="5C13BEB3" w14:textId="77777777" w:rsidR="00F32304" w:rsidRDefault="00C2620F">
            <w:pPr>
              <w:widowControl w:val="0"/>
            </w:pPr>
            <w:r>
              <w:rPr>
                <w:rFonts w:cs="Arial"/>
                <w:bCs/>
              </w:rPr>
              <w:t xml:space="preserve">Subject 101-09 (#101/10) correctly signed and personally dated the ICF and enclosures on </w:t>
            </w:r>
            <w:r>
              <w:rPr>
                <w:rFonts w:cs="Arial"/>
                <w:bCs/>
              </w:rPr>
              <w:t>04Jan2022. No issues were noted.</w:t>
            </w:r>
          </w:p>
          <w:p w14:paraId="7C87AD8B" w14:textId="77777777" w:rsidR="00F32304" w:rsidRDefault="00F32304">
            <w:pPr>
              <w:widowControl w:val="0"/>
              <w:rPr>
                <w:rFonts w:cs="Arial"/>
                <w:bCs/>
              </w:rPr>
            </w:pPr>
          </w:p>
          <w:p w14:paraId="7C19A980" w14:textId="77777777" w:rsidR="00F32304" w:rsidRDefault="00C2620F">
            <w:pPr>
              <w:widowControl w:val="0"/>
            </w:pPr>
            <w:r>
              <w:rPr>
                <w:rFonts w:cs="Arial"/>
                <w:bCs/>
              </w:rPr>
              <w:t>Subject 101-10 (#101/11) correctly signed and personally dated the ICF and enclosures on 19Jan2022. No issues were noted.</w:t>
            </w:r>
          </w:p>
          <w:p w14:paraId="7F888503" w14:textId="77777777" w:rsidR="00F32304" w:rsidRDefault="00F32304">
            <w:pPr>
              <w:widowControl w:val="0"/>
              <w:rPr>
                <w:ins w:id="118" w:author="Lisa Ciuffarin" w:date="2022-06-17T11:42:00Z"/>
                <w:rFonts w:cs="Arial"/>
                <w:bCs/>
              </w:rPr>
            </w:pPr>
          </w:p>
          <w:p w14:paraId="3363CB7D" w14:textId="77777777" w:rsidR="00F32304" w:rsidRDefault="00C2620F">
            <w:pPr>
              <w:widowControl w:val="0"/>
            </w:pPr>
            <w:r>
              <w:rPr>
                <w:rFonts w:cs="Arial"/>
                <w:bCs/>
              </w:rPr>
              <w:t xml:space="preserve">Subject 101-11 (#101/12) correctly signed and personally dated the ICF and enclosures on </w:t>
            </w:r>
            <w:r>
              <w:rPr>
                <w:rFonts w:cs="Arial"/>
                <w:bCs/>
              </w:rPr>
              <w:t>22Feb2022, however, the subject did not select the option about subject’s agreement on informing the GP and using collected data for future studies. The subject is a SCF and will not come back to the site for updating the ICF.</w:t>
            </w:r>
          </w:p>
          <w:p w14:paraId="16823695" w14:textId="77777777" w:rsidR="00F32304" w:rsidRDefault="00F32304">
            <w:pPr>
              <w:widowControl w:val="0"/>
              <w:rPr>
                <w:rFonts w:cs="Arial"/>
                <w:bCs/>
              </w:rPr>
            </w:pPr>
          </w:p>
          <w:p w14:paraId="1C74A023" w14:textId="715DC6E3" w:rsidR="00F32304" w:rsidRDefault="00C2620F">
            <w:pPr>
              <w:widowControl w:val="0"/>
            </w:pPr>
            <w:r>
              <w:rPr>
                <w:rFonts w:cs="Arial"/>
                <w:bCs/>
              </w:rPr>
              <w:t xml:space="preserve">Subject 101-12 (#101/13) </w:t>
            </w:r>
            <w:r>
              <w:rPr>
                <w:rFonts w:cs="Arial"/>
                <w:bCs/>
              </w:rPr>
              <w:t>co</w:t>
            </w:r>
            <w:r>
              <w:rPr>
                <w:rFonts w:cs="Arial"/>
                <w:bCs/>
              </w:rPr>
              <w:t>rrectly signed and personally dated the ICF and enclosures on 12Apr2022. No issues were noted.</w:t>
            </w:r>
          </w:p>
          <w:p w14:paraId="4130266C" w14:textId="77777777" w:rsidR="00F32304" w:rsidRDefault="00F32304">
            <w:pPr>
              <w:widowControl w:val="0"/>
              <w:rPr>
                <w:rFonts w:cs="Arial"/>
                <w:bCs/>
              </w:rPr>
            </w:pPr>
          </w:p>
          <w:p w14:paraId="6F3ED08D" w14:textId="77777777" w:rsidR="00F32304" w:rsidRDefault="00C2620F">
            <w:pPr>
              <w:widowControl w:val="0"/>
            </w:pPr>
            <w:r>
              <w:rPr>
                <w:rFonts w:cs="Arial"/>
                <w:bCs/>
              </w:rPr>
              <w:t>Subject 101-13 (#101/14) correctly signed and personally dated the ICF and enclosures on 26Apr2022. No issues were noted.</w:t>
            </w:r>
          </w:p>
          <w:p w14:paraId="57D3B0D3" w14:textId="77777777" w:rsidR="00F32304" w:rsidRDefault="00F32304">
            <w:pPr>
              <w:widowControl w:val="0"/>
              <w:rPr>
                <w:rFonts w:cs="Arial"/>
                <w:bCs/>
              </w:rPr>
            </w:pPr>
          </w:p>
        </w:tc>
      </w:tr>
      <w:tr w:rsidR="00F32304" w14:paraId="3FA1CE0B" w14:textId="77777777">
        <w:trPr>
          <w:trHeight w:val="293"/>
          <w:jc w:val="center"/>
        </w:trPr>
        <w:tc>
          <w:tcPr>
            <w:tcW w:w="368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42AE534" w14:textId="77777777" w:rsidR="00F32304" w:rsidRDefault="00C2620F">
            <w:pPr>
              <w:widowControl w:val="0"/>
            </w:pPr>
            <w:r>
              <w:rPr>
                <w:sz w:val="22"/>
                <w:szCs w:val="22"/>
                <w:lang w:val="en-GB"/>
              </w:rPr>
              <w:lastRenderedPageBreak/>
              <w:t>Has consent been documented in the s</w:t>
            </w:r>
            <w:r>
              <w:rPr>
                <w:sz w:val="22"/>
                <w:szCs w:val="22"/>
                <w:lang w:val="en-GB"/>
              </w:rPr>
              <w:t>ubject notes?</w:t>
            </w:r>
          </w:p>
        </w:tc>
        <w:tc>
          <w:tcPr>
            <w:tcW w:w="1985" w:type="dxa"/>
            <w:tcBorders>
              <w:top w:val="single" w:sz="4" w:space="0" w:color="000000"/>
              <w:left w:val="single" w:sz="4" w:space="0" w:color="000000"/>
              <w:bottom w:val="single" w:sz="4" w:space="0" w:color="000000"/>
              <w:right w:val="single" w:sz="4" w:space="0" w:color="000000"/>
            </w:tcBorders>
            <w:shd w:val="clear" w:color="auto" w:fill="EDEDED"/>
          </w:tcPr>
          <w:p w14:paraId="1CA7C326" w14:textId="77777777" w:rsidR="00F32304" w:rsidRDefault="00C2620F">
            <w:pPr>
              <w:widowControl w:val="0"/>
              <w:jc w:val="center"/>
            </w:pPr>
            <w:r>
              <w:rPr>
                <w:rFonts w:cs="Arial"/>
                <w:sz w:val="22"/>
                <w:szCs w:val="22"/>
                <w:lang w:val="en-GB"/>
              </w:rPr>
              <w:t>Y</w:t>
            </w:r>
            <w:r>
              <w:rPr>
                <w:rFonts w:cs="Arial"/>
                <w:sz w:val="22"/>
                <w:szCs w:val="22"/>
                <w:shd w:val="clear" w:color="auto" w:fill="EDEDED"/>
                <w:lang w:val="en-GB"/>
              </w:rPr>
              <w:t>e</w:t>
            </w:r>
            <w:r>
              <w:rPr>
                <w:rFonts w:cs="Arial"/>
                <w:sz w:val="22"/>
                <w:szCs w:val="22"/>
                <w:lang w:val="en-GB"/>
              </w:rPr>
              <w:t>s</w:t>
            </w:r>
          </w:p>
        </w:tc>
        <w:tc>
          <w:tcPr>
            <w:tcW w:w="1983" w:type="dxa"/>
            <w:tcBorders>
              <w:top w:val="single" w:sz="4" w:space="0" w:color="000000"/>
              <w:left w:val="single" w:sz="4" w:space="0" w:color="000000"/>
              <w:bottom w:val="single" w:sz="4" w:space="0" w:color="000000"/>
              <w:right w:val="single" w:sz="4" w:space="0" w:color="000000"/>
            </w:tcBorders>
            <w:shd w:val="clear" w:color="auto" w:fill="auto"/>
          </w:tcPr>
          <w:p w14:paraId="6AF658AD" w14:textId="77777777" w:rsidR="00F32304" w:rsidRDefault="00C2620F">
            <w:pPr>
              <w:widowControl w:val="0"/>
              <w:jc w:val="center"/>
            </w:pPr>
            <w:r>
              <w:rPr>
                <w:rFonts w:cs="Arial"/>
                <w:sz w:val="22"/>
                <w:szCs w:val="22"/>
                <w:lang w:val="en-GB"/>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07B4D6D1" w14:textId="77777777" w:rsidR="00F32304" w:rsidRDefault="00C2620F">
            <w:pPr>
              <w:widowControl w:val="0"/>
              <w:jc w:val="center"/>
            </w:pPr>
            <w:r>
              <w:rPr>
                <w:rFonts w:cs="Arial"/>
                <w:sz w:val="22"/>
                <w:szCs w:val="22"/>
                <w:lang w:val="en-GB"/>
              </w:rPr>
              <w:t>NA</w:t>
            </w:r>
          </w:p>
        </w:tc>
      </w:tr>
      <w:tr w:rsidR="00F32304" w14:paraId="31589C13" w14:textId="77777777">
        <w:trPr>
          <w:trHeight w:val="293"/>
          <w:jc w:val="center"/>
        </w:trPr>
        <w:tc>
          <w:tcPr>
            <w:tcW w:w="36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D6A45BA" w14:textId="77777777" w:rsidR="00F32304" w:rsidRDefault="00F32304">
            <w:pPr>
              <w:widowControl w:val="0"/>
              <w:snapToGrid w:val="0"/>
              <w:rPr>
                <w:rFonts w:cs="Arial"/>
                <w:bCs/>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01C038"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19" w:name="__Fieldmark__1034_2968883822"/>
            <w:bookmarkStart w:id="120" w:name="__Fieldmark__330_543564686"/>
            <w:bookmarkEnd w:id="119"/>
            <w:r>
              <w:fldChar w:fldCharType="end"/>
            </w:r>
            <w:bookmarkEnd w:id="120"/>
          </w:p>
        </w:tc>
        <w:tc>
          <w:tcPr>
            <w:tcW w:w="19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380168"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121" w:name="__Fieldmark__1039_2968883822"/>
            <w:bookmarkStart w:id="122" w:name="__Fieldmark__331_543564686"/>
            <w:bookmarkEnd w:id="121"/>
            <w:r>
              <w:fldChar w:fldCharType="end"/>
            </w:r>
            <w:bookmarkEnd w:id="122"/>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9ABD30"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23" w:name="__Fieldmark__1044_2968883822"/>
            <w:bookmarkStart w:id="124" w:name="__Fieldmark__332_543564686"/>
            <w:bookmarkEnd w:id="123"/>
            <w:r>
              <w:fldChar w:fldCharType="end"/>
            </w:r>
            <w:bookmarkEnd w:id="124"/>
          </w:p>
        </w:tc>
      </w:tr>
      <w:tr w:rsidR="00F32304" w14:paraId="5AFC077E" w14:textId="77777777">
        <w:trPr>
          <w:trHeight w:val="567"/>
          <w:jc w:val="center"/>
        </w:trPr>
        <w:tc>
          <w:tcPr>
            <w:tcW w:w="3684" w:type="dxa"/>
            <w:tcBorders>
              <w:top w:val="single" w:sz="4" w:space="0" w:color="000000"/>
              <w:left w:val="single" w:sz="4" w:space="0" w:color="000000"/>
              <w:bottom w:val="single" w:sz="4" w:space="0" w:color="000000"/>
              <w:right w:val="single" w:sz="4" w:space="0" w:color="000000"/>
            </w:tcBorders>
            <w:shd w:val="clear" w:color="auto" w:fill="EDEDED"/>
          </w:tcPr>
          <w:p w14:paraId="2F68633D" w14:textId="77777777" w:rsidR="00F32304" w:rsidRDefault="00C2620F">
            <w:pPr>
              <w:widowControl w:val="0"/>
            </w:pPr>
            <w:r>
              <w:rPr>
                <w:rFonts w:cs="Arial"/>
                <w:sz w:val="22"/>
                <w:szCs w:val="22"/>
                <w:lang w:val="en-GB"/>
              </w:rPr>
              <w:t>Co</w:t>
            </w:r>
            <w:r>
              <w:rPr>
                <w:rFonts w:cs="Arial"/>
                <w:sz w:val="22"/>
                <w:szCs w:val="22"/>
                <w:shd w:val="clear" w:color="auto" w:fill="EDEDED"/>
                <w:lang w:val="en-GB"/>
              </w:rPr>
              <w:t>mments</w:t>
            </w:r>
          </w:p>
        </w:tc>
        <w:tc>
          <w:tcPr>
            <w:tcW w:w="5953" w:type="dxa"/>
            <w:gridSpan w:val="3"/>
            <w:tcBorders>
              <w:top w:val="single" w:sz="4" w:space="0" w:color="000000"/>
              <w:left w:val="single" w:sz="4" w:space="0" w:color="000000"/>
              <w:bottom w:val="single" w:sz="4" w:space="0" w:color="000000"/>
              <w:right w:val="single" w:sz="4" w:space="0" w:color="000000"/>
            </w:tcBorders>
            <w:shd w:val="clear" w:color="auto" w:fill="auto"/>
          </w:tcPr>
          <w:p w14:paraId="52B3E8EF" w14:textId="77777777" w:rsidR="00F32304" w:rsidRDefault="00C2620F">
            <w:pPr>
              <w:widowControl w:val="0"/>
            </w:pPr>
            <w:r>
              <w:rPr>
                <w:rFonts w:cs="Arial"/>
                <w:bCs/>
              </w:rPr>
              <w:t xml:space="preserve">The supplementary notes with the current date documenting the whole consenting process were completed for the subjects 1-7. For the next subjects the consenting process was not documented. </w:t>
            </w:r>
            <w:r>
              <w:rPr>
                <w:rFonts w:cs="Arial"/>
                <w:bCs/>
              </w:rPr>
              <w:t xml:space="preserve">The site staff was reminded that the consenting process must be documented for each subject </w:t>
            </w:r>
            <w:r>
              <w:rPr>
                <w:rFonts w:cs="Arial"/>
                <w:bCs/>
              </w:rPr>
              <w:t xml:space="preserve">See </w:t>
            </w:r>
            <w:r>
              <w:rPr>
                <w:rFonts w:cs="Arial"/>
                <w:b/>
              </w:rPr>
              <w:t>CAPA #12</w:t>
            </w:r>
          </w:p>
        </w:tc>
      </w:tr>
      <w:tr w:rsidR="00F32304" w14:paraId="57691C61" w14:textId="77777777">
        <w:trPr>
          <w:trHeight w:val="293"/>
          <w:jc w:val="center"/>
        </w:trPr>
        <w:tc>
          <w:tcPr>
            <w:tcW w:w="368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1B8517B" w14:textId="77777777" w:rsidR="00F32304" w:rsidRDefault="00C2620F">
            <w:pPr>
              <w:widowControl w:val="0"/>
            </w:pPr>
            <w:r>
              <w:rPr>
                <w:sz w:val="22"/>
                <w:szCs w:val="22"/>
                <w:lang w:val="en-GB"/>
              </w:rPr>
              <w:t>Has a consent form been signed and dated by the subject/s before or on the day that any study-related procedures were performed?</w:t>
            </w:r>
          </w:p>
        </w:tc>
        <w:tc>
          <w:tcPr>
            <w:tcW w:w="1985" w:type="dxa"/>
            <w:tcBorders>
              <w:top w:val="single" w:sz="4" w:space="0" w:color="000000"/>
              <w:left w:val="single" w:sz="4" w:space="0" w:color="000000"/>
              <w:bottom w:val="single" w:sz="4" w:space="0" w:color="000000"/>
              <w:right w:val="single" w:sz="4" w:space="0" w:color="000000"/>
            </w:tcBorders>
            <w:shd w:val="clear" w:color="auto" w:fill="EDEDED"/>
          </w:tcPr>
          <w:p w14:paraId="671A93F4" w14:textId="77777777" w:rsidR="00F32304" w:rsidRDefault="00C2620F">
            <w:pPr>
              <w:widowControl w:val="0"/>
              <w:jc w:val="center"/>
            </w:pPr>
            <w:r>
              <w:rPr>
                <w:rFonts w:cs="Arial"/>
                <w:sz w:val="22"/>
                <w:szCs w:val="22"/>
                <w:lang w:val="en-GB"/>
              </w:rPr>
              <w:t>Yes</w:t>
            </w:r>
          </w:p>
        </w:tc>
        <w:tc>
          <w:tcPr>
            <w:tcW w:w="1983" w:type="dxa"/>
            <w:tcBorders>
              <w:top w:val="single" w:sz="4" w:space="0" w:color="000000"/>
              <w:left w:val="single" w:sz="4" w:space="0" w:color="000000"/>
              <w:bottom w:val="single" w:sz="4" w:space="0" w:color="000000"/>
              <w:right w:val="single" w:sz="4" w:space="0" w:color="000000"/>
            </w:tcBorders>
            <w:shd w:val="clear" w:color="auto" w:fill="auto"/>
          </w:tcPr>
          <w:p w14:paraId="01AAE14B" w14:textId="77777777" w:rsidR="00F32304" w:rsidRDefault="00C2620F">
            <w:pPr>
              <w:widowControl w:val="0"/>
              <w:jc w:val="center"/>
            </w:pPr>
            <w:r>
              <w:rPr>
                <w:rFonts w:cs="Arial"/>
                <w:sz w:val="22"/>
                <w:szCs w:val="22"/>
                <w:lang w:val="en-GB"/>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1391B212" w14:textId="77777777" w:rsidR="00F32304" w:rsidRDefault="00C2620F">
            <w:pPr>
              <w:widowControl w:val="0"/>
              <w:jc w:val="center"/>
            </w:pPr>
            <w:r>
              <w:rPr>
                <w:rFonts w:cs="Arial"/>
                <w:sz w:val="22"/>
                <w:szCs w:val="22"/>
                <w:lang w:val="en-GB"/>
              </w:rPr>
              <w:t>NA</w:t>
            </w:r>
          </w:p>
        </w:tc>
      </w:tr>
      <w:tr w:rsidR="00F32304" w14:paraId="632C8871" w14:textId="77777777">
        <w:trPr>
          <w:trHeight w:val="293"/>
          <w:jc w:val="center"/>
        </w:trPr>
        <w:tc>
          <w:tcPr>
            <w:tcW w:w="36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6729CC9" w14:textId="77777777" w:rsidR="00F32304" w:rsidRDefault="00F32304">
            <w:pPr>
              <w:widowControl w:val="0"/>
              <w:snapToGrid w:val="0"/>
              <w:jc w:val="center"/>
              <w:rPr>
                <w:rFonts w:cs="Arial"/>
                <w:bCs/>
              </w:rPr>
            </w:pPr>
          </w:p>
        </w:tc>
        <w:bookmarkStart w:id="125" w:name="__Fieldmark__333_543564686"/>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F5CC46" w14:textId="5ED134C3"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26" w:name="__Fieldmark__1063_2968883822"/>
            <w:bookmarkStart w:id="127" w:name="__Fieldmark__334_543564686"/>
            <w:bookmarkEnd w:id="125"/>
            <w:bookmarkEnd w:id="126"/>
            <w:r>
              <w:fldChar w:fldCharType="end"/>
            </w:r>
            <w:bookmarkEnd w:id="127"/>
          </w:p>
        </w:tc>
        <w:tc>
          <w:tcPr>
            <w:tcW w:w="19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AA59A4"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128" w:name="__Fieldmark__1069_2968883822"/>
            <w:bookmarkStart w:id="129" w:name="__Fieldmark__335_543564686"/>
            <w:bookmarkStart w:id="130" w:name="__Fieldmark__61_1358878857"/>
            <w:bookmarkEnd w:id="128"/>
            <w:r>
              <w:fldChar w:fldCharType="end"/>
            </w:r>
            <w:bookmarkEnd w:id="129"/>
            <w:bookmarkEnd w:id="130"/>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3DDBF7"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31" w:name="__Fieldmark__1075_2968883822"/>
            <w:bookmarkStart w:id="132" w:name="__Fieldmark__337_543564686"/>
            <w:bookmarkEnd w:id="131"/>
            <w:r>
              <w:fldChar w:fldCharType="end"/>
            </w:r>
            <w:bookmarkEnd w:id="132"/>
          </w:p>
        </w:tc>
      </w:tr>
      <w:tr w:rsidR="00F32304" w14:paraId="2440A529" w14:textId="77777777">
        <w:trPr>
          <w:trHeight w:val="567"/>
          <w:jc w:val="center"/>
        </w:trPr>
        <w:tc>
          <w:tcPr>
            <w:tcW w:w="3684" w:type="dxa"/>
            <w:tcBorders>
              <w:top w:val="single" w:sz="4" w:space="0" w:color="000000"/>
              <w:left w:val="single" w:sz="4" w:space="0" w:color="000000"/>
              <w:bottom w:val="single" w:sz="4" w:space="0" w:color="000000"/>
              <w:right w:val="single" w:sz="4" w:space="0" w:color="000000"/>
            </w:tcBorders>
            <w:shd w:val="clear" w:color="auto" w:fill="EDEDED"/>
          </w:tcPr>
          <w:p w14:paraId="3E7B3E9A" w14:textId="77777777" w:rsidR="00F32304" w:rsidRDefault="00C2620F">
            <w:pPr>
              <w:widowControl w:val="0"/>
            </w:pPr>
            <w:r>
              <w:rPr>
                <w:rFonts w:cs="Arial"/>
                <w:sz w:val="22"/>
                <w:szCs w:val="22"/>
                <w:lang w:val="en-GB"/>
              </w:rPr>
              <w:t>Comments</w:t>
            </w:r>
          </w:p>
        </w:tc>
        <w:tc>
          <w:tcPr>
            <w:tcW w:w="5953" w:type="dxa"/>
            <w:gridSpan w:val="3"/>
            <w:tcBorders>
              <w:top w:val="single" w:sz="4" w:space="0" w:color="000000"/>
              <w:left w:val="single" w:sz="4" w:space="0" w:color="000000"/>
              <w:bottom w:val="single" w:sz="4" w:space="0" w:color="000000"/>
              <w:right w:val="single" w:sz="4" w:space="0" w:color="000000"/>
            </w:tcBorders>
            <w:shd w:val="clear" w:color="auto" w:fill="auto"/>
          </w:tcPr>
          <w:p w14:paraId="191D74D6" w14:textId="5CB9CBED" w:rsidR="00F32304" w:rsidRDefault="00C2620F">
            <w:pPr>
              <w:widowControl w:val="0"/>
              <w:jc w:val="center"/>
            </w:pPr>
            <w:r>
              <w:rPr>
                <w:rFonts w:cs="Arial"/>
                <w:bCs/>
              </w:rPr>
              <w:t>All subjects enrolled since the last visit correctly signed the ICF</w:t>
            </w:r>
            <w:r>
              <w:rPr>
                <w:rFonts w:cs="Arial"/>
                <w:bCs/>
              </w:rPr>
              <w:t xml:space="preserve"> but </w:t>
            </w:r>
            <w:r>
              <w:rPr>
                <w:rFonts w:cs="Arial"/>
                <w:bCs/>
              </w:rPr>
              <w:t xml:space="preserve">there are deviations </w:t>
            </w:r>
            <w:r>
              <w:rPr>
                <w:rFonts w:cs="Arial"/>
                <w:bCs/>
              </w:rPr>
              <w:t xml:space="preserve">regarding the first 7 patients </w:t>
            </w:r>
            <w:r>
              <w:rPr>
                <w:rFonts w:cs="Arial"/>
                <w:bCs/>
              </w:rPr>
              <w:t>to the date of ICF</w:t>
            </w:r>
            <w:r>
              <w:rPr>
                <w:rFonts w:cs="Arial"/>
                <w:bCs/>
              </w:rPr>
              <w:t xml:space="preserve"> </w:t>
            </w:r>
            <w:r>
              <w:rPr>
                <w:rFonts w:cs="Arial"/>
                <w:bCs/>
              </w:rPr>
              <w:t xml:space="preserve">See </w:t>
            </w:r>
            <w:r w:rsidRPr="00946660">
              <w:rPr>
                <w:rFonts w:cs="Arial"/>
                <w:b/>
              </w:rPr>
              <w:t>CAPA #2 and #3</w:t>
            </w:r>
            <w:r>
              <w:rPr>
                <w:rFonts w:cs="Arial"/>
                <w:bCs/>
              </w:rPr>
              <w:t xml:space="preserve"> </w:t>
            </w:r>
          </w:p>
          <w:p w14:paraId="1A17F5E2" w14:textId="77777777" w:rsidR="00F32304" w:rsidRDefault="00F32304">
            <w:pPr>
              <w:widowControl w:val="0"/>
              <w:rPr>
                <w:rFonts w:cs="Arial"/>
                <w:bCs/>
              </w:rPr>
            </w:pPr>
          </w:p>
        </w:tc>
      </w:tr>
      <w:tr w:rsidR="00F32304" w14:paraId="307128E5" w14:textId="77777777">
        <w:trPr>
          <w:trHeight w:val="455"/>
          <w:jc w:val="center"/>
        </w:trPr>
        <w:tc>
          <w:tcPr>
            <w:tcW w:w="3684"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5F0CE95D" w14:textId="77777777" w:rsidR="00F32304" w:rsidRDefault="00C2620F">
            <w:pPr>
              <w:widowControl w:val="0"/>
            </w:pPr>
            <w:r>
              <w:rPr>
                <w:rFonts w:cs="Arial"/>
                <w:sz w:val="22"/>
                <w:szCs w:val="22"/>
                <w:lang w:val="en-GB"/>
              </w:rPr>
              <w:t>Is the Informed Consent Process conducted by site staff delegated per SSDDL (if “No”, please</w:t>
            </w:r>
            <w:r>
              <w:rPr>
                <w:rFonts w:cs="Arial"/>
                <w:sz w:val="22"/>
                <w:szCs w:val="22"/>
                <w:lang w:val="en-GB"/>
              </w:rPr>
              <w:t xml:space="preserve"> provide a comment below)?</w:t>
            </w:r>
          </w:p>
        </w:tc>
        <w:tc>
          <w:tcPr>
            <w:tcW w:w="1985"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0D617BF7" w14:textId="77777777" w:rsidR="00F32304" w:rsidRDefault="00C2620F">
            <w:pPr>
              <w:widowControl w:val="0"/>
              <w:jc w:val="center"/>
            </w:pPr>
            <w:r>
              <w:rPr>
                <w:rFonts w:cs="Arial"/>
                <w:sz w:val="22"/>
                <w:szCs w:val="22"/>
                <w:lang w:val="en-GB"/>
              </w:rPr>
              <w:t>Yes</w:t>
            </w:r>
          </w:p>
        </w:tc>
        <w:tc>
          <w:tcPr>
            <w:tcW w:w="19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DD6AC6" w14:textId="77777777" w:rsidR="00F32304" w:rsidRDefault="00C2620F">
            <w:pPr>
              <w:widowControl w:val="0"/>
              <w:jc w:val="center"/>
            </w:pPr>
            <w:r>
              <w:rPr>
                <w:rFonts w:cs="Arial"/>
                <w:sz w:val="22"/>
                <w:szCs w:val="22"/>
                <w:lang w:val="en-GB"/>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56290A" w14:textId="77777777" w:rsidR="00F32304" w:rsidRDefault="00C2620F">
            <w:pPr>
              <w:widowControl w:val="0"/>
              <w:jc w:val="center"/>
            </w:pPr>
            <w:r>
              <w:rPr>
                <w:rFonts w:cs="Arial"/>
                <w:sz w:val="22"/>
                <w:szCs w:val="22"/>
                <w:lang w:val="en-GB"/>
              </w:rPr>
              <w:t>NA</w:t>
            </w:r>
          </w:p>
        </w:tc>
      </w:tr>
      <w:tr w:rsidR="00F32304" w14:paraId="1E6E4924" w14:textId="77777777">
        <w:trPr>
          <w:trHeight w:val="455"/>
          <w:jc w:val="center"/>
        </w:trPr>
        <w:tc>
          <w:tcPr>
            <w:tcW w:w="3684" w:type="dxa"/>
            <w:vMerge/>
            <w:tcBorders>
              <w:top w:val="single" w:sz="4" w:space="0" w:color="000000"/>
              <w:left w:val="single" w:sz="4" w:space="0" w:color="000000"/>
              <w:bottom w:val="single" w:sz="4" w:space="0" w:color="000000"/>
              <w:right w:val="single" w:sz="4" w:space="0" w:color="000000"/>
            </w:tcBorders>
            <w:shd w:val="clear" w:color="auto" w:fill="auto"/>
          </w:tcPr>
          <w:p w14:paraId="003A9EE1" w14:textId="77777777" w:rsidR="00F32304" w:rsidRDefault="00F32304">
            <w:pPr>
              <w:widowControl w:val="0"/>
              <w:snapToGrid w:val="0"/>
              <w:rPr>
                <w:rFonts w:cs="Arial"/>
                <w:bCs/>
                <w:sz w:val="22"/>
                <w:szCs w:val="22"/>
                <w:lang w:val="en-GB"/>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EDCE5D"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133" w:name="__Fieldmark__1095_2968883822"/>
            <w:bookmarkStart w:id="134" w:name="__Fieldmark__338_543564686"/>
            <w:bookmarkEnd w:id="133"/>
            <w:r>
              <w:fldChar w:fldCharType="end"/>
            </w:r>
            <w:bookmarkEnd w:id="134"/>
          </w:p>
        </w:tc>
        <w:tc>
          <w:tcPr>
            <w:tcW w:w="19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12C192"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35" w:name="__Fieldmark__1100_2968883822"/>
            <w:bookmarkStart w:id="136" w:name="__Fieldmark__339_543564686"/>
            <w:bookmarkEnd w:id="135"/>
            <w:r>
              <w:fldChar w:fldCharType="end"/>
            </w:r>
            <w:bookmarkEnd w:id="136"/>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98C29A"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37" w:name="__Fieldmark__1105_2968883822"/>
            <w:bookmarkStart w:id="138" w:name="__Fieldmark__340_543564686"/>
            <w:bookmarkEnd w:id="137"/>
            <w:r>
              <w:fldChar w:fldCharType="end"/>
            </w:r>
            <w:bookmarkEnd w:id="138"/>
          </w:p>
        </w:tc>
      </w:tr>
    </w:tbl>
    <w:p w14:paraId="07F8B097" w14:textId="77777777" w:rsidR="00F32304" w:rsidRDefault="00F32304">
      <w:pPr>
        <w:rPr>
          <w:rFonts w:cs="Arial"/>
          <w:sz w:val="22"/>
          <w:szCs w:val="22"/>
          <w:lang w:val="en-GB"/>
        </w:rPr>
      </w:pPr>
    </w:p>
    <w:tbl>
      <w:tblPr>
        <w:tblW w:w="9639" w:type="dxa"/>
        <w:jc w:val="center"/>
        <w:tblLayout w:type="fixed"/>
        <w:tblLook w:val="0000" w:firstRow="0" w:lastRow="0" w:firstColumn="0" w:lastColumn="0" w:noHBand="0" w:noVBand="0"/>
      </w:tblPr>
      <w:tblGrid>
        <w:gridCol w:w="953"/>
        <w:gridCol w:w="571"/>
        <w:gridCol w:w="1342"/>
        <w:gridCol w:w="1343"/>
        <w:gridCol w:w="1328"/>
        <w:gridCol w:w="1196"/>
        <w:gridCol w:w="1236"/>
        <w:gridCol w:w="1670"/>
      </w:tblGrid>
      <w:tr w:rsidR="00F32304" w14:paraId="61292798" w14:textId="77777777">
        <w:trPr>
          <w:jc w:val="center"/>
        </w:trPr>
        <w:tc>
          <w:tcPr>
            <w:tcW w:w="9637" w:type="dxa"/>
            <w:gridSpan w:val="8"/>
            <w:tcBorders>
              <w:top w:val="single" w:sz="4" w:space="0" w:color="000000"/>
              <w:left w:val="single" w:sz="4" w:space="0" w:color="000000"/>
              <w:bottom w:val="single" w:sz="4" w:space="0" w:color="000000"/>
              <w:right w:val="single" w:sz="4" w:space="0" w:color="000000"/>
            </w:tcBorders>
            <w:shd w:val="clear" w:color="auto" w:fill="D9D9D9"/>
          </w:tcPr>
          <w:p w14:paraId="6A9B4168" w14:textId="77777777" w:rsidR="00F32304" w:rsidRDefault="00C2620F">
            <w:pPr>
              <w:widowControl w:val="0"/>
              <w:spacing w:before="40"/>
              <w:ind w:left="360"/>
              <w:jc w:val="center"/>
            </w:pPr>
            <w:r>
              <w:rPr>
                <w:rFonts w:cs="Arial"/>
                <w:b/>
              </w:rPr>
              <w:t xml:space="preserve">7. Source Data Review: Confirm subject </w:t>
            </w:r>
            <w:r>
              <w:rPr>
                <w:rFonts w:cs="Arial"/>
                <w:b/>
              </w:rPr>
              <w:t>eligibility</w:t>
            </w:r>
          </w:p>
        </w:tc>
      </w:tr>
      <w:tr w:rsidR="00F32304" w14:paraId="0606C15B" w14:textId="77777777">
        <w:trPr>
          <w:jc w:val="center"/>
        </w:trPr>
        <w:tc>
          <w:tcPr>
            <w:tcW w:w="9637" w:type="dxa"/>
            <w:gridSpan w:val="8"/>
            <w:tcBorders>
              <w:top w:val="single" w:sz="4" w:space="0" w:color="000000"/>
              <w:left w:val="single" w:sz="4" w:space="0" w:color="000000"/>
              <w:bottom w:val="single" w:sz="4" w:space="0" w:color="000000"/>
              <w:right w:val="single" w:sz="4" w:space="0" w:color="000000"/>
            </w:tcBorders>
            <w:shd w:val="clear" w:color="auto" w:fill="F2F2F2"/>
          </w:tcPr>
          <w:p w14:paraId="02E0D2E1" w14:textId="77777777" w:rsidR="00F32304" w:rsidRDefault="00C2620F">
            <w:pPr>
              <w:widowControl w:val="0"/>
              <w:spacing w:before="40"/>
              <w:jc w:val="center"/>
            </w:pPr>
            <w:r>
              <w:rPr>
                <w:rFonts w:cs="Arial"/>
                <w:sz w:val="22"/>
                <w:szCs w:val="22"/>
                <w:lang w:val="en-GB"/>
              </w:rPr>
              <w:lastRenderedPageBreak/>
              <w:t>New patients since previous MV</w:t>
            </w:r>
          </w:p>
        </w:tc>
      </w:tr>
      <w:tr w:rsidR="00F32304" w14:paraId="59F47F44" w14:textId="77777777">
        <w:trPr>
          <w:jc w:val="center"/>
        </w:trPr>
        <w:tc>
          <w:tcPr>
            <w:tcW w:w="952" w:type="dxa"/>
            <w:tcBorders>
              <w:top w:val="single" w:sz="4" w:space="0" w:color="000000"/>
              <w:left w:val="single" w:sz="4" w:space="0" w:color="000000"/>
              <w:bottom w:val="single" w:sz="4" w:space="0" w:color="000000"/>
              <w:right w:val="single" w:sz="4" w:space="0" w:color="000000"/>
            </w:tcBorders>
            <w:shd w:val="clear" w:color="auto" w:fill="F2F2F2"/>
          </w:tcPr>
          <w:p w14:paraId="4C347BB4" w14:textId="77777777" w:rsidR="00F32304" w:rsidRDefault="00C2620F">
            <w:pPr>
              <w:widowControl w:val="0"/>
              <w:spacing w:before="40"/>
              <w:jc w:val="center"/>
            </w:pPr>
            <w:r>
              <w:rPr>
                <w:rFonts w:cs="Arial"/>
                <w:sz w:val="22"/>
                <w:szCs w:val="22"/>
                <w:lang w:val="en-GB"/>
              </w:rPr>
              <w:t>Subject #</w:t>
            </w:r>
          </w:p>
        </w:tc>
        <w:tc>
          <w:tcPr>
            <w:tcW w:w="570" w:type="dxa"/>
            <w:tcBorders>
              <w:top w:val="single" w:sz="4" w:space="0" w:color="000000"/>
              <w:left w:val="single" w:sz="4" w:space="0" w:color="000000"/>
              <w:bottom w:val="single" w:sz="4" w:space="0" w:color="000000"/>
              <w:right w:val="single" w:sz="4" w:space="0" w:color="000000"/>
            </w:tcBorders>
            <w:shd w:val="clear" w:color="auto" w:fill="F2F2F2"/>
          </w:tcPr>
          <w:p w14:paraId="147A8957" w14:textId="77777777" w:rsidR="00F32304" w:rsidRDefault="00C2620F">
            <w:pPr>
              <w:widowControl w:val="0"/>
              <w:spacing w:before="40"/>
              <w:jc w:val="center"/>
            </w:pPr>
            <w:r>
              <w:rPr>
                <w:rFonts w:cs="Arial"/>
                <w:sz w:val="22"/>
                <w:szCs w:val="22"/>
                <w:lang w:val="en-GB"/>
              </w:rPr>
              <w:t>ICF V.#</w:t>
            </w:r>
          </w:p>
        </w:tc>
        <w:tc>
          <w:tcPr>
            <w:tcW w:w="1342" w:type="dxa"/>
            <w:tcBorders>
              <w:top w:val="single" w:sz="4" w:space="0" w:color="000000"/>
              <w:left w:val="single" w:sz="4" w:space="0" w:color="000000"/>
              <w:bottom w:val="single" w:sz="4" w:space="0" w:color="000000"/>
              <w:right w:val="single" w:sz="4" w:space="0" w:color="000000"/>
            </w:tcBorders>
            <w:shd w:val="clear" w:color="auto" w:fill="F2F2F2"/>
          </w:tcPr>
          <w:p w14:paraId="3BF39ACF" w14:textId="77777777" w:rsidR="00F32304" w:rsidRDefault="00C2620F">
            <w:pPr>
              <w:widowControl w:val="0"/>
              <w:spacing w:before="40"/>
              <w:jc w:val="center"/>
            </w:pPr>
            <w:r>
              <w:rPr>
                <w:rFonts w:cs="Arial"/>
                <w:sz w:val="22"/>
                <w:szCs w:val="22"/>
                <w:lang w:val="en-GB"/>
              </w:rPr>
              <w:t>Date of consent</w:t>
            </w:r>
          </w:p>
        </w:tc>
        <w:tc>
          <w:tcPr>
            <w:tcW w:w="1343" w:type="dxa"/>
            <w:tcBorders>
              <w:top w:val="single" w:sz="4" w:space="0" w:color="000000"/>
              <w:left w:val="single" w:sz="4" w:space="0" w:color="000000"/>
              <w:bottom w:val="single" w:sz="4" w:space="0" w:color="000000"/>
              <w:right w:val="single" w:sz="4" w:space="0" w:color="000000"/>
            </w:tcBorders>
            <w:shd w:val="clear" w:color="auto" w:fill="F2F2F2"/>
          </w:tcPr>
          <w:p w14:paraId="0B86C6A0" w14:textId="77777777" w:rsidR="00F32304" w:rsidRDefault="00C2620F">
            <w:pPr>
              <w:widowControl w:val="0"/>
              <w:spacing w:before="40"/>
              <w:jc w:val="center"/>
            </w:pPr>
            <w:r>
              <w:rPr>
                <w:rFonts w:cs="Arial"/>
                <w:sz w:val="22"/>
                <w:szCs w:val="22"/>
                <w:lang w:val="en-GB"/>
              </w:rPr>
              <w:t>Surgery Date</w:t>
            </w:r>
          </w:p>
        </w:tc>
        <w:tc>
          <w:tcPr>
            <w:tcW w:w="1328" w:type="dxa"/>
            <w:tcBorders>
              <w:top w:val="single" w:sz="4" w:space="0" w:color="000000"/>
              <w:left w:val="single" w:sz="4" w:space="0" w:color="000000"/>
              <w:bottom w:val="single" w:sz="4" w:space="0" w:color="000000"/>
              <w:right w:val="single" w:sz="4" w:space="0" w:color="000000"/>
            </w:tcBorders>
            <w:shd w:val="clear" w:color="auto" w:fill="F2F2F2"/>
          </w:tcPr>
          <w:p w14:paraId="4C7EB048" w14:textId="77777777" w:rsidR="00F32304" w:rsidRDefault="00C2620F">
            <w:pPr>
              <w:widowControl w:val="0"/>
              <w:spacing w:before="40"/>
              <w:jc w:val="center"/>
            </w:pPr>
            <w:r>
              <w:rPr>
                <w:rFonts w:cs="Arial"/>
                <w:sz w:val="22"/>
                <w:szCs w:val="22"/>
                <w:lang w:val="en-GB"/>
              </w:rPr>
              <w:t>ICP appropriate</w:t>
            </w:r>
          </w:p>
        </w:tc>
        <w:tc>
          <w:tcPr>
            <w:tcW w:w="1196" w:type="dxa"/>
            <w:tcBorders>
              <w:top w:val="single" w:sz="4" w:space="0" w:color="000000"/>
              <w:left w:val="single" w:sz="4" w:space="0" w:color="000000"/>
              <w:bottom w:val="single" w:sz="4" w:space="0" w:color="000000"/>
              <w:right w:val="single" w:sz="4" w:space="0" w:color="000000"/>
            </w:tcBorders>
            <w:shd w:val="clear" w:color="auto" w:fill="F2F2F2"/>
          </w:tcPr>
          <w:p w14:paraId="333D90ED" w14:textId="77777777" w:rsidR="00F32304" w:rsidRDefault="00C2620F">
            <w:pPr>
              <w:widowControl w:val="0"/>
              <w:spacing w:before="40"/>
              <w:jc w:val="center"/>
            </w:pPr>
            <w:r>
              <w:rPr>
                <w:rFonts w:cs="Arial"/>
                <w:sz w:val="22"/>
                <w:szCs w:val="22"/>
                <w:lang w:val="en-GB"/>
              </w:rPr>
              <w:t>Subject meets all Inclusion criteria</w:t>
            </w:r>
          </w:p>
        </w:tc>
        <w:tc>
          <w:tcPr>
            <w:tcW w:w="1236" w:type="dxa"/>
            <w:tcBorders>
              <w:top w:val="single" w:sz="4" w:space="0" w:color="000000"/>
              <w:left w:val="single" w:sz="4" w:space="0" w:color="000000"/>
              <w:bottom w:val="single" w:sz="4" w:space="0" w:color="000000"/>
              <w:right w:val="single" w:sz="4" w:space="0" w:color="000000"/>
            </w:tcBorders>
            <w:shd w:val="clear" w:color="auto" w:fill="F2F2F2"/>
          </w:tcPr>
          <w:p w14:paraId="5BED949C" w14:textId="77777777" w:rsidR="00F32304" w:rsidRDefault="00C2620F">
            <w:pPr>
              <w:widowControl w:val="0"/>
              <w:spacing w:before="40"/>
              <w:jc w:val="center"/>
            </w:pPr>
            <w:r>
              <w:rPr>
                <w:rFonts w:cs="Arial"/>
                <w:sz w:val="22"/>
                <w:szCs w:val="22"/>
                <w:lang w:val="en-GB"/>
              </w:rPr>
              <w:t>Subject does not meet all Exclusion criteria</w:t>
            </w:r>
          </w:p>
        </w:tc>
        <w:tc>
          <w:tcPr>
            <w:tcW w:w="1670" w:type="dxa"/>
            <w:tcBorders>
              <w:top w:val="single" w:sz="4" w:space="0" w:color="000000"/>
              <w:left w:val="single" w:sz="4" w:space="0" w:color="000000"/>
              <w:bottom w:val="single" w:sz="4" w:space="0" w:color="000000"/>
              <w:right w:val="single" w:sz="4" w:space="0" w:color="000000"/>
            </w:tcBorders>
            <w:shd w:val="clear" w:color="auto" w:fill="F2F2F2"/>
          </w:tcPr>
          <w:p w14:paraId="446B0D92" w14:textId="77777777" w:rsidR="00F32304" w:rsidRDefault="00C2620F">
            <w:pPr>
              <w:widowControl w:val="0"/>
              <w:spacing w:before="40"/>
              <w:jc w:val="center"/>
            </w:pPr>
            <w:r>
              <w:rPr>
                <w:rFonts w:cs="Arial"/>
                <w:sz w:val="22"/>
                <w:szCs w:val="22"/>
                <w:lang w:val="en-GB"/>
              </w:rPr>
              <w:t>Comments</w:t>
            </w:r>
          </w:p>
        </w:tc>
      </w:tr>
      <w:tr w:rsidR="00F32304" w14:paraId="36FA3E0E" w14:textId="77777777">
        <w:trPr>
          <w:jc w:val="center"/>
        </w:trPr>
        <w:tc>
          <w:tcPr>
            <w:tcW w:w="952" w:type="dxa"/>
            <w:tcBorders>
              <w:left w:val="single" w:sz="4" w:space="0" w:color="000000"/>
              <w:bottom w:val="single" w:sz="4" w:space="0" w:color="000000"/>
              <w:right w:val="single" w:sz="4" w:space="0" w:color="000000"/>
            </w:tcBorders>
            <w:shd w:val="clear" w:color="auto" w:fill="FFFFFF"/>
          </w:tcPr>
          <w:p w14:paraId="13C33CC1" w14:textId="77777777" w:rsidR="00F32304" w:rsidRDefault="00C2620F">
            <w:pPr>
              <w:widowControl w:val="0"/>
              <w:spacing w:before="40"/>
            </w:pPr>
            <w:r>
              <w:rPr>
                <w:rFonts w:cs="Arial"/>
                <w:sz w:val="22"/>
                <w:szCs w:val="22"/>
                <w:lang w:val="en-GB"/>
              </w:rPr>
              <w:t>101-11</w:t>
            </w:r>
          </w:p>
        </w:tc>
        <w:tc>
          <w:tcPr>
            <w:tcW w:w="570" w:type="dxa"/>
            <w:tcBorders>
              <w:left w:val="single" w:sz="4" w:space="0" w:color="000000"/>
              <w:bottom w:val="single" w:sz="4" w:space="0" w:color="000000"/>
              <w:right w:val="single" w:sz="4" w:space="0" w:color="000000"/>
            </w:tcBorders>
            <w:shd w:val="clear" w:color="auto" w:fill="FFFFFF"/>
          </w:tcPr>
          <w:p w14:paraId="43FE84EA" w14:textId="77777777" w:rsidR="00F32304" w:rsidRDefault="00C2620F">
            <w:pPr>
              <w:widowControl w:val="0"/>
              <w:spacing w:before="40"/>
            </w:pPr>
            <w:r>
              <w:rPr>
                <w:rFonts w:cs="Arial"/>
                <w:sz w:val="22"/>
                <w:szCs w:val="22"/>
                <w:lang w:val="en-GB"/>
              </w:rPr>
              <w:t>1.0</w:t>
            </w:r>
          </w:p>
        </w:tc>
        <w:tc>
          <w:tcPr>
            <w:tcW w:w="1342" w:type="dxa"/>
            <w:tcBorders>
              <w:left w:val="single" w:sz="4" w:space="0" w:color="000000"/>
              <w:bottom w:val="single" w:sz="4" w:space="0" w:color="000000"/>
              <w:right w:val="single" w:sz="4" w:space="0" w:color="000000"/>
            </w:tcBorders>
            <w:shd w:val="clear" w:color="auto" w:fill="FFFFFF"/>
          </w:tcPr>
          <w:p w14:paraId="163DE5D1" w14:textId="77777777" w:rsidR="00F32304" w:rsidRDefault="00C2620F">
            <w:pPr>
              <w:widowControl w:val="0"/>
              <w:spacing w:before="40"/>
            </w:pPr>
            <w:r>
              <w:rPr>
                <w:rFonts w:cs="Arial"/>
                <w:sz w:val="22"/>
                <w:szCs w:val="22"/>
                <w:lang w:val="en-GB"/>
              </w:rPr>
              <w:t>22Feb2022</w:t>
            </w:r>
          </w:p>
        </w:tc>
        <w:tc>
          <w:tcPr>
            <w:tcW w:w="1343" w:type="dxa"/>
            <w:tcBorders>
              <w:left w:val="single" w:sz="4" w:space="0" w:color="000000"/>
              <w:bottom w:val="single" w:sz="4" w:space="0" w:color="000000"/>
              <w:right w:val="single" w:sz="4" w:space="0" w:color="000000"/>
            </w:tcBorders>
            <w:shd w:val="clear" w:color="auto" w:fill="FFFFFF"/>
            <w:vAlign w:val="bottom"/>
          </w:tcPr>
          <w:p w14:paraId="5FA6507A" w14:textId="77777777" w:rsidR="00F32304" w:rsidRDefault="00C2620F">
            <w:pPr>
              <w:widowControl w:val="0"/>
            </w:pPr>
            <w:r>
              <w:rPr>
                <w:rFonts w:cs="Arial"/>
                <w:sz w:val="22"/>
                <w:szCs w:val="22"/>
              </w:rPr>
              <w:t>NA</w:t>
            </w:r>
          </w:p>
        </w:tc>
        <w:tc>
          <w:tcPr>
            <w:tcW w:w="1328" w:type="dxa"/>
            <w:tcBorders>
              <w:left w:val="single" w:sz="4" w:space="0" w:color="000000"/>
              <w:bottom w:val="single" w:sz="4" w:space="0" w:color="000000"/>
              <w:right w:val="single" w:sz="4" w:space="0" w:color="000000"/>
            </w:tcBorders>
            <w:shd w:val="clear" w:color="auto" w:fill="FFFFFF"/>
          </w:tcPr>
          <w:p w14:paraId="0A6A3217" w14:textId="77777777" w:rsidR="00F32304" w:rsidRDefault="00C2620F">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139" w:name="__Fieldmark__1206_2968883822"/>
            <w:bookmarkStart w:id="140" w:name="__Fieldmark__341_543564686"/>
            <w:bookmarkEnd w:id="139"/>
            <w:r>
              <w:fldChar w:fldCharType="end"/>
            </w:r>
            <w:bookmarkEnd w:id="140"/>
          </w:p>
        </w:tc>
        <w:tc>
          <w:tcPr>
            <w:tcW w:w="1196" w:type="dxa"/>
            <w:tcBorders>
              <w:left w:val="single" w:sz="4" w:space="0" w:color="000000"/>
              <w:bottom w:val="single" w:sz="4" w:space="0" w:color="000000"/>
              <w:right w:val="single" w:sz="4" w:space="0" w:color="000000"/>
            </w:tcBorders>
            <w:shd w:val="clear" w:color="auto" w:fill="FFFFFF"/>
          </w:tcPr>
          <w:p w14:paraId="271040B3" w14:textId="77777777" w:rsidR="00F32304" w:rsidRDefault="00C2620F">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141" w:name="__Fieldmark__1211_2968883822"/>
            <w:bookmarkStart w:id="142" w:name="__Fieldmark__342_543564686"/>
            <w:bookmarkEnd w:id="141"/>
            <w:r>
              <w:fldChar w:fldCharType="end"/>
            </w:r>
            <w:bookmarkEnd w:id="142"/>
          </w:p>
        </w:tc>
        <w:tc>
          <w:tcPr>
            <w:tcW w:w="1236" w:type="dxa"/>
            <w:tcBorders>
              <w:left w:val="single" w:sz="4" w:space="0" w:color="000000"/>
              <w:bottom w:val="single" w:sz="4" w:space="0" w:color="000000"/>
              <w:right w:val="single" w:sz="4" w:space="0" w:color="000000"/>
            </w:tcBorders>
            <w:shd w:val="clear" w:color="auto" w:fill="FFFFFF"/>
          </w:tcPr>
          <w:p w14:paraId="358ECA2D" w14:textId="77777777" w:rsidR="00F32304" w:rsidRDefault="00C2620F">
            <w:pPr>
              <w:widowControl w:val="0"/>
              <w:spacing w:before="40"/>
              <w:jc w:val="center"/>
            </w:pPr>
            <w:r>
              <w:fldChar w:fldCharType="begin">
                <w:ffData>
                  <w:name w:val=""/>
                  <w:enabled/>
                  <w:calcOnExit w:val="0"/>
                  <w:checkBox>
                    <w:sizeAuto/>
                    <w:default w:val="0"/>
                  </w:checkBox>
                </w:ffData>
              </w:fldChar>
            </w:r>
            <w:r>
              <w:instrText>FORMCHECKBOX</w:instrText>
            </w:r>
            <w:r>
              <w:fldChar w:fldCharType="separate"/>
            </w:r>
            <w:bookmarkStart w:id="143" w:name="__Fieldmark__1216_2968883822"/>
            <w:bookmarkStart w:id="144" w:name="__Fieldmark__343_543564686"/>
            <w:bookmarkEnd w:id="143"/>
            <w:r>
              <w:fldChar w:fldCharType="end"/>
            </w:r>
            <w:bookmarkEnd w:id="144"/>
          </w:p>
        </w:tc>
        <w:tc>
          <w:tcPr>
            <w:tcW w:w="1670" w:type="dxa"/>
            <w:tcBorders>
              <w:left w:val="single" w:sz="4" w:space="0" w:color="000000"/>
              <w:bottom w:val="single" w:sz="4" w:space="0" w:color="000000"/>
              <w:right w:val="single" w:sz="4" w:space="0" w:color="000000"/>
            </w:tcBorders>
            <w:shd w:val="clear" w:color="auto" w:fill="FFFFFF"/>
          </w:tcPr>
          <w:p w14:paraId="41EEEE33" w14:textId="77777777" w:rsidR="00F32304" w:rsidRDefault="00C2620F">
            <w:pPr>
              <w:widowControl w:val="0"/>
              <w:snapToGrid w:val="0"/>
              <w:spacing w:before="40"/>
            </w:pPr>
            <w:r>
              <w:rPr>
                <w:rFonts w:cs="Arial"/>
                <w:sz w:val="24"/>
                <w:szCs w:val="24"/>
                <w:lang w:val="en-GB"/>
              </w:rPr>
              <w:t xml:space="preserve">SCF - correctly signed and personally dated the ICF and </w:t>
            </w:r>
            <w:r>
              <w:rPr>
                <w:rFonts w:cs="Arial"/>
                <w:sz w:val="24"/>
                <w:szCs w:val="24"/>
                <w:lang w:val="en-GB"/>
              </w:rPr>
              <w:t>enclosures on 22Feb2022, however, the subject did not select the option about subject’s agreement on informing the GP and using collected data for future studies.</w:t>
            </w:r>
          </w:p>
          <w:p w14:paraId="0634E9CE" w14:textId="77777777" w:rsidR="00F32304" w:rsidRDefault="00C2620F">
            <w:pPr>
              <w:widowControl w:val="0"/>
              <w:snapToGrid w:val="0"/>
              <w:spacing w:before="40"/>
            </w:pPr>
            <w:r>
              <w:rPr>
                <w:rFonts w:cs="Arial"/>
                <w:sz w:val="24"/>
                <w:szCs w:val="24"/>
                <w:lang w:val="en-GB"/>
              </w:rPr>
              <w:t>Only brief review was performed due to the lack of SD documenting the procedures performed at</w:t>
            </w:r>
            <w:r>
              <w:rPr>
                <w:rFonts w:cs="Arial"/>
                <w:sz w:val="24"/>
                <w:szCs w:val="24"/>
                <w:lang w:val="en-GB"/>
              </w:rPr>
              <w:t xml:space="preserve"> screening visit and confirmation of non-eligibility of the subject.</w:t>
            </w:r>
          </w:p>
        </w:tc>
      </w:tr>
      <w:tr w:rsidR="00F32304" w14:paraId="52FC8FB3" w14:textId="77777777">
        <w:trPr>
          <w:jc w:val="center"/>
        </w:trPr>
        <w:tc>
          <w:tcPr>
            <w:tcW w:w="952" w:type="dxa"/>
            <w:tcBorders>
              <w:left w:val="single" w:sz="4" w:space="0" w:color="000000"/>
              <w:bottom w:val="single" w:sz="4" w:space="0" w:color="000000"/>
              <w:right w:val="single" w:sz="4" w:space="0" w:color="000000"/>
            </w:tcBorders>
            <w:shd w:val="clear" w:color="auto" w:fill="FFFFFF"/>
          </w:tcPr>
          <w:p w14:paraId="392B7E19" w14:textId="77777777" w:rsidR="00F32304" w:rsidRDefault="00C2620F">
            <w:pPr>
              <w:widowControl w:val="0"/>
              <w:spacing w:before="40"/>
            </w:pPr>
            <w:r>
              <w:rPr>
                <w:rFonts w:cs="Arial"/>
                <w:sz w:val="22"/>
                <w:szCs w:val="22"/>
                <w:lang w:val="en-GB"/>
              </w:rPr>
              <w:t>101-12</w:t>
            </w:r>
          </w:p>
        </w:tc>
        <w:tc>
          <w:tcPr>
            <w:tcW w:w="570" w:type="dxa"/>
            <w:tcBorders>
              <w:left w:val="single" w:sz="4" w:space="0" w:color="000000"/>
              <w:bottom w:val="single" w:sz="4" w:space="0" w:color="000000"/>
              <w:right w:val="single" w:sz="4" w:space="0" w:color="000000"/>
            </w:tcBorders>
            <w:shd w:val="clear" w:color="auto" w:fill="FFFFFF"/>
          </w:tcPr>
          <w:p w14:paraId="549144D8" w14:textId="77777777" w:rsidR="00F32304" w:rsidRDefault="00C2620F">
            <w:pPr>
              <w:widowControl w:val="0"/>
              <w:spacing w:before="40"/>
            </w:pPr>
            <w:r>
              <w:rPr>
                <w:rFonts w:cs="Arial"/>
                <w:sz w:val="22"/>
                <w:szCs w:val="22"/>
                <w:lang w:val="en-GB"/>
              </w:rPr>
              <w:t>1.0</w:t>
            </w:r>
          </w:p>
        </w:tc>
        <w:tc>
          <w:tcPr>
            <w:tcW w:w="1342" w:type="dxa"/>
            <w:tcBorders>
              <w:left w:val="single" w:sz="4" w:space="0" w:color="000000"/>
              <w:bottom w:val="single" w:sz="4" w:space="0" w:color="000000"/>
              <w:right w:val="single" w:sz="4" w:space="0" w:color="000000"/>
            </w:tcBorders>
            <w:shd w:val="clear" w:color="auto" w:fill="FFFFFF"/>
          </w:tcPr>
          <w:p w14:paraId="640B0269" w14:textId="77777777" w:rsidR="00F32304" w:rsidRDefault="00C2620F">
            <w:pPr>
              <w:widowControl w:val="0"/>
              <w:spacing w:before="40"/>
            </w:pPr>
            <w:r>
              <w:rPr>
                <w:rFonts w:cs="Arial"/>
                <w:sz w:val="22"/>
                <w:szCs w:val="22"/>
                <w:lang w:val="en-GB"/>
              </w:rPr>
              <w:t>12Apr2022</w:t>
            </w:r>
          </w:p>
        </w:tc>
        <w:tc>
          <w:tcPr>
            <w:tcW w:w="1343" w:type="dxa"/>
            <w:tcBorders>
              <w:left w:val="single" w:sz="4" w:space="0" w:color="000000"/>
              <w:bottom w:val="single" w:sz="4" w:space="0" w:color="000000"/>
              <w:right w:val="single" w:sz="4" w:space="0" w:color="000000"/>
            </w:tcBorders>
            <w:shd w:val="clear" w:color="auto" w:fill="FFFFFF"/>
            <w:vAlign w:val="bottom"/>
          </w:tcPr>
          <w:p w14:paraId="15685E39" w14:textId="77777777" w:rsidR="00F32304" w:rsidRDefault="00C2620F">
            <w:pPr>
              <w:widowControl w:val="0"/>
              <w:spacing w:before="40"/>
            </w:pPr>
            <w:r>
              <w:rPr>
                <w:rFonts w:cs="Arial"/>
                <w:sz w:val="22"/>
                <w:szCs w:val="22"/>
                <w:lang w:val="en-GB"/>
              </w:rPr>
              <w:t>12Apr2022</w:t>
            </w:r>
          </w:p>
        </w:tc>
        <w:tc>
          <w:tcPr>
            <w:tcW w:w="1328" w:type="dxa"/>
            <w:tcBorders>
              <w:left w:val="single" w:sz="4" w:space="0" w:color="000000"/>
              <w:bottom w:val="single" w:sz="4" w:space="0" w:color="000000"/>
              <w:right w:val="single" w:sz="4" w:space="0" w:color="000000"/>
            </w:tcBorders>
            <w:shd w:val="clear" w:color="auto" w:fill="FFFFFF"/>
          </w:tcPr>
          <w:p w14:paraId="5FF36FA5" w14:textId="77777777" w:rsidR="00F32304" w:rsidRDefault="00C2620F">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145" w:name="__Fieldmark__1227_2968883822"/>
            <w:bookmarkStart w:id="146" w:name="__Fieldmark__344_543564686"/>
            <w:bookmarkEnd w:id="145"/>
            <w:r>
              <w:fldChar w:fldCharType="end"/>
            </w:r>
            <w:bookmarkEnd w:id="146"/>
          </w:p>
        </w:tc>
        <w:tc>
          <w:tcPr>
            <w:tcW w:w="1196" w:type="dxa"/>
            <w:tcBorders>
              <w:left w:val="single" w:sz="4" w:space="0" w:color="000000"/>
              <w:bottom w:val="single" w:sz="4" w:space="0" w:color="000000"/>
              <w:right w:val="single" w:sz="4" w:space="0" w:color="000000"/>
            </w:tcBorders>
            <w:shd w:val="clear" w:color="auto" w:fill="FFFFFF"/>
          </w:tcPr>
          <w:p w14:paraId="190EFCF6" w14:textId="77777777" w:rsidR="00F32304" w:rsidRDefault="00C2620F">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147" w:name="__Fieldmark__1232_2968883822"/>
            <w:bookmarkStart w:id="148" w:name="__Fieldmark__345_543564686"/>
            <w:bookmarkEnd w:id="147"/>
            <w:r>
              <w:fldChar w:fldCharType="end"/>
            </w:r>
            <w:bookmarkEnd w:id="148"/>
          </w:p>
        </w:tc>
        <w:tc>
          <w:tcPr>
            <w:tcW w:w="1236" w:type="dxa"/>
            <w:tcBorders>
              <w:left w:val="single" w:sz="4" w:space="0" w:color="000000"/>
              <w:bottom w:val="single" w:sz="4" w:space="0" w:color="000000"/>
              <w:right w:val="single" w:sz="4" w:space="0" w:color="000000"/>
            </w:tcBorders>
            <w:shd w:val="clear" w:color="auto" w:fill="FFFFFF"/>
          </w:tcPr>
          <w:p w14:paraId="6F0B320C" w14:textId="77777777" w:rsidR="00F32304" w:rsidRDefault="00C2620F">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149" w:name="__Fieldmark__1237_2968883822"/>
            <w:bookmarkStart w:id="150" w:name="__Fieldmark__346_543564686"/>
            <w:bookmarkEnd w:id="149"/>
            <w:r>
              <w:fldChar w:fldCharType="end"/>
            </w:r>
            <w:bookmarkEnd w:id="150"/>
          </w:p>
        </w:tc>
        <w:tc>
          <w:tcPr>
            <w:tcW w:w="1670" w:type="dxa"/>
            <w:tcBorders>
              <w:left w:val="single" w:sz="4" w:space="0" w:color="000000"/>
              <w:bottom w:val="single" w:sz="4" w:space="0" w:color="000000"/>
              <w:right w:val="single" w:sz="4" w:space="0" w:color="000000"/>
            </w:tcBorders>
            <w:shd w:val="clear" w:color="auto" w:fill="FFFFFF"/>
          </w:tcPr>
          <w:p w14:paraId="4A16425C" w14:textId="4C9C6D97" w:rsidR="00F32304" w:rsidRDefault="00C2620F">
            <w:pPr>
              <w:widowControl w:val="0"/>
              <w:snapToGrid w:val="0"/>
              <w:spacing w:before="40"/>
            </w:pPr>
            <w:r>
              <w:rPr>
                <w:rStyle w:val="Rimandocommento1"/>
                <w:sz w:val="24"/>
                <w:szCs w:val="24"/>
              </w:rPr>
              <w:t xml:space="preserve">80% </w:t>
            </w:r>
            <w:r>
              <w:rPr>
                <w:rFonts w:cs="Arial"/>
                <w:sz w:val="24"/>
                <w:szCs w:val="24"/>
                <w:lang w:val="en-GB"/>
              </w:rPr>
              <w:t xml:space="preserve">of SDV was performed and confirmation of eligibility of the subject was confirmed. </w:t>
            </w:r>
          </w:p>
        </w:tc>
      </w:tr>
      <w:tr w:rsidR="00F32304" w14:paraId="55C3989C" w14:textId="77777777">
        <w:trPr>
          <w:jc w:val="center"/>
        </w:trPr>
        <w:tc>
          <w:tcPr>
            <w:tcW w:w="952" w:type="dxa"/>
            <w:tcBorders>
              <w:left w:val="single" w:sz="4" w:space="0" w:color="000000"/>
              <w:bottom w:val="single" w:sz="4" w:space="0" w:color="000000"/>
              <w:right w:val="single" w:sz="4" w:space="0" w:color="000000"/>
            </w:tcBorders>
            <w:shd w:val="clear" w:color="auto" w:fill="FFFFFF"/>
          </w:tcPr>
          <w:p w14:paraId="3E219C6C" w14:textId="77777777" w:rsidR="00F32304" w:rsidRDefault="00C2620F">
            <w:pPr>
              <w:widowControl w:val="0"/>
              <w:spacing w:before="40"/>
            </w:pPr>
            <w:r>
              <w:rPr>
                <w:rFonts w:cs="Arial"/>
                <w:sz w:val="22"/>
                <w:szCs w:val="22"/>
                <w:lang w:val="en-GB"/>
              </w:rPr>
              <w:t>101-13</w:t>
            </w:r>
          </w:p>
        </w:tc>
        <w:tc>
          <w:tcPr>
            <w:tcW w:w="570" w:type="dxa"/>
            <w:tcBorders>
              <w:left w:val="single" w:sz="4" w:space="0" w:color="000000"/>
              <w:bottom w:val="single" w:sz="4" w:space="0" w:color="000000"/>
              <w:right w:val="single" w:sz="4" w:space="0" w:color="000000"/>
            </w:tcBorders>
            <w:shd w:val="clear" w:color="auto" w:fill="FFFFFF"/>
          </w:tcPr>
          <w:p w14:paraId="2A7A9F45" w14:textId="77777777" w:rsidR="00F32304" w:rsidRDefault="00C2620F">
            <w:pPr>
              <w:widowControl w:val="0"/>
              <w:spacing w:before="40"/>
            </w:pPr>
            <w:r>
              <w:rPr>
                <w:rFonts w:cs="Arial"/>
                <w:sz w:val="22"/>
                <w:szCs w:val="22"/>
                <w:lang w:val="en-GB"/>
              </w:rPr>
              <w:t>1.0</w:t>
            </w:r>
          </w:p>
        </w:tc>
        <w:tc>
          <w:tcPr>
            <w:tcW w:w="1342" w:type="dxa"/>
            <w:tcBorders>
              <w:left w:val="single" w:sz="4" w:space="0" w:color="000000"/>
              <w:bottom w:val="single" w:sz="4" w:space="0" w:color="000000"/>
              <w:right w:val="single" w:sz="4" w:space="0" w:color="000000"/>
            </w:tcBorders>
            <w:shd w:val="clear" w:color="auto" w:fill="FFFFFF"/>
          </w:tcPr>
          <w:p w14:paraId="3D3CF135" w14:textId="77777777" w:rsidR="00F32304" w:rsidRDefault="00C2620F">
            <w:pPr>
              <w:widowControl w:val="0"/>
              <w:spacing w:before="40"/>
            </w:pPr>
            <w:r>
              <w:rPr>
                <w:rFonts w:cs="Arial"/>
                <w:sz w:val="22"/>
                <w:szCs w:val="22"/>
                <w:lang w:val="en-GB"/>
              </w:rPr>
              <w:t>26Apr2022</w:t>
            </w:r>
          </w:p>
        </w:tc>
        <w:tc>
          <w:tcPr>
            <w:tcW w:w="1343" w:type="dxa"/>
            <w:tcBorders>
              <w:left w:val="single" w:sz="4" w:space="0" w:color="000000"/>
              <w:bottom w:val="single" w:sz="4" w:space="0" w:color="000000"/>
              <w:right w:val="single" w:sz="4" w:space="0" w:color="000000"/>
            </w:tcBorders>
            <w:shd w:val="clear" w:color="auto" w:fill="FFFFFF"/>
            <w:vAlign w:val="bottom"/>
          </w:tcPr>
          <w:p w14:paraId="65FE619B" w14:textId="77777777" w:rsidR="00F32304" w:rsidRDefault="00C2620F">
            <w:pPr>
              <w:widowControl w:val="0"/>
              <w:spacing w:before="40"/>
            </w:pPr>
            <w:r>
              <w:rPr>
                <w:rFonts w:cs="Arial"/>
                <w:sz w:val="22"/>
                <w:szCs w:val="22"/>
                <w:lang w:val="en-GB"/>
              </w:rPr>
              <w:t>26Apr2022</w:t>
            </w:r>
          </w:p>
        </w:tc>
        <w:tc>
          <w:tcPr>
            <w:tcW w:w="1328" w:type="dxa"/>
            <w:tcBorders>
              <w:left w:val="single" w:sz="4" w:space="0" w:color="000000"/>
              <w:bottom w:val="single" w:sz="4" w:space="0" w:color="000000"/>
              <w:right w:val="single" w:sz="4" w:space="0" w:color="000000"/>
            </w:tcBorders>
            <w:shd w:val="clear" w:color="auto" w:fill="FFFFFF"/>
          </w:tcPr>
          <w:p w14:paraId="6AF371F7" w14:textId="77777777" w:rsidR="00F32304" w:rsidRDefault="00C2620F">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151" w:name="__Fieldmark__1266_2968883822"/>
            <w:bookmarkStart w:id="152" w:name="__Fieldmark__347_543564686"/>
            <w:bookmarkEnd w:id="151"/>
            <w:r>
              <w:fldChar w:fldCharType="end"/>
            </w:r>
            <w:bookmarkEnd w:id="152"/>
          </w:p>
        </w:tc>
        <w:tc>
          <w:tcPr>
            <w:tcW w:w="1196" w:type="dxa"/>
            <w:tcBorders>
              <w:left w:val="single" w:sz="4" w:space="0" w:color="000000"/>
              <w:bottom w:val="single" w:sz="4" w:space="0" w:color="000000"/>
              <w:right w:val="single" w:sz="4" w:space="0" w:color="000000"/>
            </w:tcBorders>
            <w:shd w:val="clear" w:color="auto" w:fill="FFFFFF"/>
          </w:tcPr>
          <w:p w14:paraId="1867F7D6" w14:textId="77777777" w:rsidR="00F32304" w:rsidRDefault="00C2620F">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153" w:name="__Fieldmark__1271_2968883822"/>
            <w:bookmarkStart w:id="154" w:name="__Fieldmark__348_543564686"/>
            <w:bookmarkEnd w:id="153"/>
            <w:r>
              <w:fldChar w:fldCharType="end"/>
            </w:r>
            <w:bookmarkEnd w:id="154"/>
          </w:p>
        </w:tc>
        <w:tc>
          <w:tcPr>
            <w:tcW w:w="1236" w:type="dxa"/>
            <w:tcBorders>
              <w:left w:val="single" w:sz="4" w:space="0" w:color="000000"/>
              <w:bottom w:val="single" w:sz="4" w:space="0" w:color="000000"/>
              <w:right w:val="single" w:sz="4" w:space="0" w:color="000000"/>
            </w:tcBorders>
            <w:shd w:val="clear" w:color="auto" w:fill="FFFFFF"/>
          </w:tcPr>
          <w:p w14:paraId="679B7DD1" w14:textId="77777777" w:rsidR="00F32304" w:rsidRDefault="00C2620F">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155" w:name="__Fieldmark__1276_2968883822"/>
            <w:bookmarkStart w:id="156" w:name="__Fieldmark__349_543564686"/>
            <w:bookmarkEnd w:id="155"/>
            <w:r>
              <w:fldChar w:fldCharType="end"/>
            </w:r>
            <w:bookmarkEnd w:id="156"/>
          </w:p>
        </w:tc>
        <w:tc>
          <w:tcPr>
            <w:tcW w:w="1670" w:type="dxa"/>
            <w:tcBorders>
              <w:left w:val="single" w:sz="4" w:space="0" w:color="000000"/>
              <w:bottom w:val="single" w:sz="4" w:space="0" w:color="000000"/>
              <w:right w:val="single" w:sz="4" w:space="0" w:color="000000"/>
            </w:tcBorders>
            <w:shd w:val="clear" w:color="auto" w:fill="FFFFFF"/>
          </w:tcPr>
          <w:p w14:paraId="5336BA27" w14:textId="5A1C644D" w:rsidR="00F32304" w:rsidRDefault="00C2620F">
            <w:pPr>
              <w:widowControl w:val="0"/>
              <w:snapToGrid w:val="0"/>
              <w:spacing w:before="40"/>
            </w:pPr>
            <w:r>
              <w:rPr>
                <w:rStyle w:val="Rimandocommento1"/>
                <w:sz w:val="24"/>
                <w:szCs w:val="24"/>
              </w:rPr>
              <w:t>80%</w:t>
            </w:r>
            <w:r>
              <w:rPr>
                <w:rStyle w:val="Rimandocommento1"/>
                <w:sz w:val="24"/>
                <w:szCs w:val="24"/>
              </w:rPr>
              <w:t xml:space="preserve"> </w:t>
            </w:r>
            <w:r>
              <w:rPr>
                <w:rFonts w:cs="Arial"/>
                <w:sz w:val="24"/>
                <w:szCs w:val="24"/>
                <w:lang w:val="en-GB"/>
              </w:rPr>
              <w:t xml:space="preserve">of SDV </w:t>
            </w:r>
            <w:r>
              <w:rPr>
                <w:rFonts w:cs="Arial"/>
                <w:sz w:val="24"/>
                <w:szCs w:val="24"/>
                <w:lang w:val="en-GB"/>
              </w:rPr>
              <w:t xml:space="preserve">was performed </w:t>
            </w:r>
            <w:r>
              <w:rPr>
                <w:rFonts w:cs="Arial"/>
                <w:sz w:val="24"/>
                <w:szCs w:val="24"/>
                <w:lang w:val="en-GB"/>
              </w:rPr>
              <w:t xml:space="preserve">and </w:t>
            </w:r>
            <w:r>
              <w:rPr>
                <w:rFonts w:cs="Arial"/>
                <w:sz w:val="24"/>
                <w:szCs w:val="24"/>
                <w:lang w:val="en-GB"/>
              </w:rPr>
              <w:lastRenderedPageBreak/>
              <w:t>confirmation of eligibility of the subject</w:t>
            </w:r>
            <w:r>
              <w:rPr>
                <w:rFonts w:cs="Arial"/>
                <w:sz w:val="24"/>
                <w:szCs w:val="24"/>
                <w:lang w:val="en-GB"/>
              </w:rPr>
              <w:t xml:space="preserve"> was confirmed</w:t>
            </w:r>
            <w:r>
              <w:rPr>
                <w:rFonts w:cs="Arial"/>
                <w:sz w:val="24"/>
                <w:szCs w:val="24"/>
                <w:lang w:val="en-GB"/>
              </w:rPr>
              <w:t>.</w:t>
            </w:r>
            <w:r>
              <w:rPr>
                <w:rFonts w:cs="Arial"/>
                <w:sz w:val="24"/>
                <w:szCs w:val="24"/>
                <w:lang w:val="en-GB"/>
              </w:rPr>
              <w:t xml:space="preserve"> </w:t>
            </w:r>
          </w:p>
        </w:tc>
      </w:tr>
    </w:tbl>
    <w:p w14:paraId="4BC26BD8" w14:textId="77777777" w:rsidR="00F32304" w:rsidRDefault="00F32304">
      <w:pPr>
        <w:rPr>
          <w:rFonts w:cs="Arial"/>
        </w:rPr>
      </w:pPr>
    </w:p>
    <w:tbl>
      <w:tblPr>
        <w:tblW w:w="9643" w:type="dxa"/>
        <w:jc w:val="center"/>
        <w:tblLayout w:type="fixed"/>
        <w:tblLook w:val="0000" w:firstRow="0" w:lastRow="0" w:firstColumn="0" w:lastColumn="0" w:noHBand="0" w:noVBand="0"/>
      </w:tblPr>
      <w:tblGrid>
        <w:gridCol w:w="3403"/>
        <w:gridCol w:w="2081"/>
        <w:gridCol w:w="2080"/>
        <w:gridCol w:w="2079"/>
      </w:tblGrid>
      <w:tr w:rsidR="00F32304" w14:paraId="084D5C77" w14:textId="77777777">
        <w:trPr>
          <w:trHeight w:val="264"/>
          <w:jc w:val="center"/>
        </w:trPr>
        <w:tc>
          <w:tcPr>
            <w:tcW w:w="9642" w:type="dxa"/>
            <w:gridSpan w:val="4"/>
            <w:tcBorders>
              <w:top w:val="single" w:sz="4" w:space="0" w:color="000000"/>
              <w:left w:val="single" w:sz="4" w:space="0" w:color="000000"/>
              <w:bottom w:val="single" w:sz="4" w:space="0" w:color="000000"/>
              <w:right w:val="single" w:sz="4" w:space="0" w:color="000000"/>
            </w:tcBorders>
            <w:shd w:val="clear" w:color="auto" w:fill="BFBFBF"/>
          </w:tcPr>
          <w:p w14:paraId="7CB008C5" w14:textId="77777777" w:rsidR="00F32304" w:rsidRDefault="00C2620F">
            <w:pPr>
              <w:widowControl w:val="0"/>
              <w:spacing w:before="40"/>
              <w:ind w:left="360"/>
              <w:jc w:val="center"/>
            </w:pPr>
            <w:r>
              <w:rPr>
                <w:rFonts w:cs="Arial"/>
                <w:b/>
                <w:lang w:val="en-GB"/>
              </w:rPr>
              <w:t xml:space="preserve">8. Source Data Verification </w:t>
            </w:r>
          </w:p>
        </w:tc>
      </w:tr>
      <w:tr w:rsidR="00F32304" w14:paraId="421BA0CE" w14:textId="77777777">
        <w:trPr>
          <w:trHeight w:val="264"/>
          <w:jc w:val="center"/>
        </w:trPr>
        <w:tc>
          <w:tcPr>
            <w:tcW w:w="9642" w:type="dxa"/>
            <w:gridSpan w:val="4"/>
            <w:tcBorders>
              <w:top w:val="single" w:sz="4" w:space="0" w:color="000000"/>
              <w:left w:val="single" w:sz="4" w:space="0" w:color="000000"/>
              <w:bottom w:val="single" w:sz="4" w:space="0" w:color="000000"/>
              <w:right w:val="single" w:sz="4" w:space="0" w:color="000000"/>
            </w:tcBorders>
            <w:shd w:val="clear" w:color="auto" w:fill="F2F2F2"/>
          </w:tcPr>
          <w:p w14:paraId="1AE0EE1D" w14:textId="77777777" w:rsidR="00F32304" w:rsidRDefault="00C2620F">
            <w:pPr>
              <w:widowControl w:val="0"/>
              <w:jc w:val="center"/>
            </w:pPr>
            <w:r>
              <w:rPr>
                <w:rFonts w:cs="Arial"/>
                <w:sz w:val="22"/>
                <w:szCs w:val="22"/>
                <w:lang w:val="en-GB"/>
              </w:rPr>
              <w:t xml:space="preserve">Confirm source documents are accurate, </w:t>
            </w:r>
            <w:proofErr w:type="gramStart"/>
            <w:r>
              <w:rPr>
                <w:rFonts w:cs="Arial"/>
                <w:sz w:val="22"/>
                <w:szCs w:val="22"/>
                <w:lang w:val="en-GB"/>
              </w:rPr>
              <w:t>complete</w:t>
            </w:r>
            <w:proofErr w:type="gramEnd"/>
            <w:r>
              <w:rPr>
                <w:rFonts w:cs="Arial"/>
                <w:sz w:val="22"/>
                <w:szCs w:val="22"/>
                <w:lang w:val="en-GB"/>
              </w:rPr>
              <w:t xml:space="preserve"> and current</w:t>
            </w:r>
          </w:p>
        </w:tc>
      </w:tr>
      <w:tr w:rsidR="00F32304" w14:paraId="6AA74AF3" w14:textId="77777777">
        <w:trPr>
          <w:trHeight w:val="255"/>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auto"/>
          </w:tcPr>
          <w:p w14:paraId="38F4E99C" w14:textId="77777777" w:rsidR="00F32304" w:rsidRDefault="00C2620F">
            <w:pPr>
              <w:widowControl w:val="0"/>
              <w:tabs>
                <w:tab w:val="left" w:pos="2320"/>
              </w:tabs>
            </w:pPr>
            <w:r>
              <w:rPr>
                <w:bCs/>
                <w:sz w:val="22"/>
                <w:szCs w:val="22"/>
                <w:lang w:val="en-GB"/>
              </w:rPr>
              <w:t>Nature of source data (electronic vs. paper; access; etc.)</w:t>
            </w:r>
          </w:p>
        </w:tc>
        <w:tc>
          <w:tcPr>
            <w:tcW w:w="6240" w:type="dxa"/>
            <w:gridSpan w:val="3"/>
            <w:tcBorders>
              <w:top w:val="single" w:sz="4" w:space="0" w:color="000000"/>
              <w:left w:val="single" w:sz="4" w:space="0" w:color="000000"/>
              <w:bottom w:val="single" w:sz="4" w:space="0" w:color="000000"/>
              <w:right w:val="single" w:sz="4" w:space="0" w:color="000000"/>
            </w:tcBorders>
            <w:shd w:val="clear" w:color="auto" w:fill="F2F2F2"/>
          </w:tcPr>
          <w:p w14:paraId="26B2D94B" w14:textId="7D035D41" w:rsidR="00F32304" w:rsidRDefault="00C2620F">
            <w:pPr>
              <w:widowControl w:val="0"/>
              <w:rPr>
                <w:rFonts w:cs="Arial"/>
                <w:sz w:val="22"/>
                <w:szCs w:val="22"/>
                <w:lang w:val="en-GB"/>
              </w:rPr>
            </w:pPr>
            <w:r>
              <w:rPr>
                <w:rFonts w:cs="Arial"/>
                <w:sz w:val="22"/>
                <w:szCs w:val="22"/>
                <w:lang w:val="en-GB"/>
              </w:rPr>
              <w:t>The SD from first visits was printed out for subjects 1-7, the</w:t>
            </w:r>
            <w:r>
              <w:rPr>
                <w:rFonts w:cs="Arial"/>
                <w:sz w:val="22"/>
                <w:szCs w:val="22"/>
                <w:lang w:val="en-GB"/>
              </w:rPr>
              <w:t xml:space="preserve"> data</w:t>
            </w:r>
            <w:r>
              <w:rPr>
                <w:rFonts w:cs="Arial"/>
                <w:sz w:val="22"/>
                <w:szCs w:val="22"/>
                <w:lang w:val="en-GB"/>
              </w:rPr>
              <w:t xml:space="preserve"> from follow-up visits</w:t>
            </w:r>
            <w:r>
              <w:rPr>
                <w:rFonts w:cs="Arial"/>
                <w:sz w:val="22"/>
                <w:szCs w:val="22"/>
                <w:lang w:val="en-GB"/>
              </w:rPr>
              <w:t xml:space="preserve"> in a limited form was available in electronic</w:t>
            </w:r>
            <w:r>
              <w:rPr>
                <w:rFonts w:cs="Arial"/>
                <w:sz w:val="22"/>
                <w:szCs w:val="22"/>
                <w:lang w:val="en-GB"/>
              </w:rPr>
              <w:t xml:space="preserve"> version, however, the consenting process</w:t>
            </w:r>
            <w:r>
              <w:rPr>
                <w:rFonts w:cs="Arial"/>
                <w:sz w:val="22"/>
                <w:szCs w:val="22"/>
                <w:lang w:val="en-GB"/>
              </w:rPr>
              <w:t xml:space="preserve"> </w:t>
            </w:r>
            <w:r w:rsidRPr="00946660">
              <w:rPr>
                <w:rFonts w:cs="Arial"/>
                <w:b/>
                <w:bCs/>
                <w:sz w:val="22"/>
                <w:szCs w:val="22"/>
                <w:lang w:val="en-GB"/>
              </w:rPr>
              <w:t>(See CAPA #12)</w:t>
            </w:r>
            <w:r>
              <w:rPr>
                <w:rFonts w:cs="Arial"/>
                <w:sz w:val="22"/>
                <w:szCs w:val="22"/>
                <w:lang w:val="en-GB"/>
              </w:rPr>
              <w:t xml:space="preserve"> </w:t>
            </w:r>
          </w:p>
          <w:p w14:paraId="6439FF37" w14:textId="77777777" w:rsidR="00F32304" w:rsidRDefault="00F32304">
            <w:pPr>
              <w:widowControl w:val="0"/>
              <w:rPr>
                <w:rFonts w:cs="Arial"/>
                <w:sz w:val="22"/>
                <w:szCs w:val="22"/>
                <w:lang w:val="en-GB"/>
              </w:rPr>
            </w:pPr>
          </w:p>
          <w:p w14:paraId="2000DF89" w14:textId="77777777" w:rsidR="00F32304" w:rsidRDefault="00C2620F">
            <w:pPr>
              <w:widowControl w:val="0"/>
              <w:rPr>
                <w:rFonts w:cs="Arial"/>
                <w:sz w:val="22"/>
                <w:szCs w:val="22"/>
                <w:lang w:val="en-GB"/>
              </w:rPr>
            </w:pPr>
            <w:r>
              <w:rPr>
                <w:rFonts w:cs="Arial"/>
                <w:sz w:val="22"/>
                <w:szCs w:val="22"/>
                <w:lang w:val="en-GB"/>
              </w:rPr>
              <w:t xml:space="preserve">eCRF was used as SD for some of the data. Including race, intensity of activity daily living, work status, smoking habits, alcohol drinking habits and radiographical evaluation. </w:t>
            </w:r>
            <w:r>
              <w:rPr>
                <w:rFonts w:cs="Arial"/>
                <w:sz w:val="22"/>
                <w:szCs w:val="22"/>
                <w:lang w:val="en-GB"/>
              </w:rPr>
              <w:t>A NTF will be prepared and archived in the ISF for the pat</w:t>
            </w:r>
            <w:r>
              <w:rPr>
                <w:rFonts w:cs="Arial"/>
                <w:sz w:val="22"/>
                <w:szCs w:val="22"/>
                <w:lang w:val="en-GB"/>
              </w:rPr>
              <w:t>ients already enrolled.</w:t>
            </w:r>
          </w:p>
          <w:p w14:paraId="5C8C5C97" w14:textId="77777777" w:rsidR="00F32304" w:rsidRDefault="00C2620F">
            <w:pPr>
              <w:widowControl w:val="0"/>
              <w:rPr>
                <w:rFonts w:cs="Arial"/>
                <w:sz w:val="22"/>
                <w:szCs w:val="22"/>
                <w:lang w:val="en-GB"/>
              </w:rPr>
            </w:pPr>
            <w:r>
              <w:rPr>
                <w:rFonts w:cs="Arial"/>
                <w:sz w:val="22"/>
                <w:szCs w:val="22"/>
                <w:lang w:val="en-GB"/>
              </w:rPr>
              <w:t>For new enrolled patients works</w:t>
            </w:r>
            <w:r>
              <w:rPr>
                <w:rFonts w:cs="Arial"/>
                <w:sz w:val="22"/>
                <w:szCs w:val="22"/>
                <w:lang w:val="en-GB"/>
              </w:rPr>
              <w:t xml:space="preserve">heets will be utilized. </w:t>
            </w:r>
          </w:p>
          <w:p w14:paraId="0FC8F42F" w14:textId="26073184" w:rsidR="00F32304" w:rsidRPr="00946660" w:rsidRDefault="00C2620F">
            <w:pPr>
              <w:widowControl w:val="0"/>
              <w:rPr>
                <w:rFonts w:cs="Arial"/>
                <w:b/>
                <w:bCs/>
                <w:sz w:val="22"/>
                <w:szCs w:val="22"/>
                <w:lang w:val="en-GB"/>
              </w:rPr>
            </w:pPr>
            <w:r w:rsidRPr="00946660">
              <w:rPr>
                <w:rFonts w:cs="Arial"/>
                <w:b/>
                <w:bCs/>
                <w:sz w:val="22"/>
                <w:szCs w:val="22"/>
                <w:lang w:val="en-GB"/>
              </w:rPr>
              <w:t xml:space="preserve">See </w:t>
            </w:r>
            <w:r w:rsidRPr="00946660">
              <w:rPr>
                <w:rFonts w:cs="Arial"/>
                <w:b/>
                <w:bCs/>
                <w:sz w:val="22"/>
                <w:szCs w:val="22"/>
                <w:lang w:val="en-GB"/>
              </w:rPr>
              <w:t>CAPA</w:t>
            </w:r>
            <w:r w:rsidRPr="00946660">
              <w:rPr>
                <w:rFonts w:cs="Arial"/>
                <w:b/>
                <w:bCs/>
                <w:sz w:val="22"/>
                <w:szCs w:val="22"/>
                <w:lang w:val="en-GB"/>
              </w:rPr>
              <w:t xml:space="preserve"> #11</w:t>
            </w:r>
          </w:p>
          <w:p w14:paraId="67B33193" w14:textId="77777777" w:rsidR="00F32304" w:rsidRDefault="00F32304">
            <w:pPr>
              <w:widowControl w:val="0"/>
              <w:rPr>
                <w:rFonts w:cs="Arial"/>
                <w:sz w:val="22"/>
                <w:szCs w:val="22"/>
                <w:lang w:val="en-GB"/>
              </w:rPr>
            </w:pPr>
          </w:p>
          <w:p w14:paraId="6081B270" w14:textId="77777777" w:rsidR="00F32304" w:rsidRDefault="00F32304">
            <w:pPr>
              <w:widowControl w:val="0"/>
              <w:rPr>
                <w:rFonts w:cs="Arial"/>
                <w:sz w:val="22"/>
                <w:szCs w:val="22"/>
                <w:lang w:val="en-GB"/>
              </w:rPr>
            </w:pPr>
          </w:p>
        </w:tc>
      </w:tr>
      <w:tr w:rsidR="00F32304" w14:paraId="50CF74F3" w14:textId="77777777">
        <w:trPr>
          <w:trHeight w:val="255"/>
          <w:jc w:val="center"/>
        </w:trPr>
        <w:tc>
          <w:tcPr>
            <w:tcW w:w="34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2EF34B6F" w14:textId="77777777" w:rsidR="00F32304" w:rsidRDefault="00C2620F">
            <w:pPr>
              <w:widowControl w:val="0"/>
              <w:tabs>
                <w:tab w:val="left" w:pos="2320"/>
              </w:tabs>
            </w:pPr>
            <w:r>
              <w:rPr>
                <w:sz w:val="22"/>
                <w:szCs w:val="22"/>
                <w:lang w:val="en-GB"/>
              </w:rPr>
              <w:t xml:space="preserve">Are the </w:t>
            </w:r>
            <w:r>
              <w:rPr>
                <w:sz w:val="22"/>
                <w:szCs w:val="22"/>
                <w:lang w:val="en-GB"/>
              </w:rPr>
              <w:t xml:space="preserve">source documents adequate, available and </w:t>
            </w:r>
            <w:proofErr w:type="gramStart"/>
            <w:r>
              <w:rPr>
                <w:sz w:val="22"/>
                <w:szCs w:val="22"/>
                <w:lang w:val="en-GB"/>
              </w:rPr>
              <w:t>up-to-date</w:t>
            </w:r>
            <w:proofErr w:type="gramEnd"/>
            <w:r>
              <w:rPr>
                <w:sz w:val="22"/>
                <w:szCs w:val="22"/>
                <w:lang w:val="en-GB"/>
              </w:rPr>
              <w:t>?</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46A19E2A" w14:textId="77777777" w:rsidR="00F32304" w:rsidRDefault="00C2620F">
            <w:pPr>
              <w:widowControl w:val="0"/>
              <w:jc w:val="center"/>
            </w:pPr>
            <w:r>
              <w:rPr>
                <w:rFonts w:cs="Arial"/>
                <w:sz w:val="22"/>
                <w:szCs w:val="22"/>
                <w:lang w:val="en-GB"/>
              </w:rPr>
              <w:t>Yes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413D9DFB" w14:textId="77777777" w:rsidR="00F32304" w:rsidRDefault="00C2620F">
            <w:pPr>
              <w:widowControl w:val="0"/>
              <w:jc w:val="center"/>
            </w:pPr>
            <w:r>
              <w:rPr>
                <w:rFonts w:cs="Arial"/>
                <w:sz w:val="22"/>
                <w:szCs w:val="22"/>
                <w:lang w:val="en-GB"/>
              </w:rPr>
              <w:t>No</w:t>
            </w:r>
          </w:p>
        </w:tc>
        <w:tc>
          <w:tcPr>
            <w:tcW w:w="2079" w:type="dxa"/>
            <w:tcBorders>
              <w:top w:val="single" w:sz="4" w:space="0" w:color="000000"/>
              <w:left w:val="single" w:sz="4" w:space="0" w:color="000000"/>
              <w:bottom w:val="single" w:sz="4" w:space="0" w:color="000000"/>
              <w:right w:val="single" w:sz="4" w:space="0" w:color="000000"/>
            </w:tcBorders>
            <w:shd w:val="clear" w:color="auto" w:fill="auto"/>
          </w:tcPr>
          <w:p w14:paraId="73E26F29" w14:textId="77777777" w:rsidR="00F32304" w:rsidRDefault="00C2620F">
            <w:pPr>
              <w:widowControl w:val="0"/>
              <w:jc w:val="center"/>
            </w:pPr>
            <w:r>
              <w:rPr>
                <w:rFonts w:cs="Arial"/>
                <w:sz w:val="22"/>
                <w:szCs w:val="22"/>
                <w:lang w:val="en-GB"/>
              </w:rPr>
              <w:t>NA</w:t>
            </w:r>
          </w:p>
        </w:tc>
      </w:tr>
      <w:tr w:rsidR="00F32304" w14:paraId="297B3D52" w14:textId="77777777">
        <w:trPr>
          <w:trHeight w:val="255"/>
          <w:jc w:val="center"/>
        </w:trPr>
        <w:tc>
          <w:tcPr>
            <w:tcW w:w="3402" w:type="dxa"/>
            <w:vMerge/>
            <w:tcBorders>
              <w:top w:val="single" w:sz="4" w:space="0" w:color="000000"/>
              <w:left w:val="single" w:sz="4" w:space="0" w:color="000000"/>
              <w:bottom w:val="single" w:sz="4" w:space="0" w:color="000000"/>
              <w:right w:val="single" w:sz="4" w:space="0" w:color="000000"/>
            </w:tcBorders>
            <w:shd w:val="clear" w:color="auto" w:fill="auto"/>
          </w:tcPr>
          <w:p w14:paraId="41C66E43" w14:textId="77777777" w:rsidR="00F32304" w:rsidRDefault="00F32304">
            <w:pPr>
              <w:widowControl w:val="0"/>
              <w:snapToGrid w:val="0"/>
              <w:rPr>
                <w:rFonts w:cs="Arial"/>
                <w:sz w:val="22"/>
                <w:szCs w:val="22"/>
                <w:lang w:val="en-GB"/>
              </w:rPr>
            </w:pPr>
          </w:p>
        </w:tc>
        <w:tc>
          <w:tcPr>
            <w:tcW w:w="20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80CDF6"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57" w:name="__Fieldmark__1434_2968883822"/>
            <w:bookmarkStart w:id="158" w:name="__Fieldmark__350_543564686"/>
            <w:bookmarkEnd w:id="157"/>
            <w:r>
              <w:fldChar w:fldCharType="end"/>
            </w:r>
            <w:bookmarkEnd w:id="158"/>
          </w:p>
        </w:tc>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6A5D77"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159" w:name="__Fieldmark__1439_2968883822"/>
            <w:bookmarkStart w:id="160" w:name="__Fieldmark__351_543564686"/>
            <w:bookmarkEnd w:id="159"/>
            <w:r>
              <w:fldChar w:fldCharType="end"/>
            </w:r>
            <w:bookmarkEnd w:id="160"/>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9064E3"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61" w:name="__Fieldmark__1444_2968883822"/>
            <w:bookmarkStart w:id="162" w:name="__Fieldmark__352_543564686"/>
            <w:bookmarkEnd w:id="161"/>
            <w:r>
              <w:fldChar w:fldCharType="end"/>
            </w:r>
            <w:bookmarkEnd w:id="162"/>
          </w:p>
        </w:tc>
      </w:tr>
      <w:tr w:rsidR="00F32304" w14:paraId="0491AB81" w14:textId="77777777">
        <w:trPr>
          <w:trHeight w:val="562"/>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2F2F2"/>
          </w:tcPr>
          <w:p w14:paraId="77EC38FE" w14:textId="77777777" w:rsidR="00F32304" w:rsidRDefault="00C2620F">
            <w:pPr>
              <w:widowControl w:val="0"/>
            </w:pPr>
            <w:r>
              <w:rPr>
                <w:rFonts w:cs="Arial"/>
                <w:sz w:val="22"/>
                <w:szCs w:val="22"/>
                <w:lang w:val="en-GB"/>
              </w:rPr>
              <w:t>Comments</w:t>
            </w:r>
          </w:p>
        </w:tc>
        <w:tc>
          <w:tcPr>
            <w:tcW w:w="6240" w:type="dxa"/>
            <w:gridSpan w:val="3"/>
            <w:tcBorders>
              <w:top w:val="single" w:sz="4" w:space="0" w:color="000000"/>
              <w:left w:val="single" w:sz="4" w:space="0" w:color="000000"/>
              <w:bottom w:val="single" w:sz="4" w:space="0" w:color="000000"/>
              <w:right w:val="single" w:sz="4" w:space="0" w:color="000000"/>
            </w:tcBorders>
            <w:shd w:val="clear" w:color="auto" w:fill="FFFFFF"/>
          </w:tcPr>
          <w:p w14:paraId="3C53700B" w14:textId="46BC5A66" w:rsidR="00F32304" w:rsidRDefault="00C2620F">
            <w:pPr>
              <w:widowControl w:val="0"/>
            </w:pPr>
            <w:r>
              <w:rPr>
                <w:rFonts w:cs="Arial"/>
                <w:sz w:val="22"/>
                <w:szCs w:val="22"/>
                <w:lang w:val="en-GB"/>
              </w:rPr>
              <w:t>The consenting process</w:t>
            </w:r>
            <w:r>
              <w:rPr>
                <w:rFonts w:cs="Arial"/>
                <w:sz w:val="22"/>
                <w:szCs w:val="22"/>
                <w:lang w:val="en-GB"/>
              </w:rPr>
              <w:t xml:space="preserve"> was</w:t>
            </w:r>
            <w:r>
              <w:rPr>
                <w:rFonts w:cs="Arial"/>
                <w:sz w:val="22"/>
                <w:szCs w:val="22"/>
                <w:lang w:val="en-GB"/>
              </w:rPr>
              <w:t xml:space="preserve"> not documented since the last MV </w:t>
            </w:r>
            <w:r w:rsidRPr="00946660">
              <w:rPr>
                <w:rFonts w:cs="Arial"/>
                <w:b/>
                <w:bCs/>
                <w:sz w:val="22"/>
                <w:szCs w:val="22"/>
                <w:lang w:val="en-GB"/>
              </w:rPr>
              <w:t>(See CAPA #12).</w:t>
            </w:r>
            <w:r>
              <w:rPr>
                <w:rFonts w:cs="Arial"/>
                <w:sz w:val="22"/>
                <w:szCs w:val="22"/>
                <w:lang w:val="en-GB"/>
              </w:rPr>
              <w:t xml:space="preserve"> The eCRF was used as SD </w:t>
            </w:r>
            <w:r>
              <w:rPr>
                <w:rFonts w:cs="Arial"/>
                <w:sz w:val="22"/>
                <w:szCs w:val="22"/>
                <w:lang w:val="en-GB"/>
              </w:rPr>
              <w:t>for race, intensity of activity daily living, work status, smoking habits, alcohol drinking habits and radiographical evaluation.</w:t>
            </w:r>
            <w:r>
              <w:rPr>
                <w:rFonts w:cs="Arial"/>
                <w:sz w:val="22"/>
                <w:szCs w:val="22"/>
                <w:lang w:val="en-GB"/>
              </w:rPr>
              <w:t xml:space="preserve"> </w:t>
            </w:r>
            <w:r w:rsidRPr="00946660">
              <w:rPr>
                <w:rFonts w:cs="Arial"/>
                <w:b/>
                <w:bCs/>
                <w:sz w:val="22"/>
                <w:szCs w:val="22"/>
                <w:lang w:val="en-GB"/>
              </w:rPr>
              <w:t>See CAPA #11</w:t>
            </w:r>
          </w:p>
          <w:p w14:paraId="67FE34EE" w14:textId="77777777" w:rsidR="00F32304" w:rsidRDefault="00F32304">
            <w:pPr>
              <w:widowControl w:val="0"/>
              <w:spacing w:before="40"/>
            </w:pPr>
          </w:p>
          <w:p w14:paraId="1E416D9F" w14:textId="7FE5EAF0" w:rsidR="00F32304" w:rsidRDefault="00C2620F">
            <w:pPr>
              <w:widowControl w:val="0"/>
              <w:spacing w:before="40"/>
            </w:pPr>
            <w:r>
              <w:rPr>
                <w:rFonts w:cs="Arial"/>
                <w:bCs/>
                <w:sz w:val="22"/>
                <w:szCs w:val="22"/>
              </w:rPr>
              <w:t>The site staff was reminded</w:t>
            </w:r>
            <w:r>
              <w:rPr>
                <w:rFonts w:cs="Arial"/>
                <w:bCs/>
                <w:sz w:val="22"/>
                <w:szCs w:val="22"/>
              </w:rPr>
              <w:t xml:space="preserve"> </w:t>
            </w:r>
            <w:r>
              <w:rPr>
                <w:rFonts w:cs="Arial"/>
                <w:bCs/>
                <w:sz w:val="22"/>
                <w:szCs w:val="22"/>
              </w:rPr>
              <w:t xml:space="preserve">to provide supplementary </w:t>
            </w:r>
            <w:proofErr w:type="gramStart"/>
            <w:r>
              <w:rPr>
                <w:rFonts w:cs="Arial"/>
                <w:bCs/>
                <w:sz w:val="22"/>
                <w:szCs w:val="22"/>
              </w:rPr>
              <w:t xml:space="preserve">notes </w:t>
            </w:r>
            <w:r>
              <w:rPr>
                <w:rStyle w:val="Rimandocommento1"/>
              </w:rPr>
              <w:t xml:space="preserve"> </w:t>
            </w:r>
            <w:r>
              <w:rPr>
                <w:rStyle w:val="Rimandocommento1"/>
                <w:sz w:val="22"/>
                <w:szCs w:val="22"/>
              </w:rPr>
              <w:t>in</w:t>
            </w:r>
            <w:r>
              <w:rPr>
                <w:rStyle w:val="Rimandocommento1"/>
                <w:sz w:val="22"/>
                <w:szCs w:val="22"/>
              </w:rPr>
              <w:t>cluding</w:t>
            </w:r>
            <w:proofErr w:type="gramEnd"/>
            <w:r>
              <w:rPr>
                <w:rStyle w:val="Rimandocommento1"/>
                <w:sz w:val="22"/>
                <w:szCs w:val="22"/>
              </w:rPr>
              <w:t xml:space="preserve"> </w:t>
            </w:r>
            <w:r>
              <w:rPr>
                <w:rFonts w:ascii="Liberation Serif" w:eastAsia="DejaVu Sans" w:hAnsi="Liberation Serif" w:cs="DejaVu Sans"/>
                <w:szCs w:val="24"/>
                <w:lang w:eastAsia="zh-CN" w:bidi="hi-IN"/>
              </w:rPr>
              <w:t>Medical history from the previous visit documented with the current date</w:t>
            </w:r>
            <w:r>
              <w:rPr>
                <w:rStyle w:val="Rimandocommento1"/>
                <w:sz w:val="22"/>
                <w:szCs w:val="22"/>
              </w:rPr>
              <w:t xml:space="preserve">, </w:t>
            </w:r>
            <w:r>
              <w:rPr>
                <w:rStyle w:val="Rimandocommento1"/>
                <w:sz w:val="22"/>
                <w:szCs w:val="22"/>
              </w:rPr>
              <w:t xml:space="preserve">the information about consenting of the subjects </w:t>
            </w:r>
            <w:r>
              <w:rPr>
                <w:rFonts w:cs="Arial"/>
                <w:bCs/>
                <w:sz w:val="22"/>
                <w:szCs w:val="22"/>
              </w:rPr>
              <w:t>with the current date.</w:t>
            </w:r>
            <w:r w:rsidR="008F4A66">
              <w:rPr>
                <w:rFonts w:cs="Arial"/>
                <w:bCs/>
                <w:sz w:val="22"/>
                <w:szCs w:val="22"/>
              </w:rPr>
              <w:t xml:space="preserve"> </w:t>
            </w:r>
            <w:r w:rsidR="008F4A66" w:rsidRPr="00946660">
              <w:rPr>
                <w:rFonts w:cs="Arial"/>
                <w:b/>
                <w:bCs/>
                <w:sz w:val="22"/>
                <w:szCs w:val="22"/>
                <w:lang w:val="en-GB"/>
              </w:rPr>
              <w:t>CAPA #12</w:t>
            </w:r>
          </w:p>
        </w:tc>
      </w:tr>
      <w:tr w:rsidR="00F32304" w14:paraId="7CB71091" w14:textId="77777777">
        <w:trPr>
          <w:trHeight w:val="255"/>
          <w:jc w:val="center"/>
        </w:trPr>
        <w:tc>
          <w:tcPr>
            <w:tcW w:w="34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636D2BC2" w14:textId="77777777" w:rsidR="00F32304" w:rsidRDefault="00C2620F">
            <w:pPr>
              <w:widowControl w:val="0"/>
            </w:pPr>
            <w:r>
              <w:rPr>
                <w:bCs/>
                <w:sz w:val="22"/>
                <w:szCs w:val="22"/>
                <w:lang w:val="en-GB"/>
              </w:rPr>
              <w:t xml:space="preserve">Source data entries are consistent with SSDDL? (if “No”, </w:t>
            </w:r>
            <w:r>
              <w:rPr>
                <w:bCs/>
                <w:sz w:val="22"/>
                <w:szCs w:val="22"/>
                <w:lang w:val="en-GB"/>
              </w:rPr>
              <w:t>please provide a comment below)</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6E349EA5" w14:textId="77777777" w:rsidR="00F32304" w:rsidRDefault="00C2620F">
            <w:pPr>
              <w:widowControl w:val="0"/>
              <w:jc w:val="center"/>
            </w:pPr>
            <w:r>
              <w:rPr>
                <w:rFonts w:cs="Arial"/>
                <w:sz w:val="22"/>
                <w:szCs w:val="22"/>
                <w:lang w:val="en-GB"/>
              </w:rPr>
              <w:t>Yes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73B712BB" w14:textId="77777777" w:rsidR="00F32304" w:rsidRDefault="00C2620F">
            <w:pPr>
              <w:widowControl w:val="0"/>
              <w:jc w:val="center"/>
            </w:pPr>
            <w:r>
              <w:rPr>
                <w:rFonts w:cs="Arial"/>
                <w:sz w:val="22"/>
                <w:szCs w:val="22"/>
                <w:lang w:val="en-GB"/>
              </w:rPr>
              <w:t>No</w:t>
            </w:r>
          </w:p>
        </w:tc>
        <w:tc>
          <w:tcPr>
            <w:tcW w:w="2079" w:type="dxa"/>
            <w:tcBorders>
              <w:top w:val="single" w:sz="4" w:space="0" w:color="000000"/>
              <w:left w:val="single" w:sz="4" w:space="0" w:color="000000"/>
              <w:bottom w:val="single" w:sz="4" w:space="0" w:color="000000"/>
              <w:right w:val="single" w:sz="4" w:space="0" w:color="000000"/>
            </w:tcBorders>
            <w:shd w:val="clear" w:color="auto" w:fill="auto"/>
          </w:tcPr>
          <w:p w14:paraId="51567443" w14:textId="77777777" w:rsidR="00F32304" w:rsidRDefault="00C2620F">
            <w:pPr>
              <w:widowControl w:val="0"/>
              <w:jc w:val="center"/>
            </w:pPr>
            <w:r>
              <w:rPr>
                <w:rFonts w:cs="Arial"/>
                <w:sz w:val="22"/>
                <w:szCs w:val="22"/>
                <w:lang w:val="en-GB"/>
              </w:rPr>
              <w:t>NA</w:t>
            </w:r>
          </w:p>
        </w:tc>
      </w:tr>
      <w:tr w:rsidR="00F32304" w14:paraId="2D6A3585" w14:textId="77777777">
        <w:trPr>
          <w:trHeight w:val="255"/>
          <w:jc w:val="center"/>
        </w:trPr>
        <w:tc>
          <w:tcPr>
            <w:tcW w:w="3402" w:type="dxa"/>
            <w:vMerge/>
            <w:tcBorders>
              <w:top w:val="single" w:sz="4" w:space="0" w:color="000000"/>
              <w:left w:val="single" w:sz="4" w:space="0" w:color="000000"/>
              <w:bottom w:val="single" w:sz="4" w:space="0" w:color="000000"/>
              <w:right w:val="single" w:sz="4" w:space="0" w:color="000000"/>
            </w:tcBorders>
            <w:shd w:val="clear" w:color="auto" w:fill="auto"/>
          </w:tcPr>
          <w:p w14:paraId="16038FE7" w14:textId="77777777" w:rsidR="00F32304" w:rsidRDefault="00F32304">
            <w:pPr>
              <w:widowControl w:val="0"/>
              <w:snapToGrid w:val="0"/>
              <w:rPr>
                <w:rFonts w:cs="Arial"/>
                <w:sz w:val="22"/>
                <w:szCs w:val="22"/>
                <w:lang w:val="en-GB"/>
              </w:rPr>
            </w:pPr>
          </w:p>
        </w:tc>
        <w:tc>
          <w:tcPr>
            <w:tcW w:w="20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B442E6"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163" w:name="__Fieldmark__1477_2968883822"/>
            <w:bookmarkStart w:id="164" w:name="__Fieldmark__353_543564686"/>
            <w:bookmarkEnd w:id="163"/>
            <w:r>
              <w:fldChar w:fldCharType="end"/>
            </w:r>
            <w:bookmarkEnd w:id="164"/>
          </w:p>
        </w:tc>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772AF4"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65" w:name="__Fieldmark__1482_2968883822"/>
            <w:bookmarkStart w:id="166" w:name="__Fieldmark__354_543564686"/>
            <w:bookmarkEnd w:id="165"/>
            <w:r>
              <w:fldChar w:fldCharType="end"/>
            </w:r>
            <w:bookmarkEnd w:id="166"/>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B78B5C"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67" w:name="__Fieldmark__1487_2968883822"/>
            <w:bookmarkStart w:id="168" w:name="__Fieldmark__355_543564686"/>
            <w:bookmarkEnd w:id="167"/>
            <w:r>
              <w:fldChar w:fldCharType="end"/>
            </w:r>
            <w:bookmarkEnd w:id="168"/>
          </w:p>
        </w:tc>
      </w:tr>
      <w:tr w:rsidR="00F32304" w14:paraId="54D9C305" w14:textId="77777777">
        <w:trPr>
          <w:trHeight w:val="562"/>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2F2F2"/>
          </w:tcPr>
          <w:p w14:paraId="5E93F4C6" w14:textId="77777777" w:rsidR="00F32304" w:rsidRDefault="00C2620F">
            <w:pPr>
              <w:widowControl w:val="0"/>
            </w:pPr>
            <w:r>
              <w:rPr>
                <w:rFonts w:cs="Arial"/>
                <w:sz w:val="22"/>
                <w:szCs w:val="22"/>
                <w:lang w:val="en-GB"/>
              </w:rPr>
              <w:t>Comments</w:t>
            </w:r>
          </w:p>
        </w:tc>
        <w:tc>
          <w:tcPr>
            <w:tcW w:w="6240" w:type="dxa"/>
            <w:gridSpan w:val="3"/>
            <w:tcBorders>
              <w:top w:val="single" w:sz="4" w:space="0" w:color="000000"/>
              <w:left w:val="single" w:sz="4" w:space="0" w:color="000000"/>
              <w:bottom w:val="single" w:sz="4" w:space="0" w:color="000000"/>
              <w:right w:val="single" w:sz="4" w:space="0" w:color="000000"/>
            </w:tcBorders>
            <w:shd w:val="clear" w:color="auto" w:fill="FFFFFF"/>
          </w:tcPr>
          <w:p w14:paraId="6D223861" w14:textId="77777777" w:rsidR="00F32304" w:rsidRDefault="00F32304">
            <w:pPr>
              <w:widowControl w:val="0"/>
              <w:snapToGrid w:val="0"/>
              <w:spacing w:before="40"/>
              <w:rPr>
                <w:rFonts w:cs="Arial"/>
                <w:sz w:val="22"/>
                <w:szCs w:val="22"/>
                <w:lang w:val="en-GB"/>
              </w:rPr>
            </w:pPr>
          </w:p>
        </w:tc>
      </w:tr>
      <w:tr w:rsidR="00F32304" w14:paraId="0CE161FA" w14:textId="77777777">
        <w:trPr>
          <w:trHeight w:val="255"/>
          <w:jc w:val="center"/>
        </w:trPr>
        <w:tc>
          <w:tcPr>
            <w:tcW w:w="34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411B724E" w14:textId="77777777" w:rsidR="00F32304" w:rsidRDefault="00C2620F">
            <w:pPr>
              <w:widowControl w:val="0"/>
            </w:pPr>
            <w:r>
              <w:rPr>
                <w:bCs/>
                <w:sz w:val="22"/>
                <w:szCs w:val="22"/>
                <w:lang w:val="en-GB"/>
              </w:rPr>
              <w:t>Is each subject in compliance with the protocol and amendments (if applicable)?</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54FCEBDB" w14:textId="77777777" w:rsidR="00F32304" w:rsidRDefault="00C2620F">
            <w:pPr>
              <w:widowControl w:val="0"/>
              <w:jc w:val="center"/>
            </w:pPr>
            <w:r>
              <w:rPr>
                <w:rFonts w:cs="Arial"/>
                <w:sz w:val="22"/>
                <w:szCs w:val="22"/>
                <w:lang w:val="en-GB"/>
              </w:rPr>
              <w:t>Yes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05F12261" w14:textId="77777777" w:rsidR="00F32304" w:rsidRDefault="00C2620F">
            <w:pPr>
              <w:widowControl w:val="0"/>
              <w:jc w:val="center"/>
            </w:pPr>
            <w:r>
              <w:rPr>
                <w:rFonts w:cs="Arial"/>
                <w:sz w:val="22"/>
                <w:szCs w:val="22"/>
                <w:lang w:val="en-GB"/>
              </w:rPr>
              <w:t>No</w:t>
            </w:r>
          </w:p>
        </w:tc>
        <w:tc>
          <w:tcPr>
            <w:tcW w:w="2079" w:type="dxa"/>
            <w:tcBorders>
              <w:top w:val="single" w:sz="4" w:space="0" w:color="000000"/>
              <w:left w:val="single" w:sz="4" w:space="0" w:color="000000"/>
              <w:bottom w:val="single" w:sz="4" w:space="0" w:color="000000"/>
              <w:right w:val="single" w:sz="4" w:space="0" w:color="000000"/>
            </w:tcBorders>
            <w:shd w:val="clear" w:color="auto" w:fill="auto"/>
          </w:tcPr>
          <w:p w14:paraId="0EC09358" w14:textId="77777777" w:rsidR="00F32304" w:rsidRDefault="00C2620F">
            <w:pPr>
              <w:widowControl w:val="0"/>
              <w:jc w:val="center"/>
            </w:pPr>
            <w:r>
              <w:rPr>
                <w:rFonts w:cs="Arial"/>
                <w:sz w:val="22"/>
                <w:szCs w:val="22"/>
                <w:lang w:val="en-GB"/>
              </w:rPr>
              <w:t>NA</w:t>
            </w:r>
          </w:p>
        </w:tc>
      </w:tr>
      <w:tr w:rsidR="00F32304" w14:paraId="1583A92B" w14:textId="77777777">
        <w:trPr>
          <w:trHeight w:val="255"/>
          <w:jc w:val="center"/>
        </w:trPr>
        <w:tc>
          <w:tcPr>
            <w:tcW w:w="3402" w:type="dxa"/>
            <w:vMerge/>
            <w:tcBorders>
              <w:top w:val="single" w:sz="4" w:space="0" w:color="000000"/>
              <w:left w:val="single" w:sz="4" w:space="0" w:color="000000"/>
              <w:bottom w:val="single" w:sz="4" w:space="0" w:color="000000"/>
              <w:right w:val="single" w:sz="4" w:space="0" w:color="000000"/>
            </w:tcBorders>
            <w:shd w:val="clear" w:color="auto" w:fill="auto"/>
          </w:tcPr>
          <w:p w14:paraId="3D78607A" w14:textId="77777777" w:rsidR="00F32304" w:rsidRDefault="00F32304">
            <w:pPr>
              <w:widowControl w:val="0"/>
              <w:snapToGrid w:val="0"/>
              <w:rPr>
                <w:rFonts w:cs="Arial"/>
                <w:sz w:val="22"/>
                <w:szCs w:val="22"/>
                <w:lang w:val="en-GB"/>
              </w:rPr>
            </w:pPr>
          </w:p>
        </w:tc>
        <w:tc>
          <w:tcPr>
            <w:tcW w:w="208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E1A0C0D" w14:textId="77777777" w:rsidR="00F32304" w:rsidRDefault="00F32304">
            <w:pPr>
              <w:widowControl w:val="0"/>
              <w:snapToGrid w:val="0"/>
              <w:jc w:val="center"/>
              <w:rPr>
                <w:rFonts w:cs="Arial"/>
                <w:sz w:val="22"/>
                <w:szCs w:val="22"/>
                <w:lang w:val="en-GB"/>
              </w:rPr>
            </w:pPr>
          </w:p>
        </w:tc>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4D1F7F"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169" w:name="__Fieldmark__1497_2968883822"/>
            <w:bookmarkStart w:id="170" w:name="__Fieldmark__356_543564686"/>
            <w:bookmarkEnd w:id="169"/>
            <w:r>
              <w:fldChar w:fldCharType="end"/>
            </w:r>
            <w:bookmarkEnd w:id="170"/>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BE1DA3"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71" w:name="__Fieldmark__1502_2968883822"/>
            <w:bookmarkStart w:id="172" w:name="__Fieldmark__357_543564686"/>
            <w:bookmarkEnd w:id="171"/>
            <w:r>
              <w:fldChar w:fldCharType="end"/>
            </w:r>
            <w:bookmarkEnd w:id="172"/>
          </w:p>
        </w:tc>
      </w:tr>
      <w:tr w:rsidR="00F32304" w14:paraId="6771E956" w14:textId="77777777">
        <w:trPr>
          <w:trHeight w:val="543"/>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auto"/>
          </w:tcPr>
          <w:p w14:paraId="76FD9DE0" w14:textId="77777777" w:rsidR="00F32304" w:rsidRDefault="00C2620F">
            <w:pPr>
              <w:widowControl w:val="0"/>
            </w:pPr>
            <w:r>
              <w:rPr>
                <w:rFonts w:cs="Arial"/>
                <w:sz w:val="22"/>
                <w:szCs w:val="22"/>
                <w:lang w:val="en-GB"/>
              </w:rPr>
              <w:t>Comments</w:t>
            </w:r>
          </w:p>
        </w:tc>
        <w:tc>
          <w:tcPr>
            <w:tcW w:w="6240" w:type="dxa"/>
            <w:gridSpan w:val="3"/>
            <w:tcBorders>
              <w:top w:val="single" w:sz="4" w:space="0" w:color="000000"/>
              <w:left w:val="single" w:sz="4" w:space="0" w:color="000000"/>
              <w:bottom w:val="single" w:sz="4" w:space="0" w:color="000000"/>
              <w:right w:val="single" w:sz="4" w:space="0" w:color="000000"/>
            </w:tcBorders>
            <w:shd w:val="clear" w:color="auto" w:fill="F2F2F2"/>
          </w:tcPr>
          <w:p w14:paraId="7A9E909C" w14:textId="77777777" w:rsidR="00F32304" w:rsidRPr="008F4A66" w:rsidRDefault="00C2620F">
            <w:pPr>
              <w:widowControl w:val="0"/>
              <w:jc w:val="center"/>
              <w:rPr>
                <w:b/>
                <w:bCs/>
              </w:rPr>
            </w:pPr>
            <w:r w:rsidRPr="008F4A66">
              <w:rPr>
                <w:rFonts w:cs="Arial"/>
                <w:b/>
                <w:bCs/>
                <w:sz w:val="22"/>
                <w:szCs w:val="22"/>
                <w:lang w:val="en-GB"/>
              </w:rPr>
              <w:t>See CAPA #3 and #12</w:t>
            </w:r>
          </w:p>
          <w:p w14:paraId="301EA2CA" w14:textId="27F0F0E3" w:rsidR="00F32304" w:rsidRDefault="00C2620F">
            <w:pPr>
              <w:widowControl w:val="0"/>
              <w:jc w:val="center"/>
              <w:rPr>
                <w:rFonts w:cs="Arial"/>
                <w:sz w:val="22"/>
                <w:szCs w:val="22"/>
                <w:lang w:val="en-GB"/>
              </w:rPr>
            </w:pPr>
            <w:r>
              <w:rPr>
                <w:rFonts w:cs="Arial"/>
                <w:sz w:val="22"/>
                <w:szCs w:val="22"/>
                <w:lang w:val="en-GB"/>
              </w:rPr>
              <w:t xml:space="preserve">The out of window visits of </w:t>
            </w:r>
            <w:proofErr w:type="gramStart"/>
            <w:r>
              <w:rPr>
                <w:rFonts w:cs="Arial"/>
                <w:sz w:val="22"/>
                <w:szCs w:val="22"/>
                <w:lang w:val="en-GB"/>
              </w:rPr>
              <w:t>subject  101</w:t>
            </w:r>
            <w:proofErr w:type="gramEnd"/>
            <w:r>
              <w:rPr>
                <w:rFonts w:cs="Arial"/>
                <w:sz w:val="22"/>
                <w:szCs w:val="22"/>
                <w:lang w:val="en-GB"/>
              </w:rPr>
              <w:t xml:space="preserve">/7 FU 6 Months was noted. The site was reminded to </w:t>
            </w:r>
            <w:r>
              <w:rPr>
                <w:rFonts w:cs="Arial"/>
                <w:sz w:val="22"/>
                <w:szCs w:val="22"/>
                <w:lang w:val="en-GB"/>
              </w:rPr>
              <w:t>perform the visit within the</w:t>
            </w:r>
            <w:r>
              <w:rPr>
                <w:rFonts w:cs="Arial"/>
                <w:sz w:val="22"/>
                <w:szCs w:val="22"/>
                <w:lang w:val="en-GB"/>
              </w:rPr>
              <w:t xml:space="preserve"> protocol defined timeframe.</w:t>
            </w:r>
            <w:r w:rsidR="008F4A66">
              <w:rPr>
                <w:rFonts w:cs="Arial"/>
                <w:sz w:val="22"/>
                <w:szCs w:val="22"/>
                <w:lang w:val="en-GB"/>
              </w:rPr>
              <w:t xml:space="preserve"> </w:t>
            </w:r>
            <w:r w:rsidR="008F4A66" w:rsidRPr="008F4A66">
              <w:rPr>
                <w:rFonts w:cs="Arial"/>
                <w:b/>
                <w:bCs/>
                <w:sz w:val="22"/>
                <w:szCs w:val="22"/>
                <w:lang w:val="en-GB"/>
              </w:rPr>
              <w:t xml:space="preserve">See CAPA </w:t>
            </w:r>
            <w:r w:rsidR="008F4A66">
              <w:rPr>
                <w:rFonts w:cs="Arial"/>
                <w:b/>
                <w:bCs/>
                <w:sz w:val="22"/>
                <w:szCs w:val="22"/>
                <w:lang w:val="en-GB"/>
              </w:rPr>
              <w:t>#</w:t>
            </w:r>
            <w:r w:rsidR="008F4A66" w:rsidRPr="008F4A66">
              <w:rPr>
                <w:rFonts w:cs="Arial"/>
                <w:b/>
                <w:bCs/>
                <w:sz w:val="22"/>
                <w:szCs w:val="22"/>
                <w:lang w:val="en-GB"/>
              </w:rPr>
              <w:t>1</w:t>
            </w:r>
            <w:r w:rsidR="008F4A66">
              <w:rPr>
                <w:rFonts w:cs="Arial"/>
                <w:b/>
                <w:bCs/>
                <w:sz w:val="22"/>
                <w:szCs w:val="22"/>
                <w:lang w:val="en-GB"/>
              </w:rPr>
              <w:t>4</w:t>
            </w:r>
          </w:p>
          <w:p w14:paraId="0BD133C0" w14:textId="605959A2" w:rsidR="00F32304" w:rsidRDefault="00C2620F">
            <w:pPr>
              <w:widowControl w:val="0"/>
              <w:jc w:val="center"/>
            </w:pPr>
            <w:r>
              <w:rPr>
                <w:rFonts w:cs="Arial"/>
                <w:sz w:val="22"/>
                <w:szCs w:val="22"/>
                <w:lang w:val="en-GB"/>
              </w:rPr>
              <w:t xml:space="preserve">The subject 101-5 (#101/6) </w:t>
            </w:r>
            <w:r>
              <w:rPr>
                <w:rFonts w:cs="Arial"/>
                <w:sz w:val="22"/>
                <w:szCs w:val="22"/>
                <w:lang w:val="en-GB"/>
              </w:rPr>
              <w:t>missed the FU2 Months FU visit, the site was not able to reach subject so far to schedule the visit.</w:t>
            </w:r>
          </w:p>
          <w:p w14:paraId="73BAFC67" w14:textId="77777777" w:rsidR="00F32304" w:rsidRDefault="00F32304">
            <w:pPr>
              <w:widowControl w:val="0"/>
              <w:jc w:val="center"/>
              <w:rPr>
                <w:rFonts w:cs="Arial"/>
                <w:sz w:val="22"/>
                <w:szCs w:val="22"/>
                <w:lang w:val="en-GB"/>
              </w:rPr>
            </w:pPr>
          </w:p>
        </w:tc>
      </w:tr>
      <w:tr w:rsidR="00F32304" w14:paraId="40E89D46" w14:textId="77777777">
        <w:trPr>
          <w:trHeight w:val="255"/>
          <w:jc w:val="center"/>
        </w:trPr>
        <w:tc>
          <w:tcPr>
            <w:tcW w:w="34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18117411" w14:textId="77777777" w:rsidR="00F32304" w:rsidRDefault="00C2620F">
            <w:pPr>
              <w:widowControl w:val="0"/>
            </w:pPr>
            <w:r>
              <w:rPr>
                <w:sz w:val="22"/>
                <w:szCs w:val="22"/>
                <w:lang w:val="en-GB"/>
              </w:rPr>
              <w:t xml:space="preserve">Are the CRFs properly completed, in compliance with CRF </w:t>
            </w:r>
            <w:r>
              <w:rPr>
                <w:sz w:val="22"/>
                <w:szCs w:val="22"/>
                <w:lang w:val="en-GB"/>
              </w:rPr>
              <w:t xml:space="preserve">guidelines and are they </w:t>
            </w:r>
            <w:proofErr w:type="gramStart"/>
            <w:r>
              <w:rPr>
                <w:sz w:val="22"/>
                <w:szCs w:val="22"/>
                <w:lang w:val="en-GB"/>
              </w:rPr>
              <w:t>up-to-date</w:t>
            </w:r>
            <w:proofErr w:type="gramEnd"/>
            <w:r>
              <w:rPr>
                <w:sz w:val="22"/>
                <w:szCs w:val="22"/>
                <w:lang w:val="en-GB"/>
              </w:rPr>
              <w:t>?</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709E7243" w14:textId="77777777" w:rsidR="00F32304" w:rsidRDefault="00C2620F">
            <w:pPr>
              <w:widowControl w:val="0"/>
              <w:jc w:val="center"/>
            </w:pPr>
            <w:r>
              <w:rPr>
                <w:rFonts w:cs="Arial"/>
                <w:sz w:val="22"/>
                <w:szCs w:val="22"/>
                <w:lang w:val="en-GB"/>
              </w:rPr>
              <w:t>Yes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09925620" w14:textId="77777777" w:rsidR="00F32304" w:rsidRDefault="00C2620F">
            <w:pPr>
              <w:widowControl w:val="0"/>
              <w:jc w:val="center"/>
            </w:pPr>
            <w:r>
              <w:rPr>
                <w:rFonts w:cs="Arial"/>
                <w:sz w:val="22"/>
                <w:szCs w:val="22"/>
                <w:lang w:val="en-GB"/>
              </w:rPr>
              <w:t>No</w:t>
            </w:r>
          </w:p>
        </w:tc>
        <w:tc>
          <w:tcPr>
            <w:tcW w:w="2079" w:type="dxa"/>
            <w:tcBorders>
              <w:top w:val="single" w:sz="4" w:space="0" w:color="000000"/>
              <w:left w:val="single" w:sz="4" w:space="0" w:color="000000"/>
              <w:bottom w:val="single" w:sz="4" w:space="0" w:color="000000"/>
              <w:right w:val="single" w:sz="4" w:space="0" w:color="000000"/>
            </w:tcBorders>
            <w:shd w:val="clear" w:color="auto" w:fill="auto"/>
          </w:tcPr>
          <w:p w14:paraId="4DFEBEC0" w14:textId="77777777" w:rsidR="00F32304" w:rsidRDefault="00C2620F">
            <w:pPr>
              <w:widowControl w:val="0"/>
              <w:jc w:val="center"/>
            </w:pPr>
            <w:r>
              <w:rPr>
                <w:rFonts w:cs="Arial"/>
                <w:sz w:val="22"/>
                <w:szCs w:val="22"/>
                <w:lang w:val="en-GB"/>
              </w:rPr>
              <w:t>NA</w:t>
            </w:r>
          </w:p>
        </w:tc>
      </w:tr>
      <w:tr w:rsidR="00F32304" w14:paraId="4DA3232F" w14:textId="77777777">
        <w:trPr>
          <w:trHeight w:val="255"/>
          <w:jc w:val="center"/>
        </w:trPr>
        <w:tc>
          <w:tcPr>
            <w:tcW w:w="3402" w:type="dxa"/>
            <w:vMerge/>
            <w:tcBorders>
              <w:top w:val="single" w:sz="4" w:space="0" w:color="000000"/>
              <w:left w:val="single" w:sz="4" w:space="0" w:color="000000"/>
              <w:bottom w:val="single" w:sz="4" w:space="0" w:color="000000"/>
              <w:right w:val="single" w:sz="4" w:space="0" w:color="000000"/>
            </w:tcBorders>
            <w:shd w:val="clear" w:color="auto" w:fill="auto"/>
          </w:tcPr>
          <w:p w14:paraId="36E651E2" w14:textId="77777777" w:rsidR="00F32304" w:rsidRDefault="00F32304">
            <w:pPr>
              <w:widowControl w:val="0"/>
              <w:snapToGrid w:val="0"/>
              <w:rPr>
                <w:rFonts w:cs="Arial"/>
                <w:sz w:val="22"/>
                <w:szCs w:val="22"/>
                <w:lang w:val="en-GB"/>
              </w:rPr>
            </w:pPr>
          </w:p>
        </w:tc>
        <w:tc>
          <w:tcPr>
            <w:tcW w:w="20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E02192"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73" w:name="__Fieldmark__1525_2968883822"/>
            <w:bookmarkStart w:id="174" w:name="__Fieldmark__358_543564686"/>
            <w:bookmarkEnd w:id="173"/>
            <w:r>
              <w:fldChar w:fldCharType="end"/>
            </w:r>
            <w:bookmarkEnd w:id="174"/>
          </w:p>
        </w:tc>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74A90A"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175" w:name="__Fieldmark__1530_2968883822"/>
            <w:bookmarkStart w:id="176" w:name="__Fieldmark__359_543564686"/>
            <w:bookmarkEnd w:id="175"/>
            <w:r>
              <w:fldChar w:fldCharType="end"/>
            </w:r>
            <w:bookmarkEnd w:id="176"/>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85DE03"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77" w:name="__Fieldmark__1535_2968883822"/>
            <w:bookmarkStart w:id="178" w:name="__Fieldmark__360_543564686"/>
            <w:bookmarkEnd w:id="177"/>
            <w:r>
              <w:fldChar w:fldCharType="end"/>
            </w:r>
            <w:bookmarkEnd w:id="178"/>
          </w:p>
        </w:tc>
      </w:tr>
      <w:tr w:rsidR="00F32304" w14:paraId="449016B9" w14:textId="77777777">
        <w:trPr>
          <w:trHeight w:val="562"/>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2F2F2"/>
          </w:tcPr>
          <w:p w14:paraId="068992ED" w14:textId="77777777" w:rsidR="00F32304" w:rsidRDefault="00C2620F">
            <w:pPr>
              <w:widowControl w:val="0"/>
            </w:pPr>
            <w:r>
              <w:rPr>
                <w:rFonts w:cs="Arial"/>
                <w:sz w:val="22"/>
                <w:szCs w:val="22"/>
                <w:lang w:val="en-GB"/>
              </w:rPr>
              <w:t>Comments</w:t>
            </w:r>
          </w:p>
        </w:tc>
        <w:tc>
          <w:tcPr>
            <w:tcW w:w="6240" w:type="dxa"/>
            <w:gridSpan w:val="3"/>
            <w:tcBorders>
              <w:top w:val="single" w:sz="4" w:space="0" w:color="000000"/>
              <w:left w:val="single" w:sz="4" w:space="0" w:color="000000"/>
              <w:bottom w:val="single" w:sz="4" w:space="0" w:color="000000"/>
              <w:right w:val="single" w:sz="4" w:space="0" w:color="000000"/>
            </w:tcBorders>
            <w:shd w:val="clear" w:color="auto" w:fill="FFFFFF"/>
          </w:tcPr>
          <w:p w14:paraId="66D64132" w14:textId="77777777" w:rsidR="00F32304" w:rsidRDefault="00C2620F">
            <w:pPr>
              <w:widowControl w:val="0"/>
              <w:spacing w:before="40"/>
            </w:pPr>
            <w:r>
              <w:rPr>
                <w:rFonts w:cs="Arial"/>
                <w:sz w:val="22"/>
                <w:szCs w:val="22"/>
                <w:lang w:val="en-GB"/>
              </w:rPr>
              <w:t>Most of queries were resolved during the MV, the remaining queries will be resolved after the MV.</w:t>
            </w:r>
            <w:r>
              <w:rPr>
                <w:rFonts w:cs="Arial"/>
                <w:sz w:val="22"/>
                <w:szCs w:val="22"/>
                <w:lang w:val="en-GB"/>
              </w:rPr>
              <w:t xml:space="preserve"> </w:t>
            </w:r>
            <w:r w:rsidRPr="008F4A66">
              <w:rPr>
                <w:rFonts w:cs="Arial"/>
                <w:b/>
                <w:bCs/>
                <w:sz w:val="22"/>
                <w:szCs w:val="22"/>
                <w:lang w:val="en-GB"/>
              </w:rPr>
              <w:t>See CAPA #10</w:t>
            </w:r>
          </w:p>
        </w:tc>
      </w:tr>
      <w:tr w:rsidR="00F32304" w14:paraId="19FE1EE8" w14:textId="77777777">
        <w:trPr>
          <w:trHeight w:val="255"/>
          <w:jc w:val="center"/>
        </w:trPr>
        <w:tc>
          <w:tcPr>
            <w:tcW w:w="34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66C47ED6" w14:textId="77777777" w:rsidR="00F32304" w:rsidRDefault="00C2620F">
            <w:pPr>
              <w:widowControl w:val="0"/>
            </w:pPr>
            <w:r>
              <w:rPr>
                <w:sz w:val="22"/>
                <w:szCs w:val="22"/>
                <w:lang w:val="en-GB"/>
              </w:rPr>
              <w:t xml:space="preserve">Have </w:t>
            </w:r>
            <w:r>
              <w:rPr>
                <w:bCs/>
                <w:sz w:val="22"/>
                <w:szCs w:val="22"/>
                <w:lang w:val="en-GB"/>
              </w:rPr>
              <w:t xml:space="preserve">CRF corrections been made </w:t>
            </w:r>
            <w:r>
              <w:rPr>
                <w:bCs/>
                <w:sz w:val="22"/>
                <w:szCs w:val="22"/>
                <w:lang w:val="en-GB"/>
              </w:rPr>
              <w:lastRenderedPageBreak/>
              <w:t xml:space="preserve">in the proper manner by authorised </w:t>
            </w:r>
            <w:r>
              <w:rPr>
                <w:bCs/>
                <w:sz w:val="22"/>
                <w:szCs w:val="22"/>
                <w:lang w:val="en-GB"/>
              </w:rPr>
              <w:t>personnel?</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1B42CA76" w14:textId="77777777" w:rsidR="00F32304" w:rsidRDefault="00C2620F">
            <w:pPr>
              <w:widowControl w:val="0"/>
              <w:jc w:val="center"/>
            </w:pPr>
            <w:r>
              <w:rPr>
                <w:rFonts w:cs="Arial"/>
                <w:sz w:val="22"/>
                <w:szCs w:val="22"/>
                <w:lang w:val="en-GB"/>
              </w:rPr>
              <w:lastRenderedPageBreak/>
              <w:t>Yes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6C5DC7DD" w14:textId="77777777" w:rsidR="00F32304" w:rsidRDefault="00C2620F">
            <w:pPr>
              <w:widowControl w:val="0"/>
              <w:jc w:val="center"/>
            </w:pPr>
            <w:r>
              <w:rPr>
                <w:rFonts w:cs="Arial"/>
                <w:sz w:val="22"/>
                <w:szCs w:val="22"/>
                <w:lang w:val="en-GB"/>
              </w:rPr>
              <w:t>No</w:t>
            </w:r>
          </w:p>
        </w:tc>
        <w:tc>
          <w:tcPr>
            <w:tcW w:w="2079" w:type="dxa"/>
            <w:tcBorders>
              <w:top w:val="single" w:sz="4" w:space="0" w:color="000000"/>
              <w:left w:val="single" w:sz="4" w:space="0" w:color="000000"/>
              <w:bottom w:val="single" w:sz="4" w:space="0" w:color="000000"/>
              <w:right w:val="single" w:sz="4" w:space="0" w:color="000000"/>
            </w:tcBorders>
            <w:shd w:val="clear" w:color="auto" w:fill="auto"/>
          </w:tcPr>
          <w:p w14:paraId="64C94F8F" w14:textId="77777777" w:rsidR="00F32304" w:rsidRDefault="00C2620F">
            <w:pPr>
              <w:widowControl w:val="0"/>
              <w:jc w:val="center"/>
            </w:pPr>
            <w:r>
              <w:rPr>
                <w:rFonts w:cs="Arial"/>
                <w:sz w:val="22"/>
                <w:szCs w:val="22"/>
                <w:lang w:val="en-GB"/>
              </w:rPr>
              <w:t>NA</w:t>
            </w:r>
          </w:p>
        </w:tc>
      </w:tr>
      <w:tr w:rsidR="00F32304" w14:paraId="018532AA" w14:textId="77777777">
        <w:trPr>
          <w:trHeight w:val="255"/>
          <w:jc w:val="center"/>
        </w:trPr>
        <w:tc>
          <w:tcPr>
            <w:tcW w:w="3402" w:type="dxa"/>
            <w:vMerge/>
            <w:tcBorders>
              <w:top w:val="single" w:sz="4" w:space="0" w:color="000000"/>
              <w:left w:val="single" w:sz="4" w:space="0" w:color="000000"/>
              <w:bottom w:val="single" w:sz="4" w:space="0" w:color="000000"/>
              <w:right w:val="single" w:sz="4" w:space="0" w:color="000000"/>
            </w:tcBorders>
            <w:shd w:val="clear" w:color="auto" w:fill="auto"/>
          </w:tcPr>
          <w:p w14:paraId="44F46AB8" w14:textId="77777777" w:rsidR="00F32304" w:rsidRDefault="00F32304">
            <w:pPr>
              <w:widowControl w:val="0"/>
              <w:snapToGrid w:val="0"/>
              <w:rPr>
                <w:rFonts w:cs="Arial"/>
                <w:sz w:val="22"/>
                <w:szCs w:val="22"/>
                <w:lang w:val="en-GB"/>
              </w:rPr>
            </w:pPr>
          </w:p>
        </w:tc>
        <w:tc>
          <w:tcPr>
            <w:tcW w:w="20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AEF6C6"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179" w:name="__Fieldmark__1548_2968883822"/>
            <w:bookmarkStart w:id="180" w:name="__Fieldmark__361_543564686"/>
            <w:bookmarkEnd w:id="179"/>
            <w:r>
              <w:fldChar w:fldCharType="end"/>
            </w:r>
            <w:bookmarkEnd w:id="180"/>
          </w:p>
        </w:tc>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3DF348"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81" w:name="__Fieldmark__1553_2968883822"/>
            <w:bookmarkStart w:id="182" w:name="__Fieldmark__362_543564686"/>
            <w:bookmarkEnd w:id="181"/>
            <w:r>
              <w:fldChar w:fldCharType="end"/>
            </w:r>
            <w:bookmarkEnd w:id="182"/>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AAD39E"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83" w:name="__Fieldmark__1558_2968883822"/>
            <w:bookmarkStart w:id="184" w:name="__Fieldmark__363_543564686"/>
            <w:bookmarkEnd w:id="183"/>
            <w:r>
              <w:fldChar w:fldCharType="end"/>
            </w:r>
            <w:bookmarkEnd w:id="184"/>
          </w:p>
        </w:tc>
      </w:tr>
      <w:tr w:rsidR="00F32304" w14:paraId="24C4524C" w14:textId="77777777">
        <w:trPr>
          <w:trHeight w:val="562"/>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2F2F2"/>
          </w:tcPr>
          <w:p w14:paraId="6DF54433" w14:textId="77777777" w:rsidR="00F32304" w:rsidRDefault="00C2620F">
            <w:pPr>
              <w:widowControl w:val="0"/>
            </w:pPr>
            <w:r>
              <w:rPr>
                <w:rFonts w:cs="Arial"/>
                <w:sz w:val="22"/>
                <w:szCs w:val="22"/>
                <w:lang w:val="en-GB"/>
              </w:rPr>
              <w:t>Comments</w:t>
            </w:r>
          </w:p>
        </w:tc>
        <w:tc>
          <w:tcPr>
            <w:tcW w:w="6240" w:type="dxa"/>
            <w:gridSpan w:val="3"/>
            <w:tcBorders>
              <w:top w:val="single" w:sz="4" w:space="0" w:color="000000"/>
              <w:left w:val="single" w:sz="4" w:space="0" w:color="000000"/>
              <w:bottom w:val="single" w:sz="4" w:space="0" w:color="000000"/>
              <w:right w:val="single" w:sz="4" w:space="0" w:color="000000"/>
            </w:tcBorders>
            <w:shd w:val="clear" w:color="auto" w:fill="FFFFFF"/>
          </w:tcPr>
          <w:p w14:paraId="75464B51" w14:textId="77777777" w:rsidR="00F32304" w:rsidRDefault="00F32304">
            <w:pPr>
              <w:widowControl w:val="0"/>
              <w:snapToGrid w:val="0"/>
              <w:spacing w:before="40"/>
              <w:rPr>
                <w:rFonts w:cs="Arial"/>
                <w:sz w:val="22"/>
                <w:szCs w:val="22"/>
                <w:lang w:val="en-GB"/>
              </w:rPr>
            </w:pPr>
          </w:p>
        </w:tc>
      </w:tr>
      <w:tr w:rsidR="00F32304" w14:paraId="69935DF8" w14:textId="77777777">
        <w:trPr>
          <w:trHeight w:val="255"/>
          <w:jc w:val="center"/>
        </w:trPr>
        <w:tc>
          <w:tcPr>
            <w:tcW w:w="34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1A95E86E" w14:textId="77777777" w:rsidR="00F32304" w:rsidRDefault="00C2620F">
            <w:pPr>
              <w:widowControl w:val="0"/>
            </w:pPr>
            <w:r>
              <w:rPr>
                <w:sz w:val="22"/>
                <w:szCs w:val="22"/>
                <w:lang w:val="en-GB"/>
              </w:rPr>
              <w:t xml:space="preserve">Has SDV been performed as agreed (and </w:t>
            </w:r>
            <w:r>
              <w:rPr>
                <w:sz w:val="22"/>
                <w:szCs w:val="22"/>
                <w:lang w:val="en-GB"/>
              </w:rPr>
              <w:t>documented)?</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04028DFE" w14:textId="77777777" w:rsidR="00F32304" w:rsidRDefault="00C2620F">
            <w:pPr>
              <w:widowControl w:val="0"/>
              <w:jc w:val="center"/>
            </w:pPr>
            <w:r>
              <w:rPr>
                <w:rFonts w:cs="Arial"/>
                <w:sz w:val="22"/>
                <w:szCs w:val="22"/>
                <w:lang w:val="en-GB"/>
              </w:rPr>
              <w:t>Yes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710E0E6E" w14:textId="77777777" w:rsidR="00F32304" w:rsidRDefault="00C2620F">
            <w:pPr>
              <w:widowControl w:val="0"/>
              <w:jc w:val="center"/>
            </w:pPr>
            <w:r>
              <w:rPr>
                <w:rFonts w:cs="Arial"/>
                <w:sz w:val="22"/>
                <w:szCs w:val="22"/>
                <w:lang w:val="en-GB"/>
              </w:rPr>
              <w:t>No</w:t>
            </w:r>
          </w:p>
        </w:tc>
        <w:tc>
          <w:tcPr>
            <w:tcW w:w="2079" w:type="dxa"/>
            <w:tcBorders>
              <w:top w:val="single" w:sz="4" w:space="0" w:color="000000"/>
              <w:left w:val="single" w:sz="4" w:space="0" w:color="000000"/>
              <w:bottom w:val="single" w:sz="4" w:space="0" w:color="000000"/>
              <w:right w:val="single" w:sz="4" w:space="0" w:color="000000"/>
            </w:tcBorders>
            <w:shd w:val="clear" w:color="auto" w:fill="auto"/>
          </w:tcPr>
          <w:p w14:paraId="434C84E7" w14:textId="77777777" w:rsidR="00F32304" w:rsidRDefault="00C2620F">
            <w:pPr>
              <w:widowControl w:val="0"/>
              <w:jc w:val="center"/>
            </w:pPr>
            <w:r>
              <w:rPr>
                <w:rFonts w:cs="Arial"/>
                <w:sz w:val="22"/>
                <w:szCs w:val="22"/>
                <w:lang w:val="en-GB"/>
              </w:rPr>
              <w:t>NA</w:t>
            </w:r>
          </w:p>
        </w:tc>
      </w:tr>
      <w:tr w:rsidR="00F32304" w14:paraId="545518D2" w14:textId="77777777">
        <w:trPr>
          <w:trHeight w:val="255"/>
          <w:jc w:val="center"/>
        </w:trPr>
        <w:tc>
          <w:tcPr>
            <w:tcW w:w="3402" w:type="dxa"/>
            <w:vMerge/>
            <w:tcBorders>
              <w:top w:val="single" w:sz="4" w:space="0" w:color="000000"/>
              <w:left w:val="single" w:sz="4" w:space="0" w:color="000000"/>
              <w:bottom w:val="single" w:sz="4" w:space="0" w:color="000000"/>
              <w:right w:val="single" w:sz="4" w:space="0" w:color="000000"/>
            </w:tcBorders>
            <w:shd w:val="clear" w:color="auto" w:fill="auto"/>
          </w:tcPr>
          <w:p w14:paraId="5588DAF2" w14:textId="77777777" w:rsidR="00F32304" w:rsidRDefault="00F32304">
            <w:pPr>
              <w:widowControl w:val="0"/>
              <w:snapToGrid w:val="0"/>
              <w:rPr>
                <w:rFonts w:cs="Arial"/>
                <w:sz w:val="22"/>
                <w:szCs w:val="22"/>
                <w:lang w:val="en-GB"/>
              </w:rPr>
            </w:pPr>
          </w:p>
        </w:tc>
        <w:tc>
          <w:tcPr>
            <w:tcW w:w="20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44464F"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85" w:name="__Fieldmark__1568_2968883822"/>
            <w:bookmarkStart w:id="186" w:name="__Fieldmark__364_543564686"/>
            <w:bookmarkEnd w:id="185"/>
            <w:r>
              <w:fldChar w:fldCharType="end"/>
            </w:r>
            <w:bookmarkEnd w:id="186"/>
          </w:p>
        </w:tc>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4A4115"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187" w:name="__Fieldmark__1573_2968883822"/>
            <w:bookmarkStart w:id="188" w:name="__Fieldmark__365_543564686"/>
            <w:bookmarkEnd w:id="187"/>
            <w:r>
              <w:fldChar w:fldCharType="end"/>
            </w:r>
            <w:bookmarkEnd w:id="188"/>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AF8A2F"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89" w:name="__Fieldmark__1578_2968883822"/>
            <w:bookmarkStart w:id="190" w:name="__Fieldmark__366_543564686"/>
            <w:bookmarkEnd w:id="189"/>
            <w:r>
              <w:fldChar w:fldCharType="end"/>
            </w:r>
            <w:bookmarkEnd w:id="190"/>
          </w:p>
        </w:tc>
      </w:tr>
      <w:tr w:rsidR="00F32304" w14:paraId="6BB02E81" w14:textId="77777777">
        <w:trPr>
          <w:trHeight w:val="562"/>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2F2F2"/>
          </w:tcPr>
          <w:p w14:paraId="5FA611C5" w14:textId="77777777" w:rsidR="00F32304" w:rsidRDefault="00C2620F">
            <w:pPr>
              <w:widowControl w:val="0"/>
            </w:pPr>
            <w:r>
              <w:rPr>
                <w:rFonts w:cs="Arial"/>
                <w:sz w:val="22"/>
                <w:szCs w:val="22"/>
                <w:lang w:val="en-GB"/>
              </w:rPr>
              <w:t>Comments</w:t>
            </w:r>
          </w:p>
        </w:tc>
        <w:tc>
          <w:tcPr>
            <w:tcW w:w="6240" w:type="dxa"/>
            <w:gridSpan w:val="3"/>
            <w:tcBorders>
              <w:top w:val="single" w:sz="4" w:space="0" w:color="000000"/>
              <w:left w:val="single" w:sz="4" w:space="0" w:color="000000"/>
              <w:bottom w:val="single" w:sz="4" w:space="0" w:color="000000"/>
              <w:right w:val="single" w:sz="4" w:space="0" w:color="000000"/>
            </w:tcBorders>
            <w:shd w:val="clear" w:color="auto" w:fill="FFFFFF"/>
          </w:tcPr>
          <w:p w14:paraId="01049879" w14:textId="02D4BB37" w:rsidR="00F32304" w:rsidRDefault="00C2620F">
            <w:pPr>
              <w:widowControl w:val="0"/>
              <w:spacing w:before="40"/>
              <w:rPr>
                <w:rFonts w:cs="Arial"/>
                <w:sz w:val="22"/>
                <w:szCs w:val="22"/>
                <w:lang w:val="en-GB"/>
              </w:rPr>
            </w:pPr>
            <w:r>
              <w:rPr>
                <w:rFonts w:cs="Arial"/>
                <w:sz w:val="22"/>
                <w:szCs w:val="22"/>
                <w:lang w:val="en-GB"/>
              </w:rPr>
              <w:t xml:space="preserve">Due to missing SD with data covering large </w:t>
            </w:r>
            <w:r>
              <w:rPr>
                <w:rFonts w:cs="Arial"/>
                <w:sz w:val="22"/>
                <w:szCs w:val="22"/>
                <w:lang w:val="en-GB"/>
              </w:rPr>
              <w:t>amount of study specific data only partial SDV was performed. During the MV the site staff was inst</w:t>
            </w:r>
            <w:r>
              <w:rPr>
                <w:rFonts w:cs="Arial"/>
                <w:sz w:val="22"/>
                <w:szCs w:val="22"/>
                <w:lang w:val="en-GB"/>
              </w:rPr>
              <w:t>r</w:t>
            </w:r>
            <w:r>
              <w:rPr>
                <w:rFonts w:cs="Arial"/>
                <w:sz w:val="22"/>
                <w:szCs w:val="22"/>
                <w:lang w:val="en-GB"/>
              </w:rPr>
              <w:t>ucted to document all data completed into the CRF. The supplementary notes were created with the current date to document missing information</w:t>
            </w:r>
            <w:r>
              <w:rPr>
                <w:rFonts w:cs="Arial"/>
                <w:sz w:val="22"/>
                <w:szCs w:val="22"/>
                <w:lang w:val="en-GB"/>
              </w:rPr>
              <w:t>. The sit</w:t>
            </w:r>
            <w:r>
              <w:rPr>
                <w:rFonts w:cs="Arial"/>
                <w:sz w:val="22"/>
                <w:szCs w:val="22"/>
                <w:lang w:val="en-GB"/>
              </w:rPr>
              <w:t>e staff was asked to complete the remining supplementary notes for the rest of the subjects.</w:t>
            </w:r>
            <w:r>
              <w:rPr>
                <w:rFonts w:cs="Arial"/>
                <w:sz w:val="22"/>
                <w:szCs w:val="22"/>
                <w:lang w:val="en-GB"/>
              </w:rPr>
              <w:t xml:space="preserve"> </w:t>
            </w:r>
            <w:proofErr w:type="gramStart"/>
            <w:r>
              <w:rPr>
                <w:rFonts w:cs="Arial"/>
                <w:sz w:val="22"/>
                <w:szCs w:val="22"/>
                <w:lang w:val="en-GB"/>
              </w:rPr>
              <w:t>Due</w:t>
            </w:r>
            <w:proofErr w:type="gramEnd"/>
            <w:r>
              <w:rPr>
                <w:rFonts w:cs="Arial"/>
                <w:sz w:val="22"/>
                <w:szCs w:val="22"/>
                <w:lang w:val="en-GB"/>
              </w:rPr>
              <w:t xml:space="preserve"> to lack of time there was no possibility to resolve all SD issues during the visit.</w:t>
            </w:r>
          </w:p>
          <w:p w14:paraId="15ABB5C8" w14:textId="77777777" w:rsidR="00F32304" w:rsidRDefault="00F32304">
            <w:pPr>
              <w:widowControl w:val="0"/>
              <w:spacing w:before="40"/>
              <w:rPr>
                <w:rFonts w:cs="Arial"/>
                <w:sz w:val="22"/>
                <w:szCs w:val="22"/>
                <w:lang w:val="en-GB"/>
              </w:rPr>
            </w:pPr>
          </w:p>
          <w:p w14:paraId="77697628" w14:textId="77777777" w:rsidR="00F32304" w:rsidRPr="008F4A66" w:rsidRDefault="00C2620F">
            <w:pPr>
              <w:widowControl w:val="0"/>
              <w:spacing w:before="40"/>
              <w:rPr>
                <w:rFonts w:cs="Arial"/>
                <w:b/>
                <w:bCs/>
                <w:sz w:val="22"/>
                <w:szCs w:val="22"/>
                <w:lang w:val="en-GB"/>
              </w:rPr>
            </w:pPr>
            <w:r w:rsidRPr="008F4A66">
              <w:rPr>
                <w:rFonts w:cs="Arial"/>
                <w:b/>
                <w:bCs/>
                <w:sz w:val="22"/>
                <w:szCs w:val="22"/>
                <w:lang w:val="en-GB"/>
              </w:rPr>
              <w:t>Update after MV of 09June2022</w:t>
            </w:r>
          </w:p>
          <w:p w14:paraId="23E6E371" w14:textId="361EDD89" w:rsidR="00F32304" w:rsidRDefault="00C2620F" w:rsidP="008F4A66">
            <w:pPr>
              <w:widowControl w:val="0"/>
              <w:rPr>
                <w:rFonts w:cs="Arial"/>
                <w:sz w:val="22"/>
                <w:szCs w:val="22"/>
                <w:lang w:val="en-GB"/>
              </w:rPr>
            </w:pPr>
            <w:r>
              <w:rPr>
                <w:rFonts w:cs="Arial"/>
                <w:sz w:val="22"/>
                <w:szCs w:val="22"/>
                <w:lang w:val="en-GB"/>
              </w:rPr>
              <w:t xml:space="preserve">A NTF will be prepared and </w:t>
            </w:r>
            <w:r>
              <w:rPr>
                <w:rFonts w:cs="Arial"/>
                <w:sz w:val="22"/>
                <w:szCs w:val="22"/>
                <w:lang w:val="en-GB"/>
              </w:rPr>
              <w:t>archived in the ISF for the patients already enrolled.</w:t>
            </w:r>
            <w:r>
              <w:rPr>
                <w:rFonts w:cs="Arial"/>
                <w:sz w:val="22"/>
                <w:szCs w:val="22"/>
                <w:lang w:val="en-GB"/>
              </w:rPr>
              <w:t xml:space="preserve"> </w:t>
            </w:r>
            <w:r>
              <w:rPr>
                <w:rFonts w:cs="Arial"/>
                <w:sz w:val="22"/>
                <w:szCs w:val="22"/>
                <w:lang w:val="en-GB"/>
              </w:rPr>
              <w:t xml:space="preserve">For new enrolled patients worksheets will be utilized. </w:t>
            </w:r>
            <w:r w:rsidRPr="008F4A66">
              <w:rPr>
                <w:rFonts w:cs="Arial"/>
                <w:b/>
                <w:bCs/>
                <w:sz w:val="22"/>
                <w:szCs w:val="22"/>
                <w:lang w:val="en-GB"/>
              </w:rPr>
              <w:t>See</w:t>
            </w:r>
            <w:r w:rsidRPr="008F4A66">
              <w:rPr>
                <w:rFonts w:cs="Arial"/>
                <w:b/>
                <w:bCs/>
                <w:sz w:val="22"/>
                <w:szCs w:val="22"/>
                <w:lang w:val="en-GB"/>
              </w:rPr>
              <w:t xml:space="preserve"> CAPA #11</w:t>
            </w:r>
          </w:p>
        </w:tc>
      </w:tr>
      <w:tr w:rsidR="00F32304" w14:paraId="39568945" w14:textId="77777777">
        <w:trPr>
          <w:trHeight w:val="255"/>
          <w:jc w:val="center"/>
        </w:trPr>
        <w:tc>
          <w:tcPr>
            <w:tcW w:w="34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60F4FD80" w14:textId="77777777" w:rsidR="00F32304" w:rsidRDefault="00C2620F">
            <w:pPr>
              <w:widowControl w:val="0"/>
            </w:pPr>
            <w:r>
              <w:rPr>
                <w:bCs/>
                <w:sz w:val="22"/>
                <w:szCs w:val="22"/>
                <w:lang w:val="en-GB"/>
              </w:rPr>
              <w:t>Have SDV discrepancies been noted? Please list in the comment box if any.</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31AE1468" w14:textId="77777777" w:rsidR="00F32304" w:rsidRDefault="00C2620F">
            <w:pPr>
              <w:widowControl w:val="0"/>
              <w:jc w:val="center"/>
            </w:pPr>
            <w:r>
              <w:rPr>
                <w:rFonts w:cs="Arial"/>
                <w:sz w:val="22"/>
                <w:szCs w:val="22"/>
                <w:lang w:val="en-GB"/>
              </w:rPr>
              <w:t>Yes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7E51ABC0" w14:textId="77777777" w:rsidR="00F32304" w:rsidRDefault="00C2620F">
            <w:pPr>
              <w:widowControl w:val="0"/>
              <w:jc w:val="center"/>
            </w:pPr>
            <w:r>
              <w:rPr>
                <w:rFonts w:cs="Arial"/>
                <w:sz w:val="22"/>
                <w:szCs w:val="22"/>
                <w:lang w:val="en-GB"/>
              </w:rPr>
              <w:t>No</w:t>
            </w:r>
          </w:p>
        </w:tc>
        <w:tc>
          <w:tcPr>
            <w:tcW w:w="2079" w:type="dxa"/>
            <w:tcBorders>
              <w:top w:val="single" w:sz="4" w:space="0" w:color="000000"/>
              <w:left w:val="single" w:sz="4" w:space="0" w:color="000000"/>
              <w:bottom w:val="single" w:sz="4" w:space="0" w:color="000000"/>
              <w:right w:val="single" w:sz="4" w:space="0" w:color="000000"/>
            </w:tcBorders>
            <w:shd w:val="clear" w:color="auto" w:fill="auto"/>
          </w:tcPr>
          <w:p w14:paraId="1E36DA04" w14:textId="77777777" w:rsidR="00F32304" w:rsidRDefault="00C2620F">
            <w:pPr>
              <w:widowControl w:val="0"/>
              <w:jc w:val="center"/>
            </w:pPr>
            <w:r>
              <w:rPr>
                <w:rFonts w:cs="Arial"/>
                <w:sz w:val="22"/>
                <w:szCs w:val="22"/>
                <w:lang w:val="en-GB"/>
              </w:rPr>
              <w:t>NA</w:t>
            </w:r>
          </w:p>
        </w:tc>
      </w:tr>
      <w:tr w:rsidR="00F32304" w14:paraId="328A676F" w14:textId="77777777">
        <w:trPr>
          <w:trHeight w:val="255"/>
          <w:jc w:val="center"/>
        </w:trPr>
        <w:tc>
          <w:tcPr>
            <w:tcW w:w="3402" w:type="dxa"/>
            <w:vMerge/>
            <w:tcBorders>
              <w:top w:val="single" w:sz="4" w:space="0" w:color="000000"/>
              <w:left w:val="single" w:sz="4" w:space="0" w:color="000000"/>
              <w:bottom w:val="single" w:sz="4" w:space="0" w:color="000000"/>
              <w:right w:val="single" w:sz="4" w:space="0" w:color="000000"/>
            </w:tcBorders>
            <w:shd w:val="clear" w:color="auto" w:fill="auto"/>
          </w:tcPr>
          <w:p w14:paraId="47DCF049" w14:textId="77777777" w:rsidR="00F32304" w:rsidRDefault="00F32304">
            <w:pPr>
              <w:widowControl w:val="0"/>
              <w:snapToGrid w:val="0"/>
              <w:rPr>
                <w:rFonts w:cs="Arial"/>
                <w:sz w:val="22"/>
                <w:szCs w:val="22"/>
                <w:lang w:val="en-GB"/>
              </w:rPr>
            </w:pPr>
          </w:p>
        </w:tc>
        <w:tc>
          <w:tcPr>
            <w:tcW w:w="20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FB00A8"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91" w:name="__Fieldmark__1610_2968883822"/>
            <w:bookmarkStart w:id="192" w:name="__Fieldmark__367_543564686"/>
            <w:bookmarkEnd w:id="191"/>
            <w:r>
              <w:fldChar w:fldCharType="end"/>
            </w:r>
            <w:bookmarkEnd w:id="192"/>
          </w:p>
        </w:tc>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54E23C"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193" w:name="__Fieldmark__1615_2968883822"/>
            <w:bookmarkStart w:id="194" w:name="__Fieldmark__368_543564686"/>
            <w:bookmarkEnd w:id="193"/>
            <w:r>
              <w:fldChar w:fldCharType="end"/>
            </w:r>
            <w:bookmarkEnd w:id="194"/>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77C9EC"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95" w:name="__Fieldmark__1620_2968883822"/>
            <w:bookmarkStart w:id="196" w:name="__Fieldmark__369_543564686"/>
            <w:bookmarkEnd w:id="195"/>
            <w:r>
              <w:fldChar w:fldCharType="end"/>
            </w:r>
            <w:bookmarkEnd w:id="196"/>
          </w:p>
        </w:tc>
      </w:tr>
      <w:tr w:rsidR="00F32304" w14:paraId="781C85F8" w14:textId="77777777">
        <w:trPr>
          <w:trHeight w:val="562"/>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2F2F2"/>
          </w:tcPr>
          <w:p w14:paraId="02AEDB2E" w14:textId="77777777" w:rsidR="00F32304" w:rsidRDefault="00C2620F">
            <w:pPr>
              <w:widowControl w:val="0"/>
            </w:pPr>
            <w:r>
              <w:rPr>
                <w:rFonts w:cs="Arial"/>
                <w:sz w:val="22"/>
                <w:szCs w:val="22"/>
                <w:lang w:val="en-GB"/>
              </w:rPr>
              <w:t>Comments</w:t>
            </w:r>
          </w:p>
        </w:tc>
        <w:tc>
          <w:tcPr>
            <w:tcW w:w="6240" w:type="dxa"/>
            <w:gridSpan w:val="3"/>
            <w:tcBorders>
              <w:top w:val="single" w:sz="4" w:space="0" w:color="000000"/>
              <w:left w:val="single" w:sz="4" w:space="0" w:color="000000"/>
              <w:bottom w:val="single" w:sz="4" w:space="0" w:color="000000"/>
              <w:right w:val="single" w:sz="4" w:space="0" w:color="000000"/>
            </w:tcBorders>
            <w:shd w:val="clear" w:color="auto" w:fill="FFFFFF"/>
          </w:tcPr>
          <w:p w14:paraId="091B1CA0" w14:textId="135A1F02" w:rsidR="00F32304" w:rsidRDefault="00F32304">
            <w:pPr>
              <w:widowControl w:val="0"/>
              <w:snapToGrid w:val="0"/>
              <w:spacing w:before="40"/>
            </w:pPr>
          </w:p>
        </w:tc>
      </w:tr>
      <w:tr w:rsidR="00F32304" w14:paraId="69ECAACC" w14:textId="77777777">
        <w:trPr>
          <w:trHeight w:val="255"/>
          <w:jc w:val="center"/>
        </w:trPr>
        <w:tc>
          <w:tcPr>
            <w:tcW w:w="34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794C6F4E" w14:textId="77777777" w:rsidR="00F32304" w:rsidRDefault="00C2620F">
            <w:pPr>
              <w:widowControl w:val="0"/>
            </w:pPr>
            <w:r>
              <w:rPr>
                <w:sz w:val="22"/>
                <w:szCs w:val="22"/>
                <w:lang w:val="en-GB"/>
              </w:rPr>
              <w:t>Have any withdrawals been noted in the subject notes?</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0456F90D" w14:textId="77777777" w:rsidR="00F32304" w:rsidRDefault="00C2620F">
            <w:pPr>
              <w:widowControl w:val="0"/>
              <w:jc w:val="center"/>
            </w:pPr>
            <w:r>
              <w:rPr>
                <w:rFonts w:cs="Arial"/>
                <w:sz w:val="22"/>
                <w:szCs w:val="22"/>
                <w:lang w:val="en-GB"/>
              </w:rPr>
              <w:t>Yes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179D28FD" w14:textId="77777777" w:rsidR="00F32304" w:rsidRDefault="00C2620F">
            <w:pPr>
              <w:widowControl w:val="0"/>
              <w:jc w:val="center"/>
            </w:pPr>
            <w:r>
              <w:rPr>
                <w:rFonts w:cs="Arial"/>
                <w:sz w:val="22"/>
                <w:szCs w:val="22"/>
                <w:lang w:val="en-GB"/>
              </w:rPr>
              <w:t>No</w:t>
            </w:r>
          </w:p>
        </w:tc>
        <w:tc>
          <w:tcPr>
            <w:tcW w:w="2079" w:type="dxa"/>
            <w:tcBorders>
              <w:top w:val="single" w:sz="4" w:space="0" w:color="000000"/>
              <w:left w:val="single" w:sz="4" w:space="0" w:color="000000"/>
              <w:bottom w:val="single" w:sz="4" w:space="0" w:color="000000"/>
              <w:right w:val="single" w:sz="4" w:space="0" w:color="000000"/>
            </w:tcBorders>
            <w:shd w:val="clear" w:color="auto" w:fill="auto"/>
          </w:tcPr>
          <w:p w14:paraId="033A2D68" w14:textId="77777777" w:rsidR="00F32304" w:rsidRDefault="00C2620F">
            <w:pPr>
              <w:widowControl w:val="0"/>
              <w:jc w:val="center"/>
            </w:pPr>
            <w:r>
              <w:rPr>
                <w:rFonts w:cs="Arial"/>
                <w:sz w:val="22"/>
                <w:szCs w:val="22"/>
                <w:lang w:val="en-GB"/>
              </w:rPr>
              <w:t>NA</w:t>
            </w:r>
          </w:p>
        </w:tc>
      </w:tr>
      <w:tr w:rsidR="00F32304" w14:paraId="71809DB0" w14:textId="77777777">
        <w:trPr>
          <w:trHeight w:val="255"/>
          <w:jc w:val="center"/>
        </w:trPr>
        <w:tc>
          <w:tcPr>
            <w:tcW w:w="3402" w:type="dxa"/>
            <w:vMerge/>
            <w:tcBorders>
              <w:top w:val="single" w:sz="4" w:space="0" w:color="000000"/>
              <w:left w:val="single" w:sz="4" w:space="0" w:color="000000"/>
              <w:bottom w:val="single" w:sz="4" w:space="0" w:color="000000"/>
              <w:right w:val="single" w:sz="4" w:space="0" w:color="000000"/>
            </w:tcBorders>
            <w:shd w:val="clear" w:color="auto" w:fill="auto"/>
          </w:tcPr>
          <w:p w14:paraId="376140E9" w14:textId="77777777" w:rsidR="00F32304" w:rsidRDefault="00F32304">
            <w:pPr>
              <w:widowControl w:val="0"/>
              <w:snapToGrid w:val="0"/>
              <w:rPr>
                <w:rFonts w:cs="Arial"/>
                <w:sz w:val="22"/>
                <w:szCs w:val="22"/>
                <w:lang w:val="en-GB"/>
              </w:rPr>
            </w:pPr>
          </w:p>
        </w:tc>
        <w:tc>
          <w:tcPr>
            <w:tcW w:w="20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03EB3C"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197" w:name="__Fieldmark__1637_2968883822"/>
            <w:bookmarkStart w:id="198" w:name="__Fieldmark__370_543564686"/>
            <w:bookmarkEnd w:id="197"/>
            <w:r>
              <w:fldChar w:fldCharType="end"/>
            </w:r>
            <w:bookmarkEnd w:id="198"/>
          </w:p>
        </w:tc>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64264E"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199" w:name="__Fieldmark__1642_2968883822"/>
            <w:bookmarkStart w:id="200" w:name="__Fieldmark__371_543564686"/>
            <w:bookmarkEnd w:id="199"/>
            <w:r>
              <w:fldChar w:fldCharType="end"/>
            </w:r>
            <w:bookmarkEnd w:id="200"/>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1E3915"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201" w:name="__Fieldmark__1647_2968883822"/>
            <w:bookmarkStart w:id="202" w:name="__Fieldmark__372_543564686"/>
            <w:bookmarkEnd w:id="201"/>
            <w:r>
              <w:fldChar w:fldCharType="end"/>
            </w:r>
            <w:bookmarkEnd w:id="202"/>
          </w:p>
        </w:tc>
      </w:tr>
      <w:tr w:rsidR="00F32304" w14:paraId="0EFD041F" w14:textId="77777777">
        <w:trPr>
          <w:trHeight w:val="562"/>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2F2F2"/>
          </w:tcPr>
          <w:p w14:paraId="6E2E5894" w14:textId="77777777" w:rsidR="00F32304" w:rsidRDefault="00C2620F">
            <w:pPr>
              <w:widowControl w:val="0"/>
            </w:pPr>
            <w:r>
              <w:rPr>
                <w:rFonts w:cs="Arial"/>
                <w:sz w:val="22"/>
                <w:szCs w:val="22"/>
                <w:lang w:val="en-GB"/>
              </w:rPr>
              <w:t>Comments</w:t>
            </w:r>
          </w:p>
        </w:tc>
        <w:tc>
          <w:tcPr>
            <w:tcW w:w="6240" w:type="dxa"/>
            <w:gridSpan w:val="3"/>
            <w:tcBorders>
              <w:top w:val="single" w:sz="4" w:space="0" w:color="000000"/>
              <w:left w:val="single" w:sz="4" w:space="0" w:color="000000"/>
              <w:bottom w:val="single" w:sz="4" w:space="0" w:color="000000"/>
              <w:right w:val="single" w:sz="4" w:space="0" w:color="000000"/>
            </w:tcBorders>
            <w:shd w:val="clear" w:color="auto" w:fill="FFFFFF"/>
          </w:tcPr>
          <w:p w14:paraId="0309187C" w14:textId="77777777" w:rsidR="00F32304" w:rsidRDefault="00F32304">
            <w:pPr>
              <w:widowControl w:val="0"/>
              <w:snapToGrid w:val="0"/>
              <w:spacing w:before="40"/>
              <w:rPr>
                <w:rFonts w:cs="Arial"/>
                <w:sz w:val="22"/>
                <w:szCs w:val="22"/>
                <w:lang w:val="en-GB"/>
              </w:rPr>
            </w:pPr>
          </w:p>
        </w:tc>
      </w:tr>
      <w:tr w:rsidR="00F32304" w14:paraId="72BC92D1" w14:textId="77777777">
        <w:trPr>
          <w:trHeight w:val="255"/>
          <w:jc w:val="center"/>
        </w:trPr>
        <w:tc>
          <w:tcPr>
            <w:tcW w:w="34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1B93E026" w14:textId="77777777" w:rsidR="00F32304" w:rsidRDefault="00C2620F">
            <w:pPr>
              <w:widowControl w:val="0"/>
            </w:pPr>
            <w:r>
              <w:rPr>
                <w:sz w:val="22"/>
                <w:szCs w:val="22"/>
                <w:lang w:val="en-GB"/>
              </w:rPr>
              <w:t xml:space="preserve">Have any data queries been addressed at this visit? </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130AD5D8" w14:textId="77777777" w:rsidR="00F32304" w:rsidRDefault="00C2620F">
            <w:pPr>
              <w:widowControl w:val="0"/>
              <w:jc w:val="center"/>
            </w:pPr>
            <w:r>
              <w:rPr>
                <w:rFonts w:cs="Arial"/>
                <w:sz w:val="22"/>
                <w:szCs w:val="22"/>
                <w:lang w:val="en-GB"/>
              </w:rPr>
              <w:t>Yes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21BA7040" w14:textId="77777777" w:rsidR="00F32304" w:rsidRDefault="00C2620F">
            <w:pPr>
              <w:widowControl w:val="0"/>
              <w:jc w:val="center"/>
            </w:pPr>
            <w:r>
              <w:rPr>
                <w:rFonts w:cs="Arial"/>
                <w:sz w:val="22"/>
                <w:szCs w:val="22"/>
                <w:lang w:val="en-GB"/>
              </w:rPr>
              <w:t>No</w:t>
            </w:r>
          </w:p>
        </w:tc>
        <w:tc>
          <w:tcPr>
            <w:tcW w:w="2079" w:type="dxa"/>
            <w:tcBorders>
              <w:top w:val="single" w:sz="4" w:space="0" w:color="000000"/>
              <w:left w:val="single" w:sz="4" w:space="0" w:color="000000"/>
              <w:bottom w:val="single" w:sz="4" w:space="0" w:color="000000"/>
              <w:right w:val="single" w:sz="4" w:space="0" w:color="000000"/>
            </w:tcBorders>
            <w:shd w:val="clear" w:color="auto" w:fill="auto"/>
          </w:tcPr>
          <w:p w14:paraId="0871043F" w14:textId="77777777" w:rsidR="00F32304" w:rsidRDefault="00C2620F">
            <w:pPr>
              <w:widowControl w:val="0"/>
              <w:jc w:val="center"/>
            </w:pPr>
            <w:r>
              <w:rPr>
                <w:rFonts w:cs="Arial"/>
                <w:sz w:val="22"/>
                <w:szCs w:val="22"/>
                <w:lang w:val="en-GB"/>
              </w:rPr>
              <w:t>NA</w:t>
            </w:r>
          </w:p>
        </w:tc>
      </w:tr>
      <w:tr w:rsidR="00F32304" w14:paraId="547FF806" w14:textId="77777777">
        <w:trPr>
          <w:trHeight w:val="255"/>
          <w:jc w:val="center"/>
        </w:trPr>
        <w:tc>
          <w:tcPr>
            <w:tcW w:w="3402" w:type="dxa"/>
            <w:vMerge/>
            <w:tcBorders>
              <w:top w:val="single" w:sz="4" w:space="0" w:color="000000"/>
              <w:left w:val="single" w:sz="4" w:space="0" w:color="000000"/>
              <w:bottom w:val="single" w:sz="4" w:space="0" w:color="000000"/>
              <w:right w:val="single" w:sz="4" w:space="0" w:color="000000"/>
            </w:tcBorders>
            <w:shd w:val="clear" w:color="auto" w:fill="auto"/>
          </w:tcPr>
          <w:p w14:paraId="47594307" w14:textId="77777777" w:rsidR="00F32304" w:rsidRDefault="00F32304">
            <w:pPr>
              <w:widowControl w:val="0"/>
              <w:snapToGrid w:val="0"/>
              <w:rPr>
                <w:rFonts w:cs="Arial"/>
                <w:sz w:val="22"/>
                <w:szCs w:val="22"/>
                <w:lang w:val="en-GB"/>
              </w:rPr>
            </w:pPr>
          </w:p>
        </w:tc>
        <w:tc>
          <w:tcPr>
            <w:tcW w:w="20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6D3AFC"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203" w:name="__Fieldmark__1657_2968883822"/>
            <w:bookmarkStart w:id="204" w:name="__Fieldmark__373_543564686"/>
            <w:bookmarkEnd w:id="203"/>
            <w:r>
              <w:fldChar w:fldCharType="end"/>
            </w:r>
            <w:bookmarkEnd w:id="204"/>
          </w:p>
        </w:tc>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7CAE69"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205" w:name="__Fieldmark__1662_2968883822"/>
            <w:bookmarkStart w:id="206" w:name="__Fieldmark__374_543564686"/>
            <w:bookmarkEnd w:id="205"/>
            <w:r>
              <w:fldChar w:fldCharType="end"/>
            </w:r>
            <w:bookmarkEnd w:id="206"/>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3BDC52"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207" w:name="__Fieldmark__1667_2968883822"/>
            <w:bookmarkStart w:id="208" w:name="__Fieldmark__375_543564686"/>
            <w:bookmarkEnd w:id="207"/>
            <w:r>
              <w:fldChar w:fldCharType="end"/>
            </w:r>
            <w:bookmarkEnd w:id="208"/>
          </w:p>
        </w:tc>
      </w:tr>
      <w:tr w:rsidR="00F32304" w14:paraId="67AFA1DF" w14:textId="77777777">
        <w:trPr>
          <w:trHeight w:val="562"/>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2F2F2"/>
          </w:tcPr>
          <w:p w14:paraId="4C5AEDE6" w14:textId="77777777" w:rsidR="00F32304" w:rsidRDefault="00C2620F">
            <w:pPr>
              <w:widowControl w:val="0"/>
            </w:pPr>
            <w:r>
              <w:rPr>
                <w:rFonts w:cs="Arial"/>
                <w:sz w:val="22"/>
                <w:szCs w:val="22"/>
                <w:lang w:val="en-GB"/>
              </w:rPr>
              <w:t>Comments</w:t>
            </w:r>
          </w:p>
        </w:tc>
        <w:tc>
          <w:tcPr>
            <w:tcW w:w="6240" w:type="dxa"/>
            <w:gridSpan w:val="3"/>
            <w:tcBorders>
              <w:top w:val="single" w:sz="4" w:space="0" w:color="000000"/>
              <w:left w:val="single" w:sz="4" w:space="0" w:color="000000"/>
              <w:bottom w:val="single" w:sz="4" w:space="0" w:color="000000"/>
              <w:right w:val="single" w:sz="4" w:space="0" w:color="000000"/>
            </w:tcBorders>
            <w:shd w:val="clear" w:color="auto" w:fill="FFFFFF"/>
          </w:tcPr>
          <w:p w14:paraId="576563B9" w14:textId="77777777" w:rsidR="00F32304" w:rsidRDefault="00C2620F">
            <w:pPr>
              <w:widowControl w:val="0"/>
              <w:spacing w:before="40"/>
            </w:pPr>
            <w:r>
              <w:rPr>
                <w:rFonts w:cs="Arial"/>
                <w:sz w:val="22"/>
                <w:szCs w:val="22"/>
                <w:lang w:val="en-GB"/>
              </w:rPr>
              <w:t xml:space="preserve">Due to lack of SI’s time </w:t>
            </w:r>
            <w:proofErr w:type="gramStart"/>
            <w:r>
              <w:rPr>
                <w:rFonts w:cs="Arial"/>
                <w:sz w:val="22"/>
                <w:szCs w:val="22"/>
                <w:lang w:val="en-GB"/>
              </w:rPr>
              <w:t>no</w:t>
            </w:r>
            <w:proofErr w:type="gramEnd"/>
            <w:r>
              <w:rPr>
                <w:rFonts w:cs="Arial"/>
                <w:sz w:val="22"/>
                <w:szCs w:val="22"/>
                <w:lang w:val="en-GB"/>
              </w:rPr>
              <w:t xml:space="preserve"> all queries were </w:t>
            </w:r>
            <w:r>
              <w:rPr>
                <w:rFonts w:cs="Arial"/>
                <w:sz w:val="22"/>
                <w:szCs w:val="22"/>
                <w:lang w:val="en-GB"/>
              </w:rPr>
              <w:t>resolved and CRF corrected during the visit. All other open queries will be resolved after the visit.</w:t>
            </w:r>
          </w:p>
        </w:tc>
      </w:tr>
    </w:tbl>
    <w:p w14:paraId="57E1D6E8" w14:textId="77777777" w:rsidR="00F32304" w:rsidRDefault="00F32304">
      <w:pPr>
        <w:rPr>
          <w:rFonts w:cs="Arial"/>
        </w:rPr>
      </w:pPr>
    </w:p>
    <w:tbl>
      <w:tblPr>
        <w:tblW w:w="9639" w:type="dxa"/>
        <w:jc w:val="center"/>
        <w:tblLayout w:type="fixed"/>
        <w:tblLook w:val="0000" w:firstRow="0" w:lastRow="0" w:firstColumn="0" w:lastColumn="0" w:noHBand="0" w:noVBand="0"/>
      </w:tblPr>
      <w:tblGrid>
        <w:gridCol w:w="1164"/>
        <w:gridCol w:w="2282"/>
        <w:gridCol w:w="1086"/>
        <w:gridCol w:w="5107"/>
      </w:tblGrid>
      <w:tr w:rsidR="00F32304" w14:paraId="7123EE50" w14:textId="77777777" w:rsidTr="008F4A66">
        <w:trPr>
          <w:trHeight w:val="340"/>
          <w:jc w:val="center"/>
        </w:trPr>
        <w:tc>
          <w:tcPr>
            <w:tcW w:w="9639" w:type="dxa"/>
            <w:gridSpan w:val="4"/>
            <w:tcBorders>
              <w:top w:val="single" w:sz="4" w:space="0" w:color="000000"/>
              <w:left w:val="single" w:sz="4" w:space="0" w:color="000000"/>
              <w:bottom w:val="single" w:sz="4" w:space="0" w:color="000000"/>
              <w:right w:val="single" w:sz="4" w:space="0" w:color="000000"/>
            </w:tcBorders>
            <w:shd w:val="clear" w:color="auto" w:fill="D9D9D9"/>
          </w:tcPr>
          <w:p w14:paraId="0DFE5588" w14:textId="77777777" w:rsidR="00F32304" w:rsidRDefault="00C2620F">
            <w:pPr>
              <w:widowControl w:val="0"/>
              <w:spacing w:before="40"/>
              <w:jc w:val="center"/>
            </w:pPr>
            <w:bookmarkStart w:id="209" w:name="_Hlk525809577"/>
            <w:bookmarkEnd w:id="209"/>
            <w:r>
              <w:rPr>
                <w:rFonts w:cs="Arial"/>
                <w:sz w:val="22"/>
                <w:szCs w:val="22"/>
                <w:lang w:val="en-GB"/>
              </w:rPr>
              <w:t>Verify overall data reported is reflective of source data</w:t>
            </w:r>
          </w:p>
        </w:tc>
      </w:tr>
      <w:tr w:rsidR="00F32304" w14:paraId="25220E01" w14:textId="77777777" w:rsidTr="008F4A66">
        <w:trPr>
          <w:trHeight w:val="402"/>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2F2F2"/>
          </w:tcPr>
          <w:p w14:paraId="0A7A5DD7" w14:textId="77777777" w:rsidR="00F32304" w:rsidRDefault="00C2620F">
            <w:pPr>
              <w:widowControl w:val="0"/>
              <w:spacing w:before="40"/>
              <w:jc w:val="center"/>
            </w:pPr>
            <w:r>
              <w:rPr>
                <w:rFonts w:cs="Arial"/>
                <w:sz w:val="22"/>
                <w:szCs w:val="22"/>
                <w:lang w:val="en-GB"/>
              </w:rPr>
              <w:t>Subject #</w:t>
            </w:r>
          </w:p>
        </w:tc>
        <w:tc>
          <w:tcPr>
            <w:tcW w:w="2282" w:type="dxa"/>
            <w:tcBorders>
              <w:top w:val="single" w:sz="4" w:space="0" w:color="000000"/>
              <w:left w:val="single" w:sz="4" w:space="0" w:color="000000"/>
              <w:bottom w:val="single" w:sz="4" w:space="0" w:color="000000"/>
              <w:right w:val="single" w:sz="4" w:space="0" w:color="000000"/>
            </w:tcBorders>
            <w:shd w:val="clear" w:color="auto" w:fill="F2F2F2"/>
          </w:tcPr>
          <w:p w14:paraId="136EAE71" w14:textId="77777777" w:rsidR="00F32304" w:rsidRDefault="00C2620F">
            <w:pPr>
              <w:widowControl w:val="0"/>
              <w:spacing w:before="40"/>
              <w:jc w:val="center"/>
            </w:pPr>
            <w:r>
              <w:rPr>
                <w:rFonts w:cs="Arial"/>
                <w:sz w:val="22"/>
                <w:szCs w:val="22"/>
                <w:lang w:val="en-GB"/>
              </w:rPr>
              <w:t>Visit</w:t>
            </w:r>
          </w:p>
        </w:tc>
        <w:tc>
          <w:tcPr>
            <w:tcW w:w="1086" w:type="dxa"/>
            <w:tcBorders>
              <w:top w:val="single" w:sz="4" w:space="0" w:color="000000"/>
              <w:left w:val="single" w:sz="4" w:space="0" w:color="000000"/>
              <w:bottom w:val="single" w:sz="4" w:space="0" w:color="000000"/>
              <w:right w:val="single" w:sz="4" w:space="0" w:color="000000"/>
            </w:tcBorders>
            <w:shd w:val="clear" w:color="auto" w:fill="F2F2F2"/>
          </w:tcPr>
          <w:p w14:paraId="1826D469" w14:textId="77777777" w:rsidR="00F32304" w:rsidRDefault="00C2620F">
            <w:pPr>
              <w:widowControl w:val="0"/>
              <w:spacing w:before="40"/>
              <w:jc w:val="center"/>
            </w:pPr>
            <w:r>
              <w:rPr>
                <w:rFonts w:cs="Arial"/>
                <w:sz w:val="22"/>
                <w:szCs w:val="22"/>
                <w:lang w:val="en-GB"/>
              </w:rPr>
              <w:t>Checked</w:t>
            </w:r>
          </w:p>
        </w:tc>
        <w:tc>
          <w:tcPr>
            <w:tcW w:w="5107" w:type="dxa"/>
            <w:tcBorders>
              <w:top w:val="single" w:sz="4" w:space="0" w:color="000000"/>
              <w:left w:val="single" w:sz="4" w:space="0" w:color="000000"/>
              <w:bottom w:val="single" w:sz="4" w:space="0" w:color="000000"/>
              <w:right w:val="single" w:sz="4" w:space="0" w:color="000000"/>
            </w:tcBorders>
            <w:shd w:val="clear" w:color="auto" w:fill="F2F2F2"/>
          </w:tcPr>
          <w:p w14:paraId="24AF6BD4" w14:textId="77777777" w:rsidR="00F32304" w:rsidRDefault="00C2620F">
            <w:pPr>
              <w:widowControl w:val="0"/>
              <w:spacing w:before="40"/>
              <w:jc w:val="center"/>
              <w:rPr>
                <w:rFonts w:cs="Arial"/>
                <w:sz w:val="22"/>
                <w:szCs w:val="22"/>
                <w:lang w:val="en-GB"/>
              </w:rPr>
            </w:pPr>
            <w:r>
              <w:rPr>
                <w:rFonts w:cs="Arial"/>
                <w:sz w:val="22"/>
                <w:szCs w:val="22"/>
                <w:lang w:val="en-GB"/>
              </w:rPr>
              <w:t>Comment</w:t>
            </w:r>
          </w:p>
        </w:tc>
      </w:tr>
      <w:tr w:rsidR="00F32304" w14:paraId="444EE006" w14:textId="77777777" w:rsidTr="008F4A66">
        <w:trPr>
          <w:trHeight w:val="161"/>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267FFED4" w14:textId="77777777" w:rsidR="00F32304" w:rsidRDefault="00C2620F">
            <w:pPr>
              <w:widowControl w:val="0"/>
              <w:spacing w:before="40"/>
              <w:jc w:val="center"/>
              <w:rPr>
                <w:rFonts w:cs="Arial"/>
                <w:sz w:val="22"/>
                <w:szCs w:val="22"/>
                <w:lang w:val="en-GB"/>
              </w:rPr>
            </w:pPr>
            <w:r>
              <w:rPr>
                <w:rFonts w:cs="Arial"/>
                <w:sz w:val="22"/>
                <w:szCs w:val="22"/>
                <w:lang w:val="en-GB"/>
              </w:rPr>
              <w:t>101-1</w:t>
            </w:r>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175FC2EA" w14:textId="77777777" w:rsidR="00F32304" w:rsidRDefault="00C2620F">
            <w:pPr>
              <w:widowControl w:val="0"/>
              <w:spacing w:before="40"/>
              <w:jc w:val="center"/>
              <w:rPr>
                <w:rFonts w:cs="Arial"/>
                <w:sz w:val="22"/>
                <w:szCs w:val="22"/>
                <w:lang w:val="en-GB"/>
              </w:rPr>
            </w:pPr>
            <w:r>
              <w:rPr>
                <w:rFonts w:cs="Arial"/>
                <w:sz w:val="22"/>
                <w:szCs w:val="22"/>
                <w:lang w:val="en-GB"/>
              </w:rPr>
              <w:t>Intraoperative visit</w:t>
            </w:r>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4FC551D0" w14:textId="77777777" w:rsidR="00F32304" w:rsidRDefault="00C2620F">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210" w:name="__Fieldmark__1881_2968883822"/>
            <w:bookmarkEnd w:id="210"/>
            <w:r>
              <w:fldChar w:fldCharType="end"/>
            </w:r>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5FE08B5A" w14:textId="77777777" w:rsidR="00F32304" w:rsidRDefault="00C2620F">
            <w:pPr>
              <w:widowControl w:val="0"/>
              <w:snapToGrid w:val="0"/>
              <w:spacing w:before="40"/>
              <w:jc w:val="center"/>
              <w:rPr>
                <w:rFonts w:cs="Arial"/>
                <w:sz w:val="22"/>
                <w:szCs w:val="22"/>
                <w:lang w:val="en-GB"/>
              </w:rPr>
            </w:pPr>
            <w:r>
              <w:t xml:space="preserve">surgery and implant data checked, </w:t>
            </w:r>
            <w:proofErr w:type="spellStart"/>
            <w:r>
              <w:t>ConMeds</w:t>
            </w:r>
            <w:proofErr w:type="spellEnd"/>
            <w:r>
              <w:t xml:space="preserve"> need to be double checked during the next visit.</w:t>
            </w:r>
          </w:p>
        </w:tc>
      </w:tr>
      <w:tr w:rsidR="00F32304" w14:paraId="525012DE" w14:textId="77777777" w:rsidTr="008F4A66">
        <w:trPr>
          <w:trHeight w:val="161"/>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20F52857" w14:textId="77777777" w:rsidR="00F32304" w:rsidRDefault="00C2620F">
            <w:pPr>
              <w:widowControl w:val="0"/>
              <w:spacing w:before="40"/>
              <w:jc w:val="center"/>
            </w:pPr>
            <w:r>
              <w:rPr>
                <w:rFonts w:cs="Arial"/>
                <w:sz w:val="22"/>
                <w:szCs w:val="22"/>
                <w:lang w:val="en-GB"/>
              </w:rPr>
              <w:t>101-1</w:t>
            </w:r>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78194321" w14:textId="77777777" w:rsidR="00F32304" w:rsidRDefault="00C2620F">
            <w:pPr>
              <w:widowControl w:val="0"/>
              <w:spacing w:before="40"/>
              <w:jc w:val="center"/>
            </w:pPr>
            <w:r>
              <w:rPr>
                <w:rFonts w:cs="Arial"/>
                <w:sz w:val="22"/>
                <w:szCs w:val="22"/>
                <w:lang w:val="en-GB"/>
              </w:rPr>
              <w:t>FU at Discharge</w:t>
            </w:r>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7C314BA9" w14:textId="77777777" w:rsidR="00F32304" w:rsidRDefault="00C2620F">
            <w:pPr>
              <w:widowControl w:val="0"/>
              <w:spacing w:before="40"/>
              <w:jc w:val="center"/>
              <w:rPr>
                <w:rFonts w:cs="Arial"/>
                <w:sz w:val="22"/>
                <w:szCs w:val="22"/>
                <w:lang w:val="en-GB"/>
              </w:rPr>
            </w:pPr>
            <w:r>
              <w:fldChar w:fldCharType="begin">
                <w:ffData>
                  <w:name w:val=""/>
                  <w:enabled/>
                  <w:calcOnExit w:val="0"/>
                  <w:checkBox>
                    <w:sizeAuto/>
                    <w:default w:val="0"/>
                    <w:checked/>
                  </w:checkBox>
                </w:ffData>
              </w:fldChar>
            </w:r>
            <w:r>
              <w:instrText>FORMCHECKBOX</w:instrText>
            </w:r>
            <w:r>
              <w:fldChar w:fldCharType="separate"/>
            </w:r>
            <w:bookmarkStart w:id="211" w:name="__Fieldmark__1888_2968883822"/>
            <w:bookmarkStart w:id="212" w:name="__Fieldmark__376_543564686"/>
            <w:bookmarkEnd w:id="211"/>
            <w:r>
              <w:fldChar w:fldCharType="end"/>
            </w:r>
            <w:bookmarkEnd w:id="212"/>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1185BA7D" w14:textId="77777777" w:rsidR="00F32304" w:rsidRDefault="00C2620F">
            <w:pPr>
              <w:widowControl w:val="0"/>
              <w:snapToGrid w:val="0"/>
              <w:spacing w:before="40"/>
              <w:jc w:val="center"/>
              <w:rPr>
                <w:rFonts w:cs="Arial"/>
                <w:sz w:val="22"/>
                <w:szCs w:val="22"/>
                <w:lang w:val="en-GB"/>
              </w:rPr>
            </w:pPr>
            <w:r>
              <w:rPr>
                <w:rFonts w:cs="Arial"/>
                <w:sz w:val="22"/>
                <w:szCs w:val="22"/>
                <w:lang w:val="en-GB"/>
              </w:rPr>
              <w:t>All fields</w:t>
            </w:r>
            <w:r>
              <w:rPr>
                <w:rFonts w:cs="Arial"/>
                <w:sz w:val="22"/>
                <w:szCs w:val="22"/>
                <w:lang w:val="en-GB"/>
              </w:rPr>
              <w:t xml:space="preserve"> according to the MP</w:t>
            </w:r>
            <w:r>
              <w:rPr>
                <w:rFonts w:cs="Arial"/>
                <w:sz w:val="22"/>
                <w:szCs w:val="22"/>
                <w:lang w:val="en-GB"/>
              </w:rPr>
              <w:t xml:space="preserve"> from </w:t>
            </w:r>
            <w:r>
              <w:rPr>
                <w:rFonts w:cs="Arial"/>
                <w:sz w:val="22"/>
                <w:szCs w:val="22"/>
                <w:lang w:val="en-GB"/>
              </w:rPr>
              <w:t>FU at Discharge</w:t>
            </w:r>
            <w:r>
              <w:rPr>
                <w:rFonts w:cs="Arial"/>
                <w:sz w:val="22"/>
                <w:szCs w:val="22"/>
                <w:lang w:val="en-GB"/>
              </w:rPr>
              <w:t xml:space="preserve"> visit was reviewed.</w:t>
            </w:r>
          </w:p>
        </w:tc>
      </w:tr>
      <w:tr w:rsidR="00F32304" w14:paraId="77312BC7" w14:textId="77777777" w:rsidTr="008F4A66">
        <w:trPr>
          <w:trHeight w:val="161"/>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64F0B719" w14:textId="77777777" w:rsidR="00F32304" w:rsidRDefault="00C2620F">
            <w:pPr>
              <w:widowControl w:val="0"/>
              <w:spacing w:before="40"/>
              <w:jc w:val="center"/>
            </w:pPr>
            <w:r>
              <w:rPr>
                <w:rFonts w:cs="Arial"/>
                <w:sz w:val="22"/>
                <w:szCs w:val="22"/>
                <w:lang w:val="en-GB"/>
              </w:rPr>
              <w:t>101-1</w:t>
            </w:r>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01AD1BDE" w14:textId="77777777" w:rsidR="00F32304" w:rsidRDefault="00F32304">
            <w:pPr>
              <w:widowControl w:val="0"/>
              <w:snapToGrid w:val="0"/>
              <w:spacing w:before="40"/>
              <w:rPr>
                <w:rFonts w:cs="Arial"/>
                <w:sz w:val="22"/>
                <w:szCs w:val="22"/>
                <w:lang w:val="en-GB"/>
              </w:rPr>
            </w:pPr>
          </w:p>
          <w:p w14:paraId="6912C8B2" w14:textId="77777777" w:rsidR="00F32304" w:rsidRDefault="00C2620F">
            <w:pPr>
              <w:widowControl w:val="0"/>
              <w:spacing w:before="40"/>
              <w:jc w:val="center"/>
            </w:pPr>
            <w:r>
              <w:rPr>
                <w:rFonts w:cs="Arial"/>
                <w:sz w:val="22"/>
                <w:szCs w:val="22"/>
                <w:lang w:val="en-GB"/>
              </w:rPr>
              <w:t>FU 2 Months</w:t>
            </w:r>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10AA4596" w14:textId="77777777" w:rsidR="00F32304" w:rsidRDefault="00C2620F">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213" w:name="__Fieldmark__1909_2968883822"/>
            <w:bookmarkStart w:id="214" w:name="__Fieldmark__377_543564686"/>
            <w:bookmarkEnd w:id="213"/>
            <w:r>
              <w:fldChar w:fldCharType="end"/>
            </w:r>
            <w:bookmarkEnd w:id="214"/>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6F3C4BB4" w14:textId="77777777" w:rsidR="00F32304" w:rsidRDefault="00C2620F">
            <w:pPr>
              <w:widowControl w:val="0"/>
              <w:snapToGrid w:val="0"/>
              <w:spacing w:before="40"/>
              <w:jc w:val="center"/>
              <w:rPr>
                <w:rFonts w:cs="Arial"/>
                <w:sz w:val="22"/>
                <w:szCs w:val="22"/>
                <w:lang w:val="en-GB"/>
              </w:rPr>
            </w:pPr>
            <w:r>
              <w:rPr>
                <w:rFonts w:cs="Arial"/>
                <w:sz w:val="22"/>
                <w:szCs w:val="22"/>
                <w:lang w:val="en-GB"/>
              </w:rPr>
              <w:t>All fields</w:t>
            </w:r>
          </w:p>
        </w:tc>
      </w:tr>
      <w:tr w:rsidR="00F32304" w14:paraId="24598C0C" w14:textId="77777777" w:rsidTr="008F4A66">
        <w:trPr>
          <w:trHeight w:val="161"/>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34696702" w14:textId="77777777" w:rsidR="00F32304" w:rsidRDefault="00C2620F">
            <w:pPr>
              <w:widowControl w:val="0"/>
              <w:spacing w:before="40"/>
              <w:jc w:val="center"/>
            </w:pPr>
            <w:r>
              <w:rPr>
                <w:rFonts w:cs="Arial"/>
                <w:sz w:val="22"/>
                <w:szCs w:val="22"/>
                <w:lang w:val="en-GB"/>
              </w:rPr>
              <w:t>101-1</w:t>
            </w:r>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4AA178FD" w14:textId="77777777" w:rsidR="00F32304" w:rsidRDefault="00F32304">
            <w:pPr>
              <w:widowControl w:val="0"/>
              <w:snapToGrid w:val="0"/>
              <w:spacing w:before="40"/>
              <w:rPr>
                <w:rFonts w:cs="Arial"/>
                <w:sz w:val="22"/>
                <w:szCs w:val="22"/>
                <w:lang w:val="en-GB"/>
              </w:rPr>
            </w:pPr>
          </w:p>
          <w:p w14:paraId="2FAB63C5" w14:textId="77777777" w:rsidR="00F32304" w:rsidRDefault="00C2620F">
            <w:pPr>
              <w:widowControl w:val="0"/>
              <w:spacing w:before="40"/>
              <w:jc w:val="center"/>
            </w:pPr>
            <w:r>
              <w:rPr>
                <w:rFonts w:cs="Arial"/>
                <w:sz w:val="22"/>
                <w:szCs w:val="22"/>
                <w:lang w:val="en-GB"/>
              </w:rPr>
              <w:t>FU 6 Months</w:t>
            </w:r>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5D1F3895" w14:textId="77777777" w:rsidR="00F32304" w:rsidRDefault="00C2620F">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215" w:name="__Fieldmark__1917_2968883822"/>
            <w:bookmarkStart w:id="216" w:name="__Fieldmark__378_543564686"/>
            <w:bookmarkEnd w:id="215"/>
            <w:r>
              <w:fldChar w:fldCharType="end"/>
            </w:r>
            <w:bookmarkEnd w:id="216"/>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11CA98EE" w14:textId="77777777" w:rsidR="00F32304" w:rsidRDefault="00C2620F">
            <w:pPr>
              <w:widowControl w:val="0"/>
              <w:snapToGrid w:val="0"/>
              <w:spacing w:before="40"/>
              <w:jc w:val="center"/>
              <w:rPr>
                <w:rFonts w:cs="Arial"/>
                <w:b/>
                <w:sz w:val="22"/>
                <w:szCs w:val="22"/>
                <w:lang w:val="en-GB"/>
              </w:rPr>
            </w:pPr>
            <w:r>
              <w:rPr>
                <w:rFonts w:cs="Arial"/>
                <w:sz w:val="22"/>
                <w:szCs w:val="22"/>
                <w:lang w:val="en-GB"/>
              </w:rPr>
              <w:t>All fields</w:t>
            </w:r>
          </w:p>
        </w:tc>
      </w:tr>
      <w:tr w:rsidR="00F32304" w14:paraId="52CD848B" w14:textId="77777777" w:rsidTr="008F4A66">
        <w:trPr>
          <w:trHeight w:val="161"/>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1A5E7AEF" w14:textId="77777777" w:rsidR="00F32304" w:rsidRDefault="00C2620F">
            <w:pPr>
              <w:widowControl w:val="0"/>
              <w:spacing w:before="40"/>
              <w:jc w:val="center"/>
              <w:rPr>
                <w:rFonts w:cs="Arial"/>
                <w:sz w:val="22"/>
                <w:szCs w:val="22"/>
                <w:lang w:val="en-GB"/>
              </w:rPr>
            </w:pPr>
            <w:r>
              <w:rPr>
                <w:rFonts w:cs="Arial"/>
                <w:sz w:val="22"/>
                <w:szCs w:val="22"/>
                <w:lang w:val="en-GB"/>
              </w:rPr>
              <w:t>101-2</w:t>
            </w:r>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359EDCBF" w14:textId="77777777" w:rsidR="00F32304" w:rsidRDefault="00C2620F">
            <w:pPr>
              <w:widowControl w:val="0"/>
              <w:spacing w:before="40"/>
              <w:jc w:val="center"/>
              <w:rPr>
                <w:rFonts w:cs="Arial"/>
                <w:sz w:val="22"/>
                <w:szCs w:val="22"/>
                <w:lang w:val="en-GB"/>
              </w:rPr>
            </w:pPr>
            <w:r>
              <w:rPr>
                <w:rFonts w:cs="Arial"/>
                <w:sz w:val="22"/>
                <w:szCs w:val="22"/>
                <w:lang w:val="en-GB"/>
              </w:rPr>
              <w:t>Intraoperative visit</w:t>
            </w:r>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2A874E86" w14:textId="77777777" w:rsidR="00F32304" w:rsidRDefault="00C2620F">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217" w:name="__Fieldmark__1925_2968883822"/>
            <w:bookmarkEnd w:id="217"/>
            <w:r>
              <w:fldChar w:fldCharType="end"/>
            </w:r>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23DC3AEE" w14:textId="77777777" w:rsidR="00F32304" w:rsidRDefault="00C2620F">
            <w:pPr>
              <w:widowControl w:val="0"/>
              <w:snapToGrid w:val="0"/>
              <w:spacing w:before="40"/>
              <w:jc w:val="center"/>
              <w:rPr>
                <w:rFonts w:cs="Arial"/>
                <w:sz w:val="22"/>
                <w:szCs w:val="22"/>
                <w:lang w:val="en-GB"/>
              </w:rPr>
            </w:pPr>
            <w:r>
              <w:t xml:space="preserve">surgery and implant data checked, </w:t>
            </w:r>
            <w:proofErr w:type="spellStart"/>
            <w:r>
              <w:t>ConMeds</w:t>
            </w:r>
            <w:proofErr w:type="spellEnd"/>
            <w:r>
              <w:t xml:space="preserve"> need to be double checked during the next visit.</w:t>
            </w:r>
          </w:p>
        </w:tc>
      </w:tr>
      <w:tr w:rsidR="00F32304" w14:paraId="2EBAB577" w14:textId="77777777" w:rsidTr="008F4A66">
        <w:trPr>
          <w:trHeight w:val="77"/>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3162984C" w14:textId="77777777" w:rsidR="00F32304" w:rsidRDefault="00C2620F">
            <w:pPr>
              <w:widowControl w:val="0"/>
              <w:spacing w:before="40"/>
              <w:jc w:val="center"/>
            </w:pPr>
            <w:r>
              <w:rPr>
                <w:rFonts w:cs="Arial"/>
                <w:sz w:val="22"/>
                <w:szCs w:val="22"/>
                <w:lang w:val="en-GB"/>
              </w:rPr>
              <w:t>101-2</w:t>
            </w:r>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2E79603F" w14:textId="77777777" w:rsidR="00F32304" w:rsidRDefault="00C2620F">
            <w:pPr>
              <w:widowControl w:val="0"/>
              <w:spacing w:before="40"/>
              <w:jc w:val="center"/>
            </w:pPr>
            <w:r>
              <w:rPr>
                <w:rFonts w:cs="Arial"/>
                <w:sz w:val="22"/>
                <w:szCs w:val="22"/>
                <w:lang w:val="en-GB"/>
              </w:rPr>
              <w:t>FU at Discharge</w:t>
            </w:r>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016E130D" w14:textId="77777777" w:rsidR="00F32304" w:rsidRDefault="00C2620F">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218" w:name="__Fieldmark__1932_2968883822"/>
            <w:bookmarkStart w:id="219" w:name="__Fieldmark__379_543564686"/>
            <w:bookmarkEnd w:id="218"/>
            <w:r>
              <w:fldChar w:fldCharType="end"/>
            </w:r>
            <w:bookmarkEnd w:id="219"/>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76DD9C1B" w14:textId="77777777" w:rsidR="00F32304" w:rsidRDefault="00C2620F">
            <w:pPr>
              <w:widowControl w:val="0"/>
              <w:snapToGrid w:val="0"/>
              <w:spacing w:before="40"/>
              <w:jc w:val="center"/>
              <w:rPr>
                <w:rFonts w:cs="Arial"/>
                <w:sz w:val="22"/>
                <w:szCs w:val="22"/>
                <w:lang w:val="en-GB"/>
              </w:rPr>
            </w:pPr>
            <w:r>
              <w:rPr>
                <w:rFonts w:cs="Arial"/>
                <w:sz w:val="22"/>
                <w:szCs w:val="22"/>
                <w:lang w:val="en-GB"/>
              </w:rPr>
              <w:t>All fields</w:t>
            </w:r>
          </w:p>
        </w:tc>
      </w:tr>
      <w:tr w:rsidR="00F32304" w14:paraId="7A320727" w14:textId="77777777" w:rsidTr="008F4A66">
        <w:trPr>
          <w:trHeight w:val="161"/>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4BD06CC6" w14:textId="77777777" w:rsidR="00F32304" w:rsidRDefault="00C2620F">
            <w:pPr>
              <w:widowControl w:val="0"/>
              <w:spacing w:before="40"/>
              <w:jc w:val="center"/>
            </w:pPr>
            <w:r>
              <w:rPr>
                <w:rFonts w:cs="Arial"/>
                <w:sz w:val="22"/>
                <w:szCs w:val="22"/>
                <w:lang w:val="en-GB"/>
              </w:rPr>
              <w:t>101-2</w:t>
            </w:r>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15E9B9E7" w14:textId="77777777" w:rsidR="00F32304" w:rsidRDefault="00C2620F">
            <w:pPr>
              <w:widowControl w:val="0"/>
              <w:spacing w:before="40"/>
              <w:jc w:val="center"/>
            </w:pPr>
            <w:r>
              <w:rPr>
                <w:rFonts w:cs="Arial"/>
                <w:sz w:val="22"/>
                <w:szCs w:val="22"/>
                <w:lang w:val="en-GB"/>
              </w:rPr>
              <w:t>FU 2 Months</w:t>
            </w:r>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428DA1D1" w14:textId="77777777" w:rsidR="00F32304" w:rsidRDefault="00C2620F">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220" w:name="__Fieldmark__1940_2968883822"/>
            <w:bookmarkStart w:id="221" w:name="__Fieldmark__380_543564686"/>
            <w:bookmarkEnd w:id="220"/>
            <w:r>
              <w:fldChar w:fldCharType="end"/>
            </w:r>
            <w:bookmarkEnd w:id="221"/>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4E85B308" w14:textId="77777777" w:rsidR="00F32304" w:rsidRDefault="00C2620F">
            <w:pPr>
              <w:widowControl w:val="0"/>
              <w:snapToGrid w:val="0"/>
              <w:spacing w:before="40"/>
              <w:jc w:val="center"/>
              <w:rPr>
                <w:rFonts w:cs="Arial"/>
                <w:sz w:val="22"/>
                <w:szCs w:val="22"/>
                <w:lang w:val="en-GB"/>
              </w:rPr>
            </w:pPr>
            <w:r>
              <w:rPr>
                <w:rFonts w:cs="Arial"/>
                <w:sz w:val="22"/>
                <w:szCs w:val="22"/>
                <w:lang w:val="en-GB"/>
              </w:rPr>
              <w:t>All fields</w:t>
            </w:r>
          </w:p>
        </w:tc>
      </w:tr>
      <w:tr w:rsidR="00F32304" w14:paraId="20CDA2D8" w14:textId="77777777" w:rsidTr="008F4A66">
        <w:trPr>
          <w:trHeight w:val="161"/>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6C496DC8" w14:textId="77777777" w:rsidR="00F32304" w:rsidRDefault="00C2620F">
            <w:pPr>
              <w:widowControl w:val="0"/>
              <w:spacing w:before="40"/>
              <w:jc w:val="center"/>
              <w:rPr>
                <w:rFonts w:cs="Arial"/>
                <w:sz w:val="22"/>
                <w:szCs w:val="22"/>
                <w:lang w:val="en-GB"/>
              </w:rPr>
            </w:pPr>
            <w:r>
              <w:rPr>
                <w:rFonts w:cs="Arial"/>
                <w:sz w:val="22"/>
                <w:szCs w:val="22"/>
                <w:lang w:val="en-GB"/>
              </w:rPr>
              <w:t>101-3</w:t>
            </w:r>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5805935B" w14:textId="77777777" w:rsidR="00F32304" w:rsidRDefault="00C2620F">
            <w:pPr>
              <w:widowControl w:val="0"/>
              <w:spacing w:before="40"/>
              <w:jc w:val="center"/>
              <w:rPr>
                <w:rFonts w:cs="Arial"/>
                <w:sz w:val="22"/>
                <w:szCs w:val="22"/>
                <w:lang w:val="en-GB"/>
              </w:rPr>
            </w:pPr>
            <w:r>
              <w:rPr>
                <w:rFonts w:cs="Arial"/>
                <w:sz w:val="22"/>
                <w:szCs w:val="22"/>
                <w:lang w:val="en-GB"/>
              </w:rPr>
              <w:t>Intraoperative visit</w:t>
            </w:r>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68F2F414" w14:textId="77777777" w:rsidR="00F32304" w:rsidRDefault="00C2620F">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222" w:name="__Fieldmark__1948_2968883822"/>
            <w:bookmarkEnd w:id="222"/>
            <w:r>
              <w:fldChar w:fldCharType="end"/>
            </w:r>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4B8AA44B" w14:textId="77777777" w:rsidR="00F32304" w:rsidRDefault="00C2620F">
            <w:pPr>
              <w:widowControl w:val="0"/>
              <w:snapToGrid w:val="0"/>
              <w:spacing w:before="40"/>
              <w:jc w:val="center"/>
              <w:rPr>
                <w:rFonts w:cs="Arial"/>
                <w:sz w:val="22"/>
                <w:szCs w:val="22"/>
                <w:lang w:val="en-GB"/>
              </w:rPr>
            </w:pPr>
            <w:r>
              <w:t xml:space="preserve">surgery and implant data checked, </w:t>
            </w:r>
            <w:proofErr w:type="spellStart"/>
            <w:r>
              <w:t>ConMeds</w:t>
            </w:r>
            <w:proofErr w:type="spellEnd"/>
            <w:r>
              <w:t xml:space="preserve"> need to be double checked during the next visit.</w:t>
            </w:r>
          </w:p>
        </w:tc>
      </w:tr>
      <w:tr w:rsidR="00F32304" w14:paraId="026E0C68" w14:textId="77777777" w:rsidTr="008F4A66">
        <w:trPr>
          <w:trHeight w:val="77"/>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0BED0AE5" w14:textId="77777777" w:rsidR="00F32304" w:rsidRDefault="00C2620F">
            <w:pPr>
              <w:widowControl w:val="0"/>
              <w:spacing w:before="40"/>
              <w:jc w:val="center"/>
            </w:pPr>
            <w:r>
              <w:rPr>
                <w:rFonts w:cs="Arial"/>
                <w:sz w:val="22"/>
                <w:szCs w:val="22"/>
                <w:lang w:val="en-GB"/>
              </w:rPr>
              <w:lastRenderedPageBreak/>
              <w:t>101-3</w:t>
            </w:r>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1FC79F2D" w14:textId="77777777" w:rsidR="00F32304" w:rsidRDefault="00C2620F">
            <w:pPr>
              <w:widowControl w:val="0"/>
              <w:spacing w:before="40"/>
              <w:jc w:val="center"/>
            </w:pPr>
            <w:r>
              <w:rPr>
                <w:rFonts w:cs="Arial"/>
                <w:sz w:val="22"/>
                <w:szCs w:val="22"/>
                <w:lang w:val="en-GB"/>
              </w:rPr>
              <w:t>FU at Discharge</w:t>
            </w:r>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48324CBA" w14:textId="77777777" w:rsidR="00F32304" w:rsidRDefault="00C2620F">
            <w:pPr>
              <w:widowControl w:val="0"/>
              <w:spacing w:before="40"/>
              <w:jc w:val="center"/>
              <w:rPr>
                <w:rFonts w:cs="Arial"/>
                <w:sz w:val="22"/>
                <w:szCs w:val="22"/>
                <w:lang w:val="en-GB"/>
              </w:rPr>
            </w:pPr>
            <w:r>
              <w:fldChar w:fldCharType="begin">
                <w:ffData>
                  <w:name w:val=""/>
                  <w:enabled/>
                  <w:calcOnExit w:val="0"/>
                  <w:checkBox>
                    <w:sizeAuto/>
                    <w:default w:val="0"/>
                    <w:checked/>
                  </w:checkBox>
                </w:ffData>
              </w:fldChar>
            </w:r>
            <w:r>
              <w:instrText>FORMCHECKBOX</w:instrText>
            </w:r>
            <w:r>
              <w:fldChar w:fldCharType="separate"/>
            </w:r>
            <w:bookmarkStart w:id="223" w:name="__Fieldmark__1955_2968883822"/>
            <w:bookmarkStart w:id="224" w:name="__Fieldmark__381_543564686"/>
            <w:bookmarkEnd w:id="223"/>
            <w:r>
              <w:fldChar w:fldCharType="end"/>
            </w:r>
            <w:bookmarkEnd w:id="224"/>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086AC0AB" w14:textId="77777777" w:rsidR="00F32304" w:rsidRDefault="00C2620F">
            <w:pPr>
              <w:widowControl w:val="0"/>
              <w:snapToGrid w:val="0"/>
              <w:spacing w:before="40"/>
              <w:jc w:val="center"/>
              <w:rPr>
                <w:rFonts w:cs="Arial"/>
                <w:sz w:val="22"/>
                <w:szCs w:val="22"/>
                <w:lang w:val="en-GB"/>
              </w:rPr>
            </w:pPr>
            <w:r>
              <w:rPr>
                <w:rFonts w:cs="Arial"/>
                <w:sz w:val="22"/>
                <w:szCs w:val="22"/>
                <w:lang w:val="en-GB"/>
              </w:rPr>
              <w:t>All fields</w:t>
            </w:r>
          </w:p>
        </w:tc>
      </w:tr>
      <w:tr w:rsidR="00F32304" w14:paraId="3FBE215A" w14:textId="77777777" w:rsidTr="008F4A66">
        <w:trPr>
          <w:trHeight w:val="161"/>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52DEB2AB" w14:textId="77777777" w:rsidR="00F32304" w:rsidRDefault="00C2620F">
            <w:pPr>
              <w:widowControl w:val="0"/>
              <w:spacing w:before="40"/>
              <w:jc w:val="center"/>
            </w:pPr>
            <w:r>
              <w:rPr>
                <w:rFonts w:cs="Arial"/>
                <w:sz w:val="22"/>
                <w:szCs w:val="22"/>
                <w:lang w:val="en-GB"/>
              </w:rPr>
              <w:t>101-3</w:t>
            </w:r>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44792F80" w14:textId="77777777" w:rsidR="00F32304" w:rsidRDefault="00C2620F">
            <w:pPr>
              <w:widowControl w:val="0"/>
              <w:spacing w:before="40"/>
              <w:jc w:val="center"/>
            </w:pPr>
            <w:r>
              <w:rPr>
                <w:rFonts w:cs="Arial"/>
                <w:sz w:val="22"/>
                <w:szCs w:val="22"/>
                <w:lang w:val="en-GB"/>
              </w:rPr>
              <w:t>FU 2 Months</w:t>
            </w:r>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7820291F" w14:textId="77777777" w:rsidR="00F32304" w:rsidRDefault="00C2620F">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225" w:name="__Fieldmark__1967_2968883822"/>
            <w:bookmarkStart w:id="226" w:name="__Fieldmark__382_543564686"/>
            <w:bookmarkEnd w:id="225"/>
            <w:r>
              <w:fldChar w:fldCharType="end"/>
            </w:r>
            <w:bookmarkEnd w:id="226"/>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04D6927C" w14:textId="77777777" w:rsidR="00F32304" w:rsidRDefault="00C2620F">
            <w:pPr>
              <w:widowControl w:val="0"/>
              <w:spacing w:before="40"/>
              <w:jc w:val="center"/>
              <w:rPr>
                <w:rFonts w:cs="Arial"/>
                <w:sz w:val="22"/>
                <w:szCs w:val="22"/>
                <w:lang w:val="en-GB"/>
              </w:rPr>
            </w:pPr>
            <w:r>
              <w:rPr>
                <w:rFonts w:cs="Arial"/>
                <w:sz w:val="22"/>
                <w:szCs w:val="22"/>
                <w:lang w:val="en-GB"/>
              </w:rPr>
              <w:t>Partial review – HHS and Oxford not completed in CRF.</w:t>
            </w:r>
            <w:r>
              <w:rPr>
                <w:rFonts w:cs="Arial"/>
                <w:sz w:val="22"/>
                <w:szCs w:val="22"/>
                <w:lang w:val="en-GB"/>
              </w:rPr>
              <w:t xml:space="preserve"> </w:t>
            </w:r>
            <w:r>
              <w:rPr>
                <w:rFonts w:cs="Arial"/>
                <w:sz w:val="22"/>
                <w:szCs w:val="22"/>
                <w:lang w:val="en-GB"/>
              </w:rPr>
              <w:t xml:space="preserve"> The </w:t>
            </w:r>
            <w:r>
              <w:rPr>
                <w:rFonts w:cs="Arial"/>
                <w:sz w:val="22"/>
                <w:szCs w:val="22"/>
                <w:lang w:val="en-GB"/>
              </w:rPr>
              <w:t xml:space="preserve">data will be </w:t>
            </w:r>
            <w:proofErr w:type="spellStart"/>
            <w:r>
              <w:rPr>
                <w:rFonts w:cs="Arial"/>
                <w:sz w:val="22"/>
                <w:szCs w:val="22"/>
                <w:lang w:val="en-GB"/>
              </w:rPr>
              <w:t>SDV’d</w:t>
            </w:r>
            <w:proofErr w:type="spellEnd"/>
            <w:r>
              <w:rPr>
                <w:rFonts w:cs="Arial"/>
                <w:sz w:val="22"/>
                <w:szCs w:val="22"/>
                <w:lang w:val="en-GB"/>
              </w:rPr>
              <w:t xml:space="preserve"> during the next visit.</w:t>
            </w:r>
          </w:p>
        </w:tc>
      </w:tr>
      <w:tr w:rsidR="00F32304" w14:paraId="147B0940" w14:textId="77777777" w:rsidTr="008F4A66">
        <w:trPr>
          <w:trHeight w:val="161"/>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7C124166" w14:textId="77777777" w:rsidR="00F32304" w:rsidRDefault="00C2620F">
            <w:pPr>
              <w:widowControl w:val="0"/>
              <w:spacing w:before="40"/>
              <w:jc w:val="center"/>
              <w:rPr>
                <w:rFonts w:cs="Arial"/>
                <w:sz w:val="22"/>
                <w:szCs w:val="22"/>
                <w:lang w:val="en-GB"/>
              </w:rPr>
            </w:pPr>
            <w:r>
              <w:rPr>
                <w:rFonts w:cs="Arial"/>
                <w:sz w:val="22"/>
                <w:szCs w:val="22"/>
                <w:lang w:val="en-GB"/>
              </w:rPr>
              <w:t>101-4</w:t>
            </w:r>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6363DFBD" w14:textId="77777777" w:rsidR="00F32304" w:rsidRDefault="00C2620F">
            <w:pPr>
              <w:widowControl w:val="0"/>
              <w:spacing w:before="40"/>
              <w:jc w:val="center"/>
              <w:rPr>
                <w:rFonts w:cs="Arial"/>
                <w:sz w:val="22"/>
                <w:szCs w:val="22"/>
                <w:lang w:val="en-GB"/>
              </w:rPr>
            </w:pPr>
            <w:r>
              <w:rPr>
                <w:rFonts w:cs="Arial"/>
                <w:sz w:val="22"/>
                <w:szCs w:val="22"/>
                <w:lang w:val="en-GB"/>
              </w:rPr>
              <w:t>Intraoperative visit</w:t>
            </w:r>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098B2EE7" w14:textId="77777777" w:rsidR="00F32304" w:rsidRDefault="00C2620F">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227" w:name="__Fieldmark__1984_2968883822"/>
            <w:bookmarkEnd w:id="227"/>
            <w:r>
              <w:fldChar w:fldCharType="end"/>
            </w:r>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3B931435" w14:textId="77777777" w:rsidR="00F32304" w:rsidRDefault="00C2620F">
            <w:pPr>
              <w:widowControl w:val="0"/>
              <w:spacing w:before="40"/>
              <w:jc w:val="center"/>
              <w:rPr>
                <w:rFonts w:cs="Arial"/>
                <w:sz w:val="22"/>
                <w:szCs w:val="22"/>
                <w:lang w:val="en-GB"/>
              </w:rPr>
            </w:pPr>
            <w:r>
              <w:t xml:space="preserve">surgery and implant data checked, </w:t>
            </w:r>
            <w:proofErr w:type="spellStart"/>
            <w:r>
              <w:t>ConMeds</w:t>
            </w:r>
            <w:proofErr w:type="spellEnd"/>
            <w:r>
              <w:t xml:space="preserve"> need to be double checked during the next visit.</w:t>
            </w:r>
          </w:p>
        </w:tc>
      </w:tr>
      <w:tr w:rsidR="00F32304" w14:paraId="6677E3E9" w14:textId="77777777" w:rsidTr="008F4A66">
        <w:trPr>
          <w:trHeight w:val="161"/>
          <w:jc w:val="center"/>
        </w:trPr>
        <w:tc>
          <w:tcPr>
            <w:tcW w:w="1164" w:type="dxa"/>
            <w:tcBorders>
              <w:left w:val="single" w:sz="4" w:space="0" w:color="000000"/>
              <w:bottom w:val="single" w:sz="4" w:space="0" w:color="000000"/>
              <w:right w:val="single" w:sz="4" w:space="0" w:color="000000"/>
            </w:tcBorders>
            <w:shd w:val="clear" w:color="auto" w:fill="FFFFFF"/>
          </w:tcPr>
          <w:p w14:paraId="01409703" w14:textId="77777777" w:rsidR="00F32304" w:rsidRDefault="00C2620F">
            <w:pPr>
              <w:widowControl w:val="0"/>
              <w:spacing w:before="40"/>
              <w:jc w:val="center"/>
              <w:rPr>
                <w:rFonts w:cs="Arial"/>
                <w:sz w:val="22"/>
                <w:szCs w:val="22"/>
                <w:lang w:val="en-GB"/>
              </w:rPr>
            </w:pPr>
            <w:r>
              <w:rPr>
                <w:rFonts w:cs="Arial"/>
                <w:sz w:val="22"/>
                <w:szCs w:val="22"/>
                <w:lang w:val="en-GB"/>
              </w:rPr>
              <w:t>101-5</w:t>
            </w:r>
          </w:p>
        </w:tc>
        <w:tc>
          <w:tcPr>
            <w:tcW w:w="2282" w:type="dxa"/>
            <w:tcBorders>
              <w:left w:val="single" w:sz="4" w:space="0" w:color="000000"/>
              <w:bottom w:val="single" w:sz="4" w:space="0" w:color="000000"/>
              <w:right w:val="single" w:sz="4" w:space="0" w:color="000000"/>
            </w:tcBorders>
            <w:shd w:val="clear" w:color="auto" w:fill="FFFFFF"/>
          </w:tcPr>
          <w:p w14:paraId="25EE0623" w14:textId="77777777" w:rsidR="00F32304" w:rsidRDefault="00C2620F">
            <w:pPr>
              <w:widowControl w:val="0"/>
              <w:spacing w:before="40"/>
              <w:jc w:val="center"/>
              <w:rPr>
                <w:rFonts w:cs="Arial"/>
                <w:sz w:val="22"/>
                <w:szCs w:val="22"/>
                <w:lang w:val="en-GB"/>
              </w:rPr>
            </w:pPr>
            <w:r>
              <w:rPr>
                <w:rFonts w:cs="Arial"/>
                <w:sz w:val="22"/>
                <w:szCs w:val="22"/>
                <w:lang w:val="en-GB"/>
              </w:rPr>
              <w:t>Intraoperative visit</w:t>
            </w:r>
          </w:p>
        </w:tc>
        <w:tc>
          <w:tcPr>
            <w:tcW w:w="1086" w:type="dxa"/>
            <w:tcBorders>
              <w:left w:val="single" w:sz="4" w:space="0" w:color="000000"/>
              <w:bottom w:val="single" w:sz="4" w:space="0" w:color="000000"/>
              <w:right w:val="single" w:sz="4" w:space="0" w:color="000000"/>
            </w:tcBorders>
            <w:shd w:val="clear" w:color="auto" w:fill="FFFFFF"/>
          </w:tcPr>
          <w:p w14:paraId="376E4176" w14:textId="77777777" w:rsidR="00F32304" w:rsidRDefault="00C2620F">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228" w:name="__Fieldmark__2010_2968883822"/>
            <w:bookmarkEnd w:id="228"/>
            <w:r>
              <w:fldChar w:fldCharType="end"/>
            </w:r>
          </w:p>
        </w:tc>
        <w:tc>
          <w:tcPr>
            <w:tcW w:w="5107" w:type="dxa"/>
            <w:tcBorders>
              <w:left w:val="single" w:sz="4" w:space="0" w:color="000000"/>
              <w:bottom w:val="single" w:sz="4" w:space="0" w:color="000000"/>
              <w:right w:val="single" w:sz="4" w:space="0" w:color="000000"/>
            </w:tcBorders>
            <w:shd w:val="clear" w:color="auto" w:fill="FFFFFF"/>
          </w:tcPr>
          <w:p w14:paraId="1BD21B8E" w14:textId="77777777" w:rsidR="00F32304" w:rsidRDefault="00C2620F">
            <w:pPr>
              <w:widowControl w:val="0"/>
              <w:spacing w:before="40"/>
              <w:jc w:val="center"/>
              <w:rPr>
                <w:rFonts w:cs="Arial"/>
                <w:sz w:val="22"/>
                <w:szCs w:val="22"/>
                <w:lang w:val="en-GB"/>
              </w:rPr>
            </w:pPr>
            <w:r>
              <w:t xml:space="preserve">surgery and implant data checked, </w:t>
            </w:r>
            <w:proofErr w:type="spellStart"/>
            <w:r>
              <w:t>ConMeds</w:t>
            </w:r>
            <w:proofErr w:type="spellEnd"/>
            <w:r>
              <w:t xml:space="preserve"> need to be double checked during the next visit.</w:t>
            </w:r>
          </w:p>
        </w:tc>
      </w:tr>
      <w:tr w:rsidR="00F32304" w14:paraId="56454E98" w14:textId="77777777" w:rsidTr="008F4A66">
        <w:trPr>
          <w:trHeight w:val="77"/>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1AF9B919" w14:textId="77777777" w:rsidR="00F32304" w:rsidRDefault="00C2620F">
            <w:pPr>
              <w:widowControl w:val="0"/>
              <w:spacing w:before="40"/>
              <w:jc w:val="center"/>
              <w:rPr>
                <w:rFonts w:cs="Arial"/>
                <w:sz w:val="22"/>
                <w:szCs w:val="22"/>
                <w:lang w:val="en-GB"/>
              </w:rPr>
            </w:pPr>
            <w:r>
              <w:rPr>
                <w:rFonts w:cs="Arial"/>
                <w:sz w:val="22"/>
                <w:szCs w:val="22"/>
                <w:lang w:val="en-GB"/>
              </w:rPr>
              <w:t>101-</w:t>
            </w:r>
            <w:r>
              <w:rPr>
                <w:rFonts w:cs="Arial"/>
                <w:sz w:val="22"/>
                <w:szCs w:val="22"/>
                <w:lang w:val="en-GB"/>
              </w:rPr>
              <w:t>6</w:t>
            </w:r>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793EBB30" w14:textId="77777777" w:rsidR="00F32304" w:rsidRDefault="00C2620F">
            <w:pPr>
              <w:widowControl w:val="0"/>
              <w:spacing w:before="40"/>
              <w:jc w:val="center"/>
              <w:rPr>
                <w:rFonts w:cs="Arial"/>
                <w:sz w:val="22"/>
                <w:szCs w:val="22"/>
                <w:lang w:val="en-GB"/>
              </w:rPr>
            </w:pPr>
            <w:r>
              <w:rPr>
                <w:rFonts w:cs="Arial"/>
                <w:sz w:val="22"/>
                <w:szCs w:val="22"/>
                <w:lang w:val="en-GB"/>
              </w:rPr>
              <w:t>Intraoperative visit</w:t>
            </w:r>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76A008BC" w14:textId="77777777" w:rsidR="00F32304" w:rsidRDefault="00C2620F">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229" w:name="__Fieldmark__2027_2968883822"/>
            <w:bookmarkEnd w:id="229"/>
            <w:r>
              <w:fldChar w:fldCharType="end"/>
            </w:r>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747C0E81" w14:textId="77777777" w:rsidR="00F32304" w:rsidRDefault="00C2620F">
            <w:pPr>
              <w:widowControl w:val="0"/>
              <w:spacing w:before="40"/>
              <w:jc w:val="center"/>
              <w:rPr>
                <w:rFonts w:cs="Arial"/>
                <w:sz w:val="22"/>
                <w:szCs w:val="22"/>
                <w:lang w:val="en-GB"/>
              </w:rPr>
            </w:pPr>
            <w:r>
              <w:t xml:space="preserve">surgery and implant data checked, </w:t>
            </w:r>
            <w:proofErr w:type="spellStart"/>
            <w:r>
              <w:t>ConMeds</w:t>
            </w:r>
            <w:proofErr w:type="spellEnd"/>
            <w:r>
              <w:t xml:space="preserve"> need to be double checked during the next visit.</w:t>
            </w:r>
          </w:p>
        </w:tc>
      </w:tr>
      <w:tr w:rsidR="00F32304" w14:paraId="0C39CC5C" w14:textId="77777777" w:rsidTr="008F4A66">
        <w:trPr>
          <w:trHeight w:val="161"/>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0BF454E2" w14:textId="77777777" w:rsidR="00F32304" w:rsidRDefault="00C2620F">
            <w:pPr>
              <w:widowControl w:val="0"/>
              <w:spacing w:before="40"/>
              <w:jc w:val="center"/>
              <w:rPr>
                <w:rFonts w:cs="Arial"/>
                <w:sz w:val="22"/>
                <w:szCs w:val="22"/>
                <w:lang w:val="en-GB"/>
              </w:rPr>
            </w:pPr>
            <w:r>
              <w:rPr>
                <w:rFonts w:cs="Arial"/>
                <w:sz w:val="22"/>
                <w:szCs w:val="22"/>
                <w:lang w:val="en-GB"/>
              </w:rPr>
              <w:t>101-</w:t>
            </w:r>
            <w:r>
              <w:rPr>
                <w:rFonts w:cs="Arial"/>
                <w:sz w:val="22"/>
                <w:szCs w:val="22"/>
                <w:lang w:val="en-GB"/>
              </w:rPr>
              <w:t>7</w:t>
            </w:r>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37691760" w14:textId="77777777" w:rsidR="00F32304" w:rsidRDefault="00C2620F">
            <w:pPr>
              <w:widowControl w:val="0"/>
              <w:spacing w:before="40"/>
              <w:jc w:val="center"/>
              <w:rPr>
                <w:rFonts w:cs="Arial"/>
                <w:sz w:val="22"/>
                <w:szCs w:val="22"/>
                <w:lang w:val="en-GB"/>
              </w:rPr>
            </w:pPr>
            <w:r>
              <w:rPr>
                <w:rFonts w:cs="Arial"/>
                <w:sz w:val="22"/>
                <w:szCs w:val="22"/>
                <w:lang w:val="en-GB"/>
              </w:rPr>
              <w:t>Intraoperative visit</w:t>
            </w:r>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55B29D55" w14:textId="77777777" w:rsidR="00F32304" w:rsidRDefault="00C2620F">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230" w:name="__Fieldmark__2061_2968883822"/>
            <w:bookmarkEnd w:id="230"/>
            <w:r>
              <w:fldChar w:fldCharType="end"/>
            </w:r>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404AAF74" w14:textId="77777777" w:rsidR="00F32304" w:rsidRDefault="00C2620F">
            <w:pPr>
              <w:widowControl w:val="0"/>
              <w:spacing w:before="40"/>
              <w:jc w:val="center"/>
              <w:rPr>
                <w:rFonts w:cs="Arial"/>
                <w:sz w:val="22"/>
                <w:szCs w:val="22"/>
                <w:lang w:val="en-GB"/>
              </w:rPr>
            </w:pPr>
            <w:r>
              <w:t xml:space="preserve">surgery and implant data checked, </w:t>
            </w:r>
            <w:proofErr w:type="spellStart"/>
            <w:r>
              <w:t>ConMeds</w:t>
            </w:r>
            <w:proofErr w:type="spellEnd"/>
            <w:r>
              <w:t xml:space="preserve"> need to be double checked during the next visit.</w:t>
            </w:r>
          </w:p>
        </w:tc>
      </w:tr>
      <w:tr w:rsidR="00F32304" w14:paraId="7ECA0B80" w14:textId="77777777" w:rsidTr="008F4A66">
        <w:trPr>
          <w:trHeight w:val="161"/>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27AE4ACC" w14:textId="77777777" w:rsidR="00F32304" w:rsidRDefault="00C2620F">
            <w:pPr>
              <w:widowControl w:val="0"/>
              <w:spacing w:before="40"/>
              <w:jc w:val="center"/>
              <w:rPr>
                <w:rFonts w:cs="Arial"/>
                <w:sz w:val="22"/>
                <w:szCs w:val="22"/>
                <w:lang w:val="en-GB"/>
              </w:rPr>
            </w:pPr>
            <w:r>
              <w:rPr>
                <w:rFonts w:cs="Arial"/>
                <w:sz w:val="22"/>
                <w:szCs w:val="22"/>
                <w:lang w:val="en-GB"/>
              </w:rPr>
              <w:t>101-9</w:t>
            </w:r>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64783718" w14:textId="77777777" w:rsidR="00F32304" w:rsidRDefault="00C2620F">
            <w:pPr>
              <w:widowControl w:val="0"/>
              <w:spacing w:before="40"/>
              <w:jc w:val="center"/>
              <w:rPr>
                <w:rFonts w:cs="Arial"/>
                <w:sz w:val="22"/>
                <w:szCs w:val="22"/>
                <w:lang w:val="en-GB"/>
              </w:rPr>
            </w:pPr>
            <w:r>
              <w:rPr>
                <w:rFonts w:cs="Arial"/>
                <w:sz w:val="22"/>
                <w:szCs w:val="22"/>
                <w:lang w:val="en-GB"/>
              </w:rPr>
              <w:t>Intraoperative visit</w:t>
            </w:r>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72E67C64" w14:textId="77777777" w:rsidR="00F32304" w:rsidRDefault="00C2620F">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231" w:name="__Fieldmark__2100_2968883822"/>
            <w:bookmarkEnd w:id="231"/>
            <w:r>
              <w:fldChar w:fldCharType="end"/>
            </w:r>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0F3EFF05" w14:textId="77777777" w:rsidR="00F32304" w:rsidRDefault="00C2620F">
            <w:pPr>
              <w:widowControl w:val="0"/>
              <w:spacing w:before="40"/>
              <w:jc w:val="center"/>
              <w:rPr>
                <w:rFonts w:cs="Arial"/>
                <w:sz w:val="22"/>
                <w:szCs w:val="22"/>
                <w:lang w:val="en-GB"/>
              </w:rPr>
            </w:pPr>
            <w:r>
              <w:t xml:space="preserve">surgery and implant data checked, </w:t>
            </w:r>
            <w:proofErr w:type="spellStart"/>
            <w:r>
              <w:t>ConMeds</w:t>
            </w:r>
            <w:proofErr w:type="spellEnd"/>
            <w:r>
              <w:t xml:space="preserve"> need to be double checked </w:t>
            </w:r>
            <w:r>
              <w:t>during the next visit.</w:t>
            </w:r>
          </w:p>
        </w:tc>
      </w:tr>
      <w:tr w:rsidR="00F32304" w14:paraId="25DEAA51" w14:textId="77777777" w:rsidTr="008F4A66">
        <w:trPr>
          <w:trHeight w:val="161"/>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28281F8B" w14:textId="77777777" w:rsidR="00F32304" w:rsidRDefault="00C2620F">
            <w:pPr>
              <w:widowControl w:val="0"/>
              <w:spacing w:before="40"/>
              <w:jc w:val="center"/>
            </w:pPr>
            <w:r>
              <w:rPr>
                <w:rFonts w:cs="Arial"/>
                <w:sz w:val="22"/>
                <w:szCs w:val="22"/>
                <w:lang w:val="en-GB"/>
              </w:rPr>
              <w:t>101-9</w:t>
            </w:r>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264EDCA8" w14:textId="77777777" w:rsidR="00F32304" w:rsidRDefault="00C2620F">
            <w:pPr>
              <w:widowControl w:val="0"/>
              <w:spacing w:before="40"/>
              <w:jc w:val="center"/>
            </w:pPr>
            <w:r>
              <w:rPr>
                <w:rFonts w:cs="Arial"/>
                <w:sz w:val="22"/>
                <w:szCs w:val="22"/>
                <w:lang w:val="en-GB"/>
              </w:rPr>
              <w:t>FU at discharge</w:t>
            </w:r>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3A73E59C" w14:textId="77777777" w:rsidR="00F32304" w:rsidRDefault="00C2620F">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232" w:name="__Fieldmark__2107_2968883822"/>
            <w:bookmarkStart w:id="233" w:name="__Fieldmark__392_543564686"/>
            <w:bookmarkEnd w:id="232"/>
            <w:r>
              <w:fldChar w:fldCharType="end"/>
            </w:r>
            <w:bookmarkEnd w:id="233"/>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0B3C5D94" w14:textId="03644647" w:rsidR="00F32304" w:rsidRDefault="00C2620F">
            <w:pPr>
              <w:widowControl w:val="0"/>
              <w:spacing w:before="40"/>
              <w:jc w:val="center"/>
            </w:pPr>
            <w:r>
              <w:rPr>
                <w:rFonts w:cs="Arial"/>
                <w:sz w:val="22"/>
                <w:szCs w:val="22"/>
                <w:lang w:val="en-GB"/>
              </w:rPr>
              <w:t>Date of visit, AEs</w:t>
            </w:r>
          </w:p>
        </w:tc>
      </w:tr>
      <w:tr w:rsidR="00F32304" w14:paraId="1E2EC875" w14:textId="77777777" w:rsidTr="008F4A66">
        <w:trPr>
          <w:trHeight w:val="77"/>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6A38BE10" w14:textId="77777777" w:rsidR="00F32304" w:rsidRDefault="00C2620F">
            <w:pPr>
              <w:widowControl w:val="0"/>
              <w:spacing w:before="40"/>
              <w:jc w:val="center"/>
            </w:pPr>
            <w:r>
              <w:rPr>
                <w:rFonts w:cs="Arial"/>
                <w:sz w:val="22"/>
                <w:szCs w:val="22"/>
                <w:lang w:val="en-GB"/>
              </w:rPr>
              <w:t>101-11</w:t>
            </w:r>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1DE06772" w14:textId="77777777" w:rsidR="00F32304" w:rsidRDefault="00C2620F">
            <w:pPr>
              <w:widowControl w:val="0"/>
              <w:spacing w:before="40"/>
              <w:jc w:val="center"/>
            </w:pPr>
            <w:r>
              <w:rPr>
                <w:rFonts w:cs="Arial"/>
                <w:sz w:val="22"/>
                <w:szCs w:val="22"/>
                <w:lang w:val="en-GB"/>
              </w:rPr>
              <w:t>Pre-operative Visit</w:t>
            </w:r>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44ED4F04" w14:textId="77777777" w:rsidR="00F32304" w:rsidRDefault="00C2620F">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234" w:name="__Fieldmark__2116_2968883822"/>
            <w:bookmarkStart w:id="235" w:name="__Fieldmark__393_543564686"/>
            <w:bookmarkEnd w:id="234"/>
            <w:r>
              <w:fldChar w:fldCharType="end"/>
            </w:r>
            <w:bookmarkEnd w:id="235"/>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5EFD14AF" w14:textId="77777777" w:rsidR="00F32304" w:rsidRDefault="00C2620F">
            <w:pPr>
              <w:widowControl w:val="0"/>
              <w:spacing w:before="40"/>
              <w:jc w:val="center"/>
              <w:rPr>
                <w:rFonts w:cs="Arial"/>
                <w:sz w:val="22"/>
                <w:szCs w:val="22"/>
                <w:lang w:val="en-GB"/>
              </w:rPr>
            </w:pPr>
            <w:r>
              <w:rPr>
                <w:rFonts w:cs="Arial"/>
                <w:sz w:val="22"/>
                <w:szCs w:val="22"/>
                <w:lang w:val="en-GB"/>
              </w:rPr>
              <w:t>Eligibility review.</w:t>
            </w:r>
          </w:p>
        </w:tc>
      </w:tr>
      <w:tr w:rsidR="00F32304" w14:paraId="4B5B2F1A" w14:textId="77777777" w:rsidTr="008F4A66">
        <w:trPr>
          <w:trHeight w:val="77"/>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03CCF36B" w14:textId="77777777" w:rsidR="00F32304" w:rsidRDefault="00C2620F">
            <w:pPr>
              <w:widowControl w:val="0"/>
              <w:spacing w:before="40"/>
              <w:jc w:val="center"/>
            </w:pPr>
            <w:r>
              <w:rPr>
                <w:rFonts w:cs="Arial"/>
                <w:sz w:val="22"/>
                <w:szCs w:val="22"/>
                <w:lang w:val="en-GB"/>
              </w:rPr>
              <w:t>101-12</w:t>
            </w:r>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68A30B36" w14:textId="77777777" w:rsidR="00F32304" w:rsidRDefault="00C2620F">
            <w:pPr>
              <w:widowControl w:val="0"/>
              <w:spacing w:before="40"/>
              <w:jc w:val="center"/>
            </w:pPr>
            <w:r>
              <w:rPr>
                <w:rFonts w:cs="Arial"/>
                <w:sz w:val="22"/>
                <w:szCs w:val="22"/>
                <w:lang w:val="en-GB"/>
              </w:rPr>
              <w:t>Pre-operative Visit</w:t>
            </w:r>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51F2116D" w14:textId="77777777" w:rsidR="00F32304" w:rsidRDefault="00C2620F">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236" w:name="__Fieldmark__2129_2968883822"/>
            <w:bookmarkStart w:id="237" w:name="__Fieldmark__394_543564686"/>
            <w:bookmarkEnd w:id="236"/>
            <w:r>
              <w:fldChar w:fldCharType="end"/>
            </w:r>
            <w:bookmarkEnd w:id="237"/>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4E935146" w14:textId="77777777" w:rsidR="00F32304" w:rsidRDefault="00C2620F">
            <w:pPr>
              <w:widowControl w:val="0"/>
              <w:spacing w:before="40"/>
              <w:jc w:val="center"/>
              <w:rPr>
                <w:rFonts w:cs="Arial"/>
                <w:sz w:val="22"/>
                <w:szCs w:val="22"/>
                <w:lang w:val="en-GB"/>
              </w:rPr>
            </w:pPr>
            <w:r>
              <w:rPr>
                <w:rFonts w:cs="Arial"/>
                <w:sz w:val="22"/>
                <w:szCs w:val="22"/>
                <w:lang w:val="en-GB"/>
              </w:rPr>
              <w:t>Eligibility review.</w:t>
            </w:r>
          </w:p>
        </w:tc>
      </w:tr>
      <w:tr w:rsidR="00F32304" w14:paraId="3D708CFF" w14:textId="77777777" w:rsidTr="008F4A66">
        <w:trPr>
          <w:trHeight w:val="161"/>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042ADB94" w14:textId="77777777" w:rsidR="00F32304" w:rsidRDefault="00C2620F">
            <w:pPr>
              <w:widowControl w:val="0"/>
              <w:spacing w:before="40"/>
              <w:jc w:val="center"/>
            </w:pPr>
            <w:r>
              <w:rPr>
                <w:rFonts w:cs="Arial"/>
                <w:sz w:val="22"/>
                <w:szCs w:val="22"/>
                <w:lang w:val="en-GB"/>
              </w:rPr>
              <w:t>101-12</w:t>
            </w:r>
          </w:p>
        </w:tc>
        <w:tc>
          <w:tcPr>
            <w:tcW w:w="2282" w:type="dxa"/>
            <w:tcBorders>
              <w:top w:val="single" w:sz="4" w:space="0" w:color="000000"/>
              <w:left w:val="single" w:sz="4" w:space="0" w:color="000000"/>
              <w:bottom w:val="single" w:sz="4" w:space="0" w:color="000000"/>
              <w:right w:val="single" w:sz="4" w:space="0" w:color="000000"/>
            </w:tcBorders>
            <w:shd w:val="clear" w:color="auto" w:fill="FFFFFF"/>
          </w:tcPr>
          <w:p w14:paraId="7B367C27" w14:textId="77777777" w:rsidR="00F32304" w:rsidRDefault="00C2620F">
            <w:pPr>
              <w:widowControl w:val="0"/>
              <w:spacing w:before="40"/>
              <w:jc w:val="center"/>
            </w:pPr>
            <w:r>
              <w:rPr>
                <w:rFonts w:cs="Arial"/>
                <w:sz w:val="22"/>
                <w:szCs w:val="22"/>
                <w:lang w:val="en-GB"/>
              </w:rPr>
              <w:t>Intraoperative Visit</w:t>
            </w:r>
          </w:p>
        </w:tc>
        <w:tc>
          <w:tcPr>
            <w:tcW w:w="1086" w:type="dxa"/>
            <w:tcBorders>
              <w:top w:val="single" w:sz="4" w:space="0" w:color="000000"/>
              <w:left w:val="single" w:sz="4" w:space="0" w:color="000000"/>
              <w:bottom w:val="single" w:sz="4" w:space="0" w:color="000000"/>
              <w:right w:val="single" w:sz="4" w:space="0" w:color="000000"/>
            </w:tcBorders>
            <w:shd w:val="clear" w:color="auto" w:fill="FFFFFF"/>
          </w:tcPr>
          <w:p w14:paraId="7445D7A1" w14:textId="77777777" w:rsidR="00F32304" w:rsidRDefault="00C2620F">
            <w:pPr>
              <w:widowControl w:val="0"/>
              <w:spacing w:before="40"/>
              <w:jc w:val="center"/>
            </w:pPr>
            <w:r>
              <w:fldChar w:fldCharType="begin">
                <w:ffData>
                  <w:name w:val=""/>
                  <w:enabled/>
                  <w:calcOnExit w:val="0"/>
                  <w:checkBox>
                    <w:sizeAuto/>
                    <w:default w:val="0"/>
                    <w:checked/>
                  </w:checkBox>
                </w:ffData>
              </w:fldChar>
            </w:r>
            <w:r>
              <w:instrText>FORMCHECKBOX</w:instrText>
            </w:r>
            <w:r>
              <w:fldChar w:fldCharType="separate"/>
            </w:r>
            <w:bookmarkStart w:id="238" w:name="__Fieldmark__2142_2968883822"/>
            <w:bookmarkStart w:id="239" w:name="__Fieldmark__395_543564686"/>
            <w:bookmarkEnd w:id="238"/>
            <w:r>
              <w:fldChar w:fldCharType="end"/>
            </w:r>
            <w:bookmarkEnd w:id="239"/>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366E383F" w14:textId="71EFF06B" w:rsidR="00F32304" w:rsidRDefault="008F4A66">
            <w:pPr>
              <w:widowControl w:val="0"/>
              <w:spacing w:before="40"/>
              <w:jc w:val="center"/>
            </w:pPr>
            <w:r>
              <w:t xml:space="preserve">surgery and implant data checked, </w:t>
            </w:r>
            <w:proofErr w:type="spellStart"/>
            <w:r>
              <w:t>ConMeds</w:t>
            </w:r>
            <w:proofErr w:type="spellEnd"/>
            <w:r>
              <w:t xml:space="preserve"> need to be double checked during the next visit.</w:t>
            </w:r>
          </w:p>
        </w:tc>
      </w:tr>
    </w:tbl>
    <w:p w14:paraId="2C2E03D0" w14:textId="77777777" w:rsidR="00F32304" w:rsidRDefault="00F32304">
      <w:pPr>
        <w:rPr>
          <w:rFonts w:cs="Arial"/>
          <w:sz w:val="22"/>
          <w:szCs w:val="22"/>
          <w:lang w:val="en-GB"/>
        </w:rPr>
      </w:pPr>
    </w:p>
    <w:p w14:paraId="7C550120" w14:textId="77777777" w:rsidR="00F32304" w:rsidRDefault="00C2620F">
      <w:pPr>
        <w:rPr>
          <w:rFonts w:cs="Arial"/>
          <w:sz w:val="22"/>
          <w:szCs w:val="22"/>
          <w:lang w:val="en-GB"/>
        </w:rPr>
      </w:pPr>
      <w:r>
        <w:br w:type="page"/>
      </w:r>
    </w:p>
    <w:p w14:paraId="64191C2A" w14:textId="77777777" w:rsidR="00F32304" w:rsidRDefault="00F32304">
      <w:pPr>
        <w:rPr>
          <w:rFonts w:cs="Arial"/>
          <w:sz w:val="22"/>
          <w:szCs w:val="22"/>
          <w:lang w:val="en-GB"/>
        </w:rPr>
      </w:pPr>
    </w:p>
    <w:tbl>
      <w:tblPr>
        <w:tblW w:w="9639" w:type="dxa"/>
        <w:jc w:val="center"/>
        <w:tblLayout w:type="fixed"/>
        <w:tblLook w:val="0000" w:firstRow="0" w:lastRow="0" w:firstColumn="0" w:lastColumn="0" w:noHBand="0" w:noVBand="0"/>
      </w:tblPr>
      <w:tblGrid>
        <w:gridCol w:w="1233"/>
        <w:gridCol w:w="2258"/>
        <w:gridCol w:w="2063"/>
        <w:gridCol w:w="2059"/>
        <w:gridCol w:w="2026"/>
      </w:tblGrid>
      <w:tr w:rsidR="00F32304" w14:paraId="4E6FF78C" w14:textId="77777777">
        <w:trPr>
          <w:trHeight w:val="340"/>
          <w:jc w:val="center"/>
        </w:trPr>
        <w:tc>
          <w:tcPr>
            <w:tcW w:w="9638" w:type="dxa"/>
            <w:gridSpan w:val="5"/>
            <w:tcBorders>
              <w:top w:val="single" w:sz="4" w:space="0" w:color="000000"/>
              <w:left w:val="single" w:sz="4" w:space="0" w:color="000000"/>
              <w:bottom w:val="single" w:sz="4" w:space="0" w:color="000000"/>
              <w:right w:val="single" w:sz="4" w:space="0" w:color="000000"/>
            </w:tcBorders>
            <w:shd w:val="clear" w:color="auto" w:fill="BFBFBF"/>
          </w:tcPr>
          <w:p w14:paraId="325A54B2" w14:textId="77777777" w:rsidR="00F32304" w:rsidRDefault="00C2620F">
            <w:pPr>
              <w:widowControl w:val="0"/>
              <w:spacing w:before="40"/>
              <w:ind w:left="360"/>
              <w:jc w:val="center"/>
            </w:pPr>
            <w:r>
              <w:rPr>
                <w:rFonts w:cs="Arial"/>
                <w:b/>
                <w:lang w:val="en-GB"/>
              </w:rPr>
              <w:t>9. Adverse Events (AE)</w:t>
            </w:r>
          </w:p>
        </w:tc>
      </w:tr>
      <w:tr w:rsidR="00F32304" w14:paraId="1A6A621B" w14:textId="77777777">
        <w:trPr>
          <w:trHeight w:val="270"/>
          <w:jc w:val="center"/>
        </w:trPr>
        <w:tc>
          <w:tcPr>
            <w:tcW w:w="3490" w:type="dxa"/>
            <w:gridSpan w:val="2"/>
            <w:vMerge w:val="restart"/>
            <w:tcBorders>
              <w:top w:val="single" w:sz="4" w:space="0" w:color="000000"/>
              <w:left w:val="single" w:sz="4" w:space="0" w:color="000000"/>
              <w:bottom w:val="single" w:sz="4" w:space="0" w:color="000000"/>
              <w:right w:val="single" w:sz="4" w:space="0" w:color="000000"/>
            </w:tcBorders>
            <w:shd w:val="clear" w:color="auto" w:fill="F2F2F2"/>
          </w:tcPr>
          <w:p w14:paraId="38788941" w14:textId="77777777" w:rsidR="00F32304" w:rsidRDefault="00C2620F">
            <w:pPr>
              <w:widowControl w:val="0"/>
              <w:spacing w:before="40"/>
            </w:pPr>
            <w:r>
              <w:rPr>
                <w:rFonts w:cs="Arial"/>
                <w:sz w:val="22"/>
                <w:szCs w:val="22"/>
                <w:lang w:val="en-GB"/>
              </w:rPr>
              <w:t>New Adverse Events occurred since last MVR?</w:t>
            </w:r>
          </w:p>
        </w:tc>
        <w:tc>
          <w:tcPr>
            <w:tcW w:w="2063" w:type="dxa"/>
            <w:tcBorders>
              <w:top w:val="single" w:sz="4" w:space="0" w:color="000000"/>
              <w:left w:val="single" w:sz="4" w:space="0" w:color="000000"/>
              <w:bottom w:val="single" w:sz="4" w:space="0" w:color="000000"/>
              <w:right w:val="single" w:sz="4" w:space="0" w:color="000000"/>
            </w:tcBorders>
            <w:shd w:val="clear" w:color="auto" w:fill="F2F2F2"/>
          </w:tcPr>
          <w:p w14:paraId="033662D3" w14:textId="77777777" w:rsidR="00F32304" w:rsidRDefault="00C2620F">
            <w:pPr>
              <w:widowControl w:val="0"/>
              <w:jc w:val="center"/>
            </w:pPr>
            <w:r>
              <w:rPr>
                <w:rFonts w:cs="Arial"/>
                <w:sz w:val="22"/>
                <w:szCs w:val="22"/>
                <w:lang w:val="en-GB"/>
              </w:rPr>
              <w:t>Yes</w:t>
            </w:r>
          </w:p>
        </w:tc>
        <w:tc>
          <w:tcPr>
            <w:tcW w:w="2059" w:type="dxa"/>
            <w:tcBorders>
              <w:top w:val="single" w:sz="4" w:space="0" w:color="000000"/>
              <w:left w:val="single" w:sz="4" w:space="0" w:color="000000"/>
              <w:bottom w:val="single" w:sz="4" w:space="0" w:color="000000"/>
              <w:right w:val="single" w:sz="4" w:space="0" w:color="000000"/>
            </w:tcBorders>
            <w:shd w:val="clear" w:color="auto" w:fill="F2F2F2"/>
          </w:tcPr>
          <w:p w14:paraId="5879F4D2" w14:textId="77777777" w:rsidR="00F32304" w:rsidRDefault="00C2620F">
            <w:pPr>
              <w:widowControl w:val="0"/>
              <w:jc w:val="center"/>
            </w:pPr>
            <w:r>
              <w:rPr>
                <w:rFonts w:cs="Arial"/>
                <w:sz w:val="22"/>
                <w:szCs w:val="22"/>
                <w:lang w:val="en-GB"/>
              </w:rPr>
              <w:t>No</w:t>
            </w:r>
          </w:p>
        </w:tc>
        <w:tc>
          <w:tcPr>
            <w:tcW w:w="2026" w:type="dxa"/>
            <w:tcBorders>
              <w:top w:val="single" w:sz="4" w:space="0" w:color="000000"/>
              <w:left w:val="single" w:sz="4" w:space="0" w:color="000000"/>
              <w:bottom w:val="single" w:sz="4" w:space="0" w:color="000000"/>
              <w:right w:val="single" w:sz="4" w:space="0" w:color="000000"/>
            </w:tcBorders>
            <w:shd w:val="clear" w:color="auto" w:fill="F2F2F2"/>
          </w:tcPr>
          <w:p w14:paraId="59B1F0A9" w14:textId="77777777" w:rsidR="00F32304" w:rsidRDefault="00C2620F">
            <w:pPr>
              <w:widowControl w:val="0"/>
              <w:jc w:val="center"/>
            </w:pPr>
            <w:r>
              <w:rPr>
                <w:rFonts w:cs="Arial"/>
                <w:sz w:val="22"/>
                <w:szCs w:val="22"/>
                <w:lang w:val="en-GB"/>
              </w:rPr>
              <w:t>NA</w:t>
            </w:r>
          </w:p>
        </w:tc>
      </w:tr>
      <w:tr w:rsidR="00F32304" w14:paraId="47982667" w14:textId="77777777">
        <w:trPr>
          <w:trHeight w:val="270"/>
          <w:jc w:val="center"/>
        </w:trPr>
        <w:tc>
          <w:tcPr>
            <w:tcW w:w="3490" w:type="dxa"/>
            <w:gridSpan w:val="2"/>
            <w:vMerge/>
            <w:tcBorders>
              <w:top w:val="single" w:sz="4" w:space="0" w:color="000000"/>
              <w:left w:val="single" w:sz="4" w:space="0" w:color="000000"/>
              <w:bottom w:val="single" w:sz="4" w:space="0" w:color="000000"/>
              <w:right w:val="single" w:sz="4" w:space="0" w:color="000000"/>
            </w:tcBorders>
            <w:shd w:val="clear" w:color="auto" w:fill="F2F2F2"/>
          </w:tcPr>
          <w:p w14:paraId="7E42700F" w14:textId="77777777" w:rsidR="00F32304" w:rsidRDefault="00F32304">
            <w:pPr>
              <w:widowControl w:val="0"/>
              <w:snapToGrid w:val="0"/>
              <w:rPr>
                <w:rFonts w:cs="Arial"/>
                <w:sz w:val="22"/>
                <w:szCs w:val="22"/>
                <w:lang w:val="en-GB"/>
              </w:rPr>
            </w:pPr>
          </w:p>
        </w:tc>
        <w:tc>
          <w:tcPr>
            <w:tcW w:w="206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D1EFE0"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240" w:name="__Fieldmark__2523_2968883822"/>
            <w:bookmarkStart w:id="241" w:name="__Fieldmark__407_543564686"/>
            <w:bookmarkEnd w:id="240"/>
            <w:r>
              <w:fldChar w:fldCharType="end"/>
            </w:r>
            <w:bookmarkEnd w:id="241"/>
          </w:p>
        </w:tc>
        <w:tc>
          <w:tcPr>
            <w:tcW w:w="20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EC4B19"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242" w:name="__Fieldmark__2528_2968883822"/>
            <w:bookmarkStart w:id="243" w:name="__Fieldmark__408_543564686"/>
            <w:bookmarkEnd w:id="242"/>
            <w:r>
              <w:fldChar w:fldCharType="end"/>
            </w:r>
            <w:bookmarkEnd w:id="243"/>
          </w:p>
        </w:tc>
        <w:tc>
          <w:tcPr>
            <w:tcW w:w="20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09FF69"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244" w:name="__Fieldmark__2533_2968883822"/>
            <w:bookmarkStart w:id="245" w:name="__Fieldmark__409_543564686"/>
            <w:bookmarkEnd w:id="244"/>
            <w:r>
              <w:fldChar w:fldCharType="end"/>
            </w:r>
            <w:bookmarkEnd w:id="245"/>
          </w:p>
        </w:tc>
      </w:tr>
      <w:tr w:rsidR="00F32304" w14:paraId="3E71863D" w14:textId="77777777">
        <w:trPr>
          <w:trHeight w:val="219"/>
          <w:jc w:val="center"/>
        </w:trPr>
        <w:tc>
          <w:tcPr>
            <w:tcW w:w="1232" w:type="dxa"/>
            <w:tcBorders>
              <w:top w:val="single" w:sz="4" w:space="0" w:color="000000"/>
              <w:left w:val="single" w:sz="4" w:space="0" w:color="000000"/>
              <w:bottom w:val="single" w:sz="4" w:space="0" w:color="000000"/>
              <w:right w:val="single" w:sz="4" w:space="0" w:color="000000"/>
            </w:tcBorders>
            <w:shd w:val="clear" w:color="auto" w:fill="F2F2F2"/>
          </w:tcPr>
          <w:p w14:paraId="33060D4B" w14:textId="77777777" w:rsidR="00F32304" w:rsidRDefault="00C2620F">
            <w:pPr>
              <w:widowControl w:val="0"/>
              <w:jc w:val="center"/>
            </w:pPr>
            <w:r>
              <w:rPr>
                <w:rFonts w:cs="Arial"/>
                <w:sz w:val="22"/>
                <w:szCs w:val="22"/>
                <w:lang w:val="en-GB"/>
              </w:rPr>
              <w:t>Subject #</w:t>
            </w:r>
          </w:p>
        </w:tc>
        <w:tc>
          <w:tcPr>
            <w:tcW w:w="8406" w:type="dxa"/>
            <w:gridSpan w:val="4"/>
            <w:tcBorders>
              <w:top w:val="single" w:sz="4" w:space="0" w:color="000000"/>
              <w:left w:val="single" w:sz="4" w:space="0" w:color="000000"/>
              <w:bottom w:val="single" w:sz="4" w:space="0" w:color="000000"/>
              <w:right w:val="single" w:sz="4" w:space="0" w:color="000000"/>
            </w:tcBorders>
            <w:shd w:val="clear" w:color="auto" w:fill="F2F2F2"/>
          </w:tcPr>
          <w:p w14:paraId="0A38C1DA" w14:textId="77777777" w:rsidR="00F32304" w:rsidRDefault="00C2620F">
            <w:pPr>
              <w:widowControl w:val="0"/>
              <w:jc w:val="center"/>
            </w:pPr>
            <w:r>
              <w:rPr>
                <w:rFonts w:cs="Arial"/>
                <w:sz w:val="22"/>
                <w:szCs w:val="22"/>
                <w:lang w:val="en-GB"/>
              </w:rPr>
              <w:t>Description (</w:t>
            </w:r>
            <w:proofErr w:type="gramStart"/>
            <w:r>
              <w:rPr>
                <w:rFonts w:cs="Arial"/>
                <w:sz w:val="22"/>
                <w:szCs w:val="22"/>
                <w:lang w:val="en-GB"/>
              </w:rPr>
              <w:t>i.e.</w:t>
            </w:r>
            <w:proofErr w:type="gramEnd"/>
            <w:r>
              <w:rPr>
                <w:rFonts w:cs="Arial"/>
                <w:sz w:val="22"/>
                <w:szCs w:val="22"/>
                <w:lang w:val="en-GB"/>
              </w:rPr>
              <w:t xml:space="preserve"> diagnosis, onset &amp; end date, outc</w:t>
            </w:r>
            <w:r>
              <w:rPr>
                <w:rFonts w:cs="Arial"/>
                <w:sz w:val="22"/>
                <w:szCs w:val="22"/>
                <w:lang w:val="en-GB"/>
              </w:rPr>
              <w:t>ome, therapy, MD relationship, comments)</w:t>
            </w:r>
          </w:p>
        </w:tc>
      </w:tr>
      <w:tr w:rsidR="00F32304" w14:paraId="087BD819" w14:textId="77777777">
        <w:trPr>
          <w:trHeight w:val="550"/>
          <w:jc w:val="center"/>
        </w:trPr>
        <w:tc>
          <w:tcPr>
            <w:tcW w:w="1232" w:type="dxa"/>
            <w:tcBorders>
              <w:top w:val="single" w:sz="4" w:space="0" w:color="000000"/>
              <w:left w:val="single" w:sz="4" w:space="0" w:color="000000"/>
              <w:bottom w:val="single" w:sz="4" w:space="0" w:color="000000"/>
              <w:right w:val="single" w:sz="4" w:space="0" w:color="000000"/>
            </w:tcBorders>
            <w:shd w:val="clear" w:color="auto" w:fill="FFFFFF"/>
          </w:tcPr>
          <w:p w14:paraId="243794EC" w14:textId="77777777" w:rsidR="00F32304" w:rsidRDefault="00C2620F">
            <w:pPr>
              <w:widowControl w:val="0"/>
              <w:snapToGrid w:val="0"/>
            </w:pPr>
            <w:r>
              <w:rPr>
                <w:rFonts w:cs="Arial"/>
                <w:sz w:val="22"/>
                <w:szCs w:val="22"/>
                <w:lang w:val="en-GB"/>
              </w:rPr>
              <w:t>101/13</w:t>
            </w:r>
          </w:p>
        </w:tc>
        <w:tc>
          <w:tcPr>
            <w:tcW w:w="8406" w:type="dxa"/>
            <w:gridSpan w:val="4"/>
            <w:tcBorders>
              <w:top w:val="single" w:sz="4" w:space="0" w:color="000000"/>
              <w:left w:val="single" w:sz="4" w:space="0" w:color="000000"/>
              <w:bottom w:val="single" w:sz="4" w:space="0" w:color="000000"/>
              <w:right w:val="single" w:sz="4" w:space="0" w:color="000000"/>
            </w:tcBorders>
            <w:shd w:val="clear" w:color="auto" w:fill="FFFFFF"/>
          </w:tcPr>
          <w:p w14:paraId="0358F582" w14:textId="77777777" w:rsidR="00F32304" w:rsidRDefault="00F32304">
            <w:pPr>
              <w:widowControl w:val="0"/>
              <w:snapToGrid w:val="0"/>
              <w:rPr>
                <w:rFonts w:cs="Arial"/>
                <w:sz w:val="22"/>
                <w:szCs w:val="22"/>
                <w:lang w:val="en-GB"/>
              </w:rPr>
            </w:pPr>
          </w:p>
          <w:p w14:paraId="06CF328E" w14:textId="77777777" w:rsidR="00F32304" w:rsidRDefault="00F32304">
            <w:pPr>
              <w:widowControl w:val="0"/>
              <w:snapToGrid w:val="0"/>
              <w:rPr>
                <w:rFonts w:cs="Arial"/>
                <w:sz w:val="22"/>
                <w:szCs w:val="22"/>
                <w:lang w:val="en-GB"/>
              </w:rPr>
            </w:pPr>
          </w:p>
          <w:tbl>
            <w:tblPr>
              <w:tblW w:w="8185" w:type="dxa"/>
              <w:tblLayout w:type="fixed"/>
              <w:tblLook w:val="0000" w:firstRow="0" w:lastRow="0" w:firstColumn="0" w:lastColumn="0" w:noHBand="0" w:noVBand="0"/>
            </w:tblPr>
            <w:tblGrid>
              <w:gridCol w:w="1428"/>
              <w:gridCol w:w="1286"/>
              <w:gridCol w:w="1823"/>
              <w:gridCol w:w="1961"/>
              <w:gridCol w:w="1687"/>
            </w:tblGrid>
            <w:tr w:rsidR="00F32304" w14:paraId="2A6976B2" w14:textId="77777777">
              <w:tc>
                <w:tcPr>
                  <w:tcW w:w="1428"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55D31926" w14:textId="77777777" w:rsidR="00F32304" w:rsidRDefault="00C2620F">
                  <w:pPr>
                    <w:widowControl w:val="0"/>
                  </w:pPr>
                  <w:r>
                    <w:rPr>
                      <w:rFonts w:cs="Arial"/>
                      <w:sz w:val="22"/>
                      <w:szCs w:val="22"/>
                      <w:lang w:val="en-GB"/>
                    </w:rPr>
                    <w:t>Onset date</w:t>
                  </w:r>
                </w:p>
              </w:tc>
              <w:tc>
                <w:tcPr>
                  <w:tcW w:w="128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1E789D0D" w14:textId="77777777" w:rsidR="00F32304" w:rsidRDefault="00C2620F">
                  <w:pPr>
                    <w:widowControl w:val="0"/>
                  </w:pPr>
                  <w:r>
                    <w:rPr>
                      <w:rFonts w:cs="Arial"/>
                      <w:sz w:val="22"/>
                      <w:szCs w:val="22"/>
                      <w:lang w:val="en-GB"/>
                    </w:rPr>
                    <w:t>End date</w:t>
                  </w:r>
                </w:p>
              </w:tc>
              <w:tc>
                <w:tcPr>
                  <w:tcW w:w="1823"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142DB1D3" w14:textId="77777777" w:rsidR="00F32304" w:rsidRDefault="00C2620F">
                  <w:pPr>
                    <w:widowControl w:val="0"/>
                  </w:pPr>
                  <w:r>
                    <w:rPr>
                      <w:rFonts w:cs="Arial"/>
                      <w:sz w:val="22"/>
                      <w:szCs w:val="22"/>
                      <w:lang w:val="en-GB"/>
                    </w:rPr>
                    <w:t xml:space="preserve">Status </w:t>
                  </w:r>
                </w:p>
              </w:tc>
              <w:tc>
                <w:tcPr>
                  <w:tcW w:w="1961"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80BA4AC" w14:textId="77777777" w:rsidR="00F32304" w:rsidRDefault="00C2620F">
                  <w:pPr>
                    <w:widowControl w:val="0"/>
                  </w:pPr>
                  <w:r>
                    <w:rPr>
                      <w:rFonts w:cs="Arial"/>
                      <w:sz w:val="22"/>
                      <w:szCs w:val="22"/>
                      <w:lang w:val="en-GB"/>
                    </w:rPr>
                    <w:t xml:space="preserve">Intensity </w:t>
                  </w:r>
                </w:p>
              </w:tc>
              <w:tc>
                <w:tcPr>
                  <w:tcW w:w="1687"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1B93D17" w14:textId="77777777" w:rsidR="00F32304" w:rsidRDefault="00C2620F">
                  <w:pPr>
                    <w:widowControl w:val="0"/>
                  </w:pPr>
                  <w:r>
                    <w:rPr>
                      <w:rFonts w:cs="Arial"/>
                      <w:sz w:val="22"/>
                      <w:szCs w:val="22"/>
                      <w:lang w:val="en-GB"/>
                    </w:rPr>
                    <w:t>Relation with MD</w:t>
                  </w:r>
                </w:p>
              </w:tc>
            </w:tr>
            <w:tr w:rsidR="00F32304" w14:paraId="57F11D37" w14:textId="77777777">
              <w:tc>
                <w:tcPr>
                  <w:tcW w:w="1428"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2AFB4E40" w14:textId="77777777" w:rsidR="00F32304" w:rsidRDefault="00C2620F">
                  <w:pPr>
                    <w:widowControl w:val="0"/>
                  </w:pPr>
                  <w:r>
                    <w:rPr>
                      <w:rFonts w:cs="Arial"/>
                      <w:sz w:val="22"/>
                      <w:szCs w:val="22"/>
                      <w:lang w:val="en-GB"/>
                    </w:rPr>
                    <w:t>11Apr2022</w:t>
                  </w:r>
                </w:p>
              </w:tc>
              <w:tc>
                <w:tcPr>
                  <w:tcW w:w="1286"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05F5C0F3" w14:textId="77777777" w:rsidR="00F32304" w:rsidRDefault="00C2620F">
                  <w:pPr>
                    <w:widowControl w:val="0"/>
                  </w:pPr>
                  <w:r>
                    <w:rPr>
                      <w:rFonts w:cs="Arial"/>
                      <w:sz w:val="22"/>
                      <w:szCs w:val="22"/>
                      <w:lang w:val="en-GB"/>
                    </w:rPr>
                    <w:t>19Apr2022</w:t>
                  </w:r>
                </w:p>
              </w:tc>
              <w:tc>
                <w:tcPr>
                  <w:tcW w:w="1823"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3FF7D9A2" w14:textId="77777777" w:rsidR="00F32304" w:rsidRDefault="00C2620F">
                  <w:pPr>
                    <w:widowControl w:val="0"/>
                  </w:pPr>
                  <w:r>
                    <w:rPr>
                      <w:rFonts w:cs="Arial"/>
                      <w:sz w:val="22"/>
                      <w:szCs w:val="22"/>
                      <w:lang w:val="en-GB"/>
                    </w:rPr>
                    <w:t>Recovered</w:t>
                  </w:r>
                </w:p>
              </w:tc>
              <w:tc>
                <w:tcPr>
                  <w:tcW w:w="1961"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2264EDE6" w14:textId="77777777" w:rsidR="00F32304" w:rsidRDefault="00C2620F">
                  <w:pPr>
                    <w:widowControl w:val="0"/>
                  </w:pPr>
                  <w:r>
                    <w:rPr>
                      <w:rFonts w:cs="Arial"/>
                      <w:sz w:val="22"/>
                      <w:szCs w:val="22"/>
                      <w:lang w:val="en-GB"/>
                    </w:rPr>
                    <w:t>Mild</w:t>
                  </w:r>
                </w:p>
              </w:tc>
              <w:tc>
                <w:tcPr>
                  <w:tcW w:w="1687"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1507666D" w14:textId="77777777" w:rsidR="00F32304" w:rsidRDefault="00C2620F">
                  <w:pPr>
                    <w:widowControl w:val="0"/>
                  </w:pPr>
                  <w:r>
                    <w:rPr>
                      <w:rFonts w:cs="Arial"/>
                      <w:sz w:val="22"/>
                      <w:szCs w:val="22"/>
                      <w:lang w:val="en-GB"/>
                    </w:rPr>
                    <w:t>Not related</w:t>
                  </w:r>
                </w:p>
              </w:tc>
            </w:tr>
          </w:tbl>
          <w:p w14:paraId="57FABAF8" w14:textId="77777777" w:rsidR="00F32304" w:rsidRDefault="00F32304">
            <w:pPr>
              <w:widowControl w:val="0"/>
            </w:pPr>
          </w:p>
          <w:tbl>
            <w:tblPr>
              <w:tblW w:w="8185" w:type="dxa"/>
              <w:tblLayout w:type="fixed"/>
              <w:tblLook w:val="0000" w:firstRow="0" w:lastRow="0" w:firstColumn="0" w:lastColumn="0" w:noHBand="0" w:noVBand="0"/>
            </w:tblPr>
            <w:tblGrid>
              <w:gridCol w:w="1425"/>
              <w:gridCol w:w="6760"/>
            </w:tblGrid>
            <w:tr w:rsidR="00F32304" w14:paraId="3FD5C678"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48E39CD3" w14:textId="77777777" w:rsidR="00F32304" w:rsidRDefault="00C2620F">
                  <w:pPr>
                    <w:widowControl w:val="0"/>
                  </w:pPr>
                  <w:r>
                    <w:rPr>
                      <w:rFonts w:cs="Arial"/>
                      <w:sz w:val="22"/>
                      <w:szCs w:val="22"/>
                      <w:lang w:val="en-GB"/>
                    </w:rPr>
                    <w:t xml:space="preserve">Diagnosis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5F043799" w14:textId="77777777" w:rsidR="00F32304" w:rsidRDefault="00C2620F">
                  <w:pPr>
                    <w:widowControl w:val="0"/>
                  </w:pPr>
                  <w:r>
                    <w:rPr>
                      <w:rFonts w:cs="Arial"/>
                      <w:sz w:val="22"/>
                      <w:szCs w:val="22"/>
                      <w:lang w:val="en-GB"/>
                    </w:rPr>
                    <w:t>Intraoperative fracture of great trochanter</w:t>
                  </w:r>
                </w:p>
              </w:tc>
            </w:tr>
            <w:tr w:rsidR="00F32304" w14:paraId="165B52A9"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072BB3ED" w14:textId="77777777" w:rsidR="00F32304" w:rsidRDefault="00C2620F">
                  <w:pPr>
                    <w:widowControl w:val="0"/>
                  </w:pPr>
                  <w:r>
                    <w:rPr>
                      <w:rFonts w:cs="Arial"/>
                      <w:sz w:val="22"/>
                      <w:szCs w:val="22"/>
                      <w:lang w:val="en-GB"/>
                    </w:rPr>
                    <w:t xml:space="preserve">Therapy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32A245C5" w14:textId="77777777" w:rsidR="00F32304" w:rsidRDefault="00C2620F">
                  <w:pPr>
                    <w:widowControl w:val="0"/>
                  </w:pPr>
                  <w:r>
                    <w:rPr>
                      <w:rFonts w:cs="Arial"/>
                      <w:sz w:val="22"/>
                      <w:szCs w:val="22"/>
                      <w:lang w:val="en-GB"/>
                    </w:rPr>
                    <w:t>Not pharmacological</w:t>
                  </w:r>
                </w:p>
              </w:tc>
            </w:tr>
            <w:tr w:rsidR="00F32304" w14:paraId="1E274D23"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487EEACC" w14:textId="77777777" w:rsidR="00F32304" w:rsidRDefault="00C2620F">
                  <w:pPr>
                    <w:widowControl w:val="0"/>
                  </w:pPr>
                  <w:r>
                    <w:rPr>
                      <w:rFonts w:cs="Arial"/>
                      <w:sz w:val="22"/>
                      <w:szCs w:val="22"/>
                      <w:lang w:val="en-GB"/>
                    </w:rPr>
                    <w:t xml:space="preserve">Sponsor notified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48025FF0" w14:textId="77777777" w:rsidR="00F32304" w:rsidRDefault="00C2620F">
                  <w:pPr>
                    <w:widowControl w:val="0"/>
                  </w:pPr>
                  <w:r>
                    <w:rPr>
                      <w:rFonts w:cs="Arial"/>
                      <w:sz w:val="22"/>
                      <w:szCs w:val="22"/>
                      <w:lang w:val="en-GB"/>
                    </w:rPr>
                    <w:t>09Jun2022</w:t>
                  </w:r>
                </w:p>
              </w:tc>
            </w:tr>
            <w:tr w:rsidR="00F32304" w14:paraId="0CEF8516"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64C6EE1C" w14:textId="77777777" w:rsidR="00F32304" w:rsidRDefault="00C2620F">
                  <w:pPr>
                    <w:widowControl w:val="0"/>
                  </w:pPr>
                  <w:r>
                    <w:rPr>
                      <w:rFonts w:cs="Arial"/>
                      <w:sz w:val="22"/>
                      <w:szCs w:val="22"/>
                      <w:lang w:val="en-GB"/>
                    </w:rPr>
                    <w:t>Comment</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3EA9A36E" w14:textId="77777777" w:rsidR="00F32304" w:rsidRDefault="00F32304">
                  <w:pPr>
                    <w:widowControl w:val="0"/>
                    <w:snapToGrid w:val="0"/>
                    <w:rPr>
                      <w:rFonts w:cs="Arial"/>
                      <w:color w:val="000000"/>
                      <w:sz w:val="22"/>
                      <w:szCs w:val="22"/>
                      <w:lang w:val="en-GB" w:eastAsia="en-GB"/>
                    </w:rPr>
                  </w:pPr>
                </w:p>
              </w:tc>
            </w:tr>
          </w:tbl>
          <w:p w14:paraId="5BD15377" w14:textId="77777777" w:rsidR="00F32304" w:rsidRDefault="00F32304">
            <w:pPr>
              <w:widowControl w:val="0"/>
            </w:pPr>
          </w:p>
        </w:tc>
      </w:tr>
    </w:tbl>
    <w:p w14:paraId="121DDEB9" w14:textId="77777777" w:rsidR="00F32304" w:rsidRDefault="00F32304">
      <w:pPr>
        <w:rPr>
          <w:rFonts w:cs="Arial"/>
          <w:lang w:val="en-GB"/>
        </w:rPr>
      </w:pPr>
    </w:p>
    <w:tbl>
      <w:tblPr>
        <w:tblW w:w="9639" w:type="dxa"/>
        <w:jc w:val="center"/>
        <w:tblLayout w:type="fixed"/>
        <w:tblLook w:val="0000" w:firstRow="0" w:lastRow="0" w:firstColumn="0" w:lastColumn="0" w:noHBand="0" w:noVBand="0"/>
      </w:tblPr>
      <w:tblGrid>
        <w:gridCol w:w="3449"/>
        <w:gridCol w:w="2064"/>
        <w:gridCol w:w="14"/>
        <w:gridCol w:w="2050"/>
        <w:gridCol w:w="2062"/>
      </w:tblGrid>
      <w:tr w:rsidR="00F32304" w14:paraId="61B8EF6D" w14:textId="77777777">
        <w:trPr>
          <w:trHeight w:val="340"/>
          <w:jc w:val="center"/>
        </w:trPr>
        <w:tc>
          <w:tcPr>
            <w:tcW w:w="9638" w:type="dxa"/>
            <w:gridSpan w:val="5"/>
            <w:tcBorders>
              <w:top w:val="single" w:sz="4" w:space="0" w:color="000000"/>
              <w:left w:val="single" w:sz="4" w:space="0" w:color="000000"/>
              <w:bottom w:val="single" w:sz="4" w:space="0" w:color="000000"/>
              <w:right w:val="single" w:sz="4" w:space="0" w:color="000000"/>
            </w:tcBorders>
            <w:shd w:val="clear" w:color="auto" w:fill="BFBFBF"/>
          </w:tcPr>
          <w:p w14:paraId="1EF6160F" w14:textId="77777777" w:rsidR="00F32304" w:rsidRDefault="00C2620F">
            <w:pPr>
              <w:widowControl w:val="0"/>
              <w:spacing w:before="40"/>
              <w:ind w:left="360"/>
              <w:jc w:val="center"/>
            </w:pPr>
            <w:r>
              <w:rPr>
                <w:rFonts w:cs="Arial"/>
                <w:b/>
                <w:lang w:val="en-GB"/>
              </w:rPr>
              <w:t>10. Serious Adverse Events (SAE)</w:t>
            </w:r>
          </w:p>
        </w:tc>
      </w:tr>
      <w:tr w:rsidR="00F32304" w14:paraId="64251C4D" w14:textId="77777777">
        <w:trPr>
          <w:trHeight w:val="135"/>
          <w:jc w:val="center"/>
        </w:trPr>
        <w:tc>
          <w:tcPr>
            <w:tcW w:w="3448" w:type="dxa"/>
            <w:vMerge w:val="restart"/>
            <w:tcBorders>
              <w:top w:val="single" w:sz="4" w:space="0" w:color="000000"/>
              <w:left w:val="single" w:sz="4" w:space="0" w:color="000000"/>
              <w:bottom w:val="single" w:sz="4" w:space="0" w:color="000000"/>
              <w:right w:val="single" w:sz="4" w:space="0" w:color="000000"/>
            </w:tcBorders>
            <w:shd w:val="clear" w:color="auto" w:fill="F2F2F2"/>
          </w:tcPr>
          <w:p w14:paraId="0EC6085C" w14:textId="77777777" w:rsidR="00F32304" w:rsidRDefault="00C2620F">
            <w:pPr>
              <w:widowControl w:val="0"/>
              <w:rPr>
                <w:rFonts w:cs="Arial"/>
                <w:sz w:val="22"/>
                <w:szCs w:val="22"/>
                <w:lang w:val="en-GB"/>
              </w:rPr>
            </w:pPr>
            <w:r>
              <w:rPr>
                <w:rFonts w:cs="Arial"/>
                <w:sz w:val="22"/>
                <w:szCs w:val="22"/>
                <w:lang w:val="en-GB"/>
              </w:rPr>
              <w:t>Has a New Serious Adverse Events occurred since last MVR? (</w:t>
            </w:r>
            <w:proofErr w:type="gramStart"/>
            <w:r>
              <w:rPr>
                <w:rFonts w:cs="Arial"/>
                <w:sz w:val="22"/>
                <w:szCs w:val="22"/>
                <w:lang w:val="en-GB"/>
              </w:rPr>
              <w:t>please</w:t>
            </w:r>
            <w:proofErr w:type="gramEnd"/>
            <w:r>
              <w:rPr>
                <w:rFonts w:cs="Arial"/>
                <w:sz w:val="22"/>
                <w:szCs w:val="22"/>
                <w:lang w:val="en-GB"/>
              </w:rPr>
              <w:t xml:space="preserve"> provide information in table </w:t>
            </w:r>
            <w:r>
              <w:rPr>
                <w:rFonts w:cs="Arial"/>
                <w:b/>
                <w:sz w:val="22"/>
                <w:szCs w:val="22"/>
                <w:lang w:val="en-GB"/>
              </w:rPr>
              <w:t>below</w:t>
            </w:r>
            <w:r>
              <w:rPr>
                <w:rFonts w:cs="Arial"/>
                <w:sz w:val="22"/>
                <w:szCs w:val="22"/>
                <w:lang w:val="en-GB"/>
              </w:rPr>
              <w:t>)</w:t>
            </w:r>
          </w:p>
        </w:tc>
        <w:tc>
          <w:tcPr>
            <w:tcW w:w="2078" w:type="dxa"/>
            <w:gridSpan w:val="2"/>
            <w:tcBorders>
              <w:top w:val="single" w:sz="4" w:space="0" w:color="000000"/>
              <w:left w:val="single" w:sz="4" w:space="0" w:color="000000"/>
              <w:bottom w:val="single" w:sz="4" w:space="0" w:color="000000"/>
              <w:right w:val="single" w:sz="4" w:space="0" w:color="000000"/>
            </w:tcBorders>
            <w:shd w:val="clear" w:color="auto" w:fill="F2F2F2"/>
          </w:tcPr>
          <w:p w14:paraId="2863D42D" w14:textId="77777777" w:rsidR="00F32304" w:rsidRDefault="00C2620F">
            <w:pPr>
              <w:widowControl w:val="0"/>
              <w:jc w:val="center"/>
            </w:pPr>
            <w:r>
              <w:rPr>
                <w:rFonts w:cs="Arial"/>
                <w:sz w:val="22"/>
                <w:szCs w:val="22"/>
                <w:lang w:val="en-GB"/>
              </w:rPr>
              <w:t>Yes</w:t>
            </w:r>
          </w:p>
        </w:tc>
        <w:tc>
          <w:tcPr>
            <w:tcW w:w="2050" w:type="dxa"/>
            <w:tcBorders>
              <w:top w:val="single" w:sz="4" w:space="0" w:color="000000"/>
              <w:left w:val="single" w:sz="4" w:space="0" w:color="000000"/>
              <w:bottom w:val="single" w:sz="4" w:space="0" w:color="000000"/>
              <w:right w:val="single" w:sz="4" w:space="0" w:color="000000"/>
            </w:tcBorders>
            <w:shd w:val="clear" w:color="auto" w:fill="F2F2F2"/>
          </w:tcPr>
          <w:p w14:paraId="18CF87CF" w14:textId="77777777" w:rsidR="00F32304" w:rsidRDefault="00C2620F">
            <w:pPr>
              <w:widowControl w:val="0"/>
              <w:jc w:val="center"/>
            </w:pPr>
            <w:r>
              <w:rPr>
                <w:rFonts w:cs="Arial"/>
                <w:sz w:val="22"/>
                <w:szCs w:val="22"/>
                <w:lang w:val="en-GB"/>
              </w:rPr>
              <w:t>No</w:t>
            </w:r>
          </w:p>
        </w:tc>
        <w:tc>
          <w:tcPr>
            <w:tcW w:w="2062" w:type="dxa"/>
            <w:tcBorders>
              <w:top w:val="single" w:sz="4" w:space="0" w:color="000000"/>
              <w:left w:val="single" w:sz="4" w:space="0" w:color="000000"/>
              <w:bottom w:val="single" w:sz="4" w:space="0" w:color="000000"/>
              <w:right w:val="single" w:sz="4" w:space="0" w:color="000000"/>
            </w:tcBorders>
            <w:shd w:val="clear" w:color="auto" w:fill="F2F2F2"/>
          </w:tcPr>
          <w:p w14:paraId="6C99D249" w14:textId="77777777" w:rsidR="00F32304" w:rsidRDefault="00C2620F">
            <w:pPr>
              <w:widowControl w:val="0"/>
              <w:jc w:val="center"/>
            </w:pPr>
            <w:r>
              <w:rPr>
                <w:rFonts w:cs="Arial"/>
                <w:sz w:val="22"/>
                <w:szCs w:val="22"/>
                <w:lang w:val="en-GB"/>
              </w:rPr>
              <w:t>NA</w:t>
            </w:r>
          </w:p>
        </w:tc>
      </w:tr>
      <w:tr w:rsidR="00F32304" w14:paraId="0226C981" w14:textId="77777777">
        <w:trPr>
          <w:trHeight w:val="135"/>
          <w:jc w:val="center"/>
        </w:trPr>
        <w:tc>
          <w:tcPr>
            <w:tcW w:w="3448" w:type="dxa"/>
            <w:vMerge/>
            <w:tcBorders>
              <w:top w:val="single" w:sz="4" w:space="0" w:color="000000"/>
              <w:left w:val="single" w:sz="4" w:space="0" w:color="000000"/>
              <w:bottom w:val="single" w:sz="4" w:space="0" w:color="000000"/>
              <w:right w:val="single" w:sz="4" w:space="0" w:color="000000"/>
            </w:tcBorders>
            <w:shd w:val="clear" w:color="auto" w:fill="F2F2F2"/>
          </w:tcPr>
          <w:p w14:paraId="7EBB9175" w14:textId="77777777" w:rsidR="00F32304" w:rsidRDefault="00F32304">
            <w:pPr>
              <w:widowControl w:val="0"/>
              <w:snapToGrid w:val="0"/>
              <w:rPr>
                <w:rFonts w:cs="Arial"/>
                <w:sz w:val="22"/>
                <w:szCs w:val="22"/>
                <w:lang w:val="en-GB"/>
              </w:rPr>
            </w:pPr>
          </w:p>
        </w:tc>
        <w:tc>
          <w:tcPr>
            <w:tcW w:w="2078"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CC82D63"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246" w:name="__Fieldmark__2633_2968883822"/>
            <w:bookmarkStart w:id="247" w:name="__Fieldmark__410_543564686"/>
            <w:bookmarkEnd w:id="246"/>
            <w:r>
              <w:fldChar w:fldCharType="end"/>
            </w:r>
            <w:bookmarkEnd w:id="247"/>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8220C8"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248" w:name="__Fieldmark__2638_2968883822"/>
            <w:bookmarkStart w:id="249" w:name="__Fieldmark__411_543564686"/>
            <w:bookmarkEnd w:id="248"/>
            <w:r>
              <w:fldChar w:fldCharType="end"/>
            </w:r>
            <w:bookmarkEnd w:id="249"/>
          </w:p>
        </w:tc>
        <w:tc>
          <w:tcPr>
            <w:tcW w:w="20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306F32"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250" w:name="__Fieldmark__2643_2968883822"/>
            <w:bookmarkStart w:id="251" w:name="__Fieldmark__412_543564686"/>
            <w:bookmarkEnd w:id="250"/>
            <w:r>
              <w:fldChar w:fldCharType="end"/>
            </w:r>
            <w:bookmarkEnd w:id="251"/>
          </w:p>
        </w:tc>
      </w:tr>
      <w:tr w:rsidR="00F32304" w14:paraId="15761C08" w14:textId="77777777">
        <w:trPr>
          <w:trHeight w:val="135"/>
          <w:jc w:val="center"/>
        </w:trPr>
        <w:tc>
          <w:tcPr>
            <w:tcW w:w="3448" w:type="dxa"/>
            <w:vMerge w:val="restart"/>
            <w:tcBorders>
              <w:top w:val="single" w:sz="4" w:space="0" w:color="000000"/>
              <w:left w:val="single" w:sz="4" w:space="0" w:color="000000"/>
              <w:bottom w:val="single" w:sz="4" w:space="0" w:color="000000"/>
              <w:right w:val="single" w:sz="4" w:space="0" w:color="000000"/>
            </w:tcBorders>
            <w:shd w:val="clear" w:color="auto" w:fill="F2F2F2"/>
          </w:tcPr>
          <w:p w14:paraId="250D0267" w14:textId="77777777" w:rsidR="00F32304" w:rsidRDefault="00C2620F">
            <w:pPr>
              <w:widowControl w:val="0"/>
            </w:pPr>
            <w:r>
              <w:rPr>
                <w:rFonts w:cs="Arial"/>
                <w:sz w:val="22"/>
                <w:szCs w:val="22"/>
                <w:lang w:val="en-GB"/>
              </w:rPr>
              <w:t xml:space="preserve">Was the Sponsor notified within the timelines as per protocol? </w:t>
            </w:r>
          </w:p>
        </w:tc>
        <w:tc>
          <w:tcPr>
            <w:tcW w:w="2078" w:type="dxa"/>
            <w:gridSpan w:val="2"/>
            <w:tcBorders>
              <w:top w:val="single" w:sz="4" w:space="0" w:color="000000"/>
              <w:left w:val="single" w:sz="4" w:space="0" w:color="000000"/>
              <w:bottom w:val="single" w:sz="4" w:space="0" w:color="000000"/>
              <w:right w:val="single" w:sz="4" w:space="0" w:color="000000"/>
            </w:tcBorders>
            <w:shd w:val="clear" w:color="auto" w:fill="F2F2F2"/>
          </w:tcPr>
          <w:p w14:paraId="7F21E728" w14:textId="77777777" w:rsidR="00F32304" w:rsidRDefault="00C2620F">
            <w:pPr>
              <w:widowControl w:val="0"/>
              <w:jc w:val="center"/>
            </w:pPr>
            <w:r>
              <w:rPr>
                <w:rFonts w:cs="Arial"/>
                <w:sz w:val="22"/>
                <w:szCs w:val="22"/>
                <w:lang w:val="en-GB"/>
              </w:rPr>
              <w:t>Yes</w:t>
            </w:r>
          </w:p>
        </w:tc>
        <w:tc>
          <w:tcPr>
            <w:tcW w:w="2050" w:type="dxa"/>
            <w:tcBorders>
              <w:top w:val="single" w:sz="4" w:space="0" w:color="000000"/>
              <w:left w:val="single" w:sz="4" w:space="0" w:color="000000"/>
              <w:bottom w:val="single" w:sz="4" w:space="0" w:color="000000"/>
              <w:right w:val="single" w:sz="4" w:space="0" w:color="000000"/>
            </w:tcBorders>
            <w:shd w:val="clear" w:color="auto" w:fill="F2F2F2"/>
          </w:tcPr>
          <w:p w14:paraId="52ADF426" w14:textId="77777777" w:rsidR="00F32304" w:rsidRDefault="00C2620F">
            <w:pPr>
              <w:widowControl w:val="0"/>
              <w:jc w:val="center"/>
            </w:pPr>
            <w:r>
              <w:rPr>
                <w:rFonts w:cs="Arial"/>
                <w:sz w:val="22"/>
                <w:szCs w:val="22"/>
                <w:lang w:val="en-GB"/>
              </w:rPr>
              <w:t>No</w:t>
            </w:r>
          </w:p>
        </w:tc>
        <w:tc>
          <w:tcPr>
            <w:tcW w:w="2062" w:type="dxa"/>
            <w:tcBorders>
              <w:top w:val="single" w:sz="4" w:space="0" w:color="000000"/>
              <w:left w:val="single" w:sz="4" w:space="0" w:color="000000"/>
              <w:bottom w:val="single" w:sz="4" w:space="0" w:color="000000"/>
              <w:right w:val="single" w:sz="4" w:space="0" w:color="000000"/>
            </w:tcBorders>
            <w:shd w:val="clear" w:color="auto" w:fill="F2F2F2"/>
          </w:tcPr>
          <w:p w14:paraId="767C3124" w14:textId="77777777" w:rsidR="00F32304" w:rsidRDefault="00C2620F">
            <w:pPr>
              <w:widowControl w:val="0"/>
              <w:jc w:val="center"/>
            </w:pPr>
            <w:r>
              <w:rPr>
                <w:rFonts w:cs="Arial"/>
                <w:sz w:val="22"/>
                <w:szCs w:val="22"/>
                <w:lang w:val="en-GB"/>
              </w:rPr>
              <w:t>NA</w:t>
            </w:r>
          </w:p>
        </w:tc>
      </w:tr>
      <w:tr w:rsidR="00F32304" w14:paraId="68D324E9" w14:textId="77777777">
        <w:trPr>
          <w:trHeight w:val="135"/>
          <w:jc w:val="center"/>
        </w:trPr>
        <w:tc>
          <w:tcPr>
            <w:tcW w:w="3448" w:type="dxa"/>
            <w:vMerge/>
            <w:tcBorders>
              <w:top w:val="single" w:sz="4" w:space="0" w:color="000000"/>
              <w:left w:val="single" w:sz="4" w:space="0" w:color="000000"/>
              <w:bottom w:val="single" w:sz="4" w:space="0" w:color="000000"/>
              <w:right w:val="single" w:sz="4" w:space="0" w:color="000000"/>
            </w:tcBorders>
            <w:shd w:val="clear" w:color="auto" w:fill="F2F2F2"/>
          </w:tcPr>
          <w:p w14:paraId="6F1E0C63" w14:textId="77777777" w:rsidR="00F32304" w:rsidRDefault="00F32304">
            <w:pPr>
              <w:widowControl w:val="0"/>
              <w:snapToGrid w:val="0"/>
              <w:rPr>
                <w:rFonts w:cs="Arial"/>
                <w:sz w:val="22"/>
                <w:szCs w:val="22"/>
                <w:lang w:val="en-GB"/>
              </w:rPr>
            </w:pPr>
          </w:p>
        </w:tc>
        <w:tc>
          <w:tcPr>
            <w:tcW w:w="2078"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6ECE159E"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252" w:name="__Fieldmark__2652_2968883822"/>
            <w:bookmarkStart w:id="253" w:name="__Fieldmark__413_543564686"/>
            <w:bookmarkEnd w:id="252"/>
            <w:r>
              <w:fldChar w:fldCharType="end"/>
            </w:r>
            <w:bookmarkEnd w:id="253"/>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203EB7"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254" w:name="__Fieldmark__2657_2968883822"/>
            <w:bookmarkStart w:id="255" w:name="__Fieldmark__414_543564686"/>
            <w:bookmarkEnd w:id="254"/>
            <w:r>
              <w:fldChar w:fldCharType="end"/>
            </w:r>
            <w:bookmarkEnd w:id="255"/>
          </w:p>
        </w:tc>
        <w:tc>
          <w:tcPr>
            <w:tcW w:w="20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12D71C"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256" w:name="__Fieldmark__2662_2968883822"/>
            <w:bookmarkStart w:id="257" w:name="__Fieldmark__415_543564686"/>
            <w:bookmarkEnd w:id="256"/>
            <w:r>
              <w:fldChar w:fldCharType="end"/>
            </w:r>
            <w:bookmarkEnd w:id="257"/>
          </w:p>
        </w:tc>
      </w:tr>
      <w:tr w:rsidR="00F32304" w14:paraId="47E790FB" w14:textId="77777777">
        <w:trPr>
          <w:trHeight w:val="135"/>
          <w:jc w:val="center"/>
        </w:trPr>
        <w:tc>
          <w:tcPr>
            <w:tcW w:w="3448" w:type="dxa"/>
            <w:tcBorders>
              <w:top w:val="single" w:sz="4" w:space="0" w:color="000000"/>
              <w:left w:val="single" w:sz="4" w:space="0" w:color="000000"/>
              <w:bottom w:val="single" w:sz="4" w:space="0" w:color="000000"/>
              <w:right w:val="single" w:sz="4" w:space="0" w:color="000000"/>
            </w:tcBorders>
            <w:shd w:val="clear" w:color="auto" w:fill="FFFFFF"/>
          </w:tcPr>
          <w:p w14:paraId="073BF363" w14:textId="77777777" w:rsidR="00F32304" w:rsidRDefault="00C2620F">
            <w:pPr>
              <w:widowControl w:val="0"/>
            </w:pPr>
            <w:r>
              <w:rPr>
                <w:rFonts w:cs="Arial"/>
                <w:sz w:val="22"/>
                <w:szCs w:val="22"/>
                <w:lang w:val="en-GB"/>
              </w:rPr>
              <w:t>Comment</w:t>
            </w:r>
          </w:p>
        </w:tc>
        <w:tc>
          <w:tcPr>
            <w:tcW w:w="6190"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21F4D04B" w14:textId="77777777" w:rsidR="00F32304" w:rsidRDefault="00C2620F">
            <w:pPr>
              <w:widowControl w:val="0"/>
              <w:jc w:val="center"/>
            </w:pPr>
            <w:r>
              <w:rPr>
                <w:rFonts w:cs="Arial"/>
                <w:b/>
                <w:lang w:val="en-GB"/>
              </w:rPr>
              <w:t xml:space="preserve">The Sponsor was informed with a delay about the </w:t>
            </w:r>
            <w:r>
              <w:rPr>
                <w:rFonts w:cs="Arial"/>
                <w:b/>
                <w:lang w:val="en-GB"/>
              </w:rPr>
              <w:t>SAE due to site’s staff mistake. See CAPA #9 and #13</w:t>
            </w:r>
          </w:p>
        </w:tc>
      </w:tr>
      <w:tr w:rsidR="00F32304" w14:paraId="46A2B2F9" w14:textId="77777777">
        <w:trPr>
          <w:trHeight w:val="135"/>
          <w:jc w:val="center"/>
        </w:trPr>
        <w:tc>
          <w:tcPr>
            <w:tcW w:w="3448" w:type="dxa"/>
            <w:vMerge w:val="restart"/>
            <w:tcBorders>
              <w:top w:val="single" w:sz="4" w:space="0" w:color="000000"/>
              <w:left w:val="single" w:sz="4" w:space="0" w:color="000000"/>
              <w:bottom w:val="single" w:sz="4" w:space="0" w:color="000000"/>
              <w:right w:val="single" w:sz="4" w:space="0" w:color="000000"/>
            </w:tcBorders>
            <w:shd w:val="clear" w:color="auto" w:fill="F2F2F2"/>
          </w:tcPr>
          <w:p w14:paraId="19B1CED1" w14:textId="77777777" w:rsidR="00F32304" w:rsidRDefault="00C2620F">
            <w:pPr>
              <w:widowControl w:val="0"/>
            </w:pPr>
            <w:r>
              <w:rPr>
                <w:rFonts w:cs="Arial"/>
                <w:sz w:val="22"/>
                <w:szCs w:val="22"/>
                <w:lang w:val="en-GB"/>
              </w:rPr>
              <w:t xml:space="preserve">Was the EC/IRB notified by clinical site? </w:t>
            </w:r>
          </w:p>
        </w:tc>
        <w:tc>
          <w:tcPr>
            <w:tcW w:w="2078" w:type="dxa"/>
            <w:gridSpan w:val="2"/>
            <w:tcBorders>
              <w:top w:val="single" w:sz="4" w:space="0" w:color="000000"/>
              <w:left w:val="single" w:sz="4" w:space="0" w:color="000000"/>
              <w:bottom w:val="single" w:sz="4" w:space="0" w:color="000000"/>
              <w:right w:val="single" w:sz="4" w:space="0" w:color="000000"/>
            </w:tcBorders>
            <w:shd w:val="clear" w:color="auto" w:fill="F2F2F2"/>
          </w:tcPr>
          <w:p w14:paraId="5557F567" w14:textId="77777777" w:rsidR="00F32304" w:rsidRDefault="00C2620F">
            <w:pPr>
              <w:widowControl w:val="0"/>
              <w:jc w:val="center"/>
            </w:pPr>
            <w:r>
              <w:rPr>
                <w:rFonts w:cs="Arial"/>
                <w:sz w:val="22"/>
                <w:szCs w:val="22"/>
                <w:lang w:val="en-GB"/>
              </w:rPr>
              <w:t>Yes</w:t>
            </w:r>
          </w:p>
        </w:tc>
        <w:tc>
          <w:tcPr>
            <w:tcW w:w="2050" w:type="dxa"/>
            <w:tcBorders>
              <w:top w:val="single" w:sz="4" w:space="0" w:color="000000"/>
              <w:left w:val="single" w:sz="4" w:space="0" w:color="000000"/>
              <w:bottom w:val="single" w:sz="4" w:space="0" w:color="000000"/>
              <w:right w:val="single" w:sz="4" w:space="0" w:color="000000"/>
            </w:tcBorders>
            <w:shd w:val="clear" w:color="auto" w:fill="F2F2F2"/>
          </w:tcPr>
          <w:p w14:paraId="2A6E4337" w14:textId="77777777" w:rsidR="00F32304" w:rsidRDefault="00C2620F">
            <w:pPr>
              <w:widowControl w:val="0"/>
              <w:jc w:val="center"/>
            </w:pPr>
            <w:r>
              <w:rPr>
                <w:rFonts w:cs="Arial"/>
                <w:sz w:val="22"/>
                <w:szCs w:val="22"/>
                <w:lang w:val="en-GB"/>
              </w:rPr>
              <w:t>No</w:t>
            </w:r>
          </w:p>
        </w:tc>
        <w:tc>
          <w:tcPr>
            <w:tcW w:w="2062" w:type="dxa"/>
            <w:tcBorders>
              <w:top w:val="single" w:sz="4" w:space="0" w:color="000000"/>
              <w:left w:val="single" w:sz="4" w:space="0" w:color="000000"/>
              <w:bottom w:val="single" w:sz="4" w:space="0" w:color="000000"/>
              <w:right w:val="single" w:sz="4" w:space="0" w:color="000000"/>
            </w:tcBorders>
            <w:shd w:val="clear" w:color="auto" w:fill="F2F2F2"/>
          </w:tcPr>
          <w:p w14:paraId="631563CE" w14:textId="77777777" w:rsidR="00F32304" w:rsidRDefault="00C2620F">
            <w:pPr>
              <w:widowControl w:val="0"/>
              <w:jc w:val="center"/>
            </w:pPr>
            <w:r>
              <w:rPr>
                <w:rFonts w:cs="Arial"/>
                <w:sz w:val="22"/>
                <w:szCs w:val="22"/>
                <w:lang w:val="en-GB"/>
              </w:rPr>
              <w:t>NA</w:t>
            </w:r>
          </w:p>
        </w:tc>
      </w:tr>
      <w:tr w:rsidR="00F32304" w14:paraId="0125240D" w14:textId="77777777">
        <w:trPr>
          <w:trHeight w:val="135"/>
          <w:jc w:val="center"/>
        </w:trPr>
        <w:tc>
          <w:tcPr>
            <w:tcW w:w="3448" w:type="dxa"/>
            <w:vMerge/>
            <w:tcBorders>
              <w:top w:val="single" w:sz="4" w:space="0" w:color="000000"/>
              <w:left w:val="single" w:sz="4" w:space="0" w:color="000000"/>
              <w:bottom w:val="single" w:sz="4" w:space="0" w:color="000000"/>
              <w:right w:val="single" w:sz="4" w:space="0" w:color="000000"/>
            </w:tcBorders>
            <w:shd w:val="clear" w:color="auto" w:fill="F2F2F2"/>
          </w:tcPr>
          <w:p w14:paraId="6AB8CBD4" w14:textId="77777777" w:rsidR="00F32304" w:rsidRDefault="00F32304">
            <w:pPr>
              <w:widowControl w:val="0"/>
              <w:snapToGrid w:val="0"/>
              <w:rPr>
                <w:rFonts w:cs="Arial"/>
                <w:sz w:val="22"/>
                <w:szCs w:val="22"/>
                <w:lang w:val="en-GB"/>
              </w:rPr>
            </w:pPr>
          </w:p>
        </w:tc>
        <w:tc>
          <w:tcPr>
            <w:tcW w:w="2078"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E7067E5"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258" w:name="__Fieldmark__2673_2968883822"/>
            <w:bookmarkStart w:id="259" w:name="__Fieldmark__416_543564686"/>
            <w:bookmarkEnd w:id="258"/>
            <w:r>
              <w:fldChar w:fldCharType="end"/>
            </w:r>
            <w:bookmarkEnd w:id="259"/>
          </w:p>
        </w:tc>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4E9AE7"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260" w:name="__Fieldmark__2678_2968883822"/>
            <w:bookmarkStart w:id="261" w:name="__Fieldmark__417_543564686"/>
            <w:bookmarkEnd w:id="260"/>
            <w:r>
              <w:fldChar w:fldCharType="end"/>
            </w:r>
            <w:bookmarkEnd w:id="261"/>
          </w:p>
        </w:tc>
        <w:tc>
          <w:tcPr>
            <w:tcW w:w="20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995A2B"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262" w:name="__Fieldmark__2683_2968883822"/>
            <w:bookmarkStart w:id="263" w:name="__Fieldmark__418_543564686"/>
            <w:bookmarkEnd w:id="262"/>
            <w:r>
              <w:fldChar w:fldCharType="end"/>
            </w:r>
            <w:bookmarkEnd w:id="263"/>
          </w:p>
        </w:tc>
      </w:tr>
      <w:tr w:rsidR="00F32304" w14:paraId="18D18463" w14:textId="77777777">
        <w:trPr>
          <w:trHeight w:val="135"/>
          <w:jc w:val="center"/>
        </w:trPr>
        <w:tc>
          <w:tcPr>
            <w:tcW w:w="3448" w:type="dxa"/>
            <w:tcBorders>
              <w:top w:val="single" w:sz="4" w:space="0" w:color="000000"/>
              <w:left w:val="single" w:sz="4" w:space="0" w:color="000000"/>
              <w:bottom w:val="single" w:sz="4" w:space="0" w:color="000000"/>
              <w:right w:val="single" w:sz="4" w:space="0" w:color="000000"/>
            </w:tcBorders>
            <w:shd w:val="clear" w:color="auto" w:fill="auto"/>
          </w:tcPr>
          <w:p w14:paraId="08E4C6F1" w14:textId="77777777" w:rsidR="00F32304" w:rsidRDefault="00C2620F">
            <w:pPr>
              <w:widowControl w:val="0"/>
            </w:pPr>
            <w:r>
              <w:rPr>
                <w:rFonts w:cs="Arial"/>
                <w:sz w:val="22"/>
                <w:szCs w:val="22"/>
                <w:lang w:val="en-GB"/>
              </w:rPr>
              <w:t>Comment</w:t>
            </w:r>
          </w:p>
        </w:tc>
        <w:tc>
          <w:tcPr>
            <w:tcW w:w="6190" w:type="dxa"/>
            <w:gridSpan w:val="4"/>
            <w:tcBorders>
              <w:top w:val="single" w:sz="4" w:space="0" w:color="000000"/>
              <w:left w:val="single" w:sz="4" w:space="0" w:color="000000"/>
              <w:bottom w:val="single" w:sz="4" w:space="0" w:color="000000"/>
              <w:right w:val="single" w:sz="4" w:space="0" w:color="000000"/>
            </w:tcBorders>
            <w:shd w:val="clear" w:color="auto" w:fill="auto"/>
          </w:tcPr>
          <w:p w14:paraId="4BB0B237" w14:textId="16B803EF" w:rsidR="00F32304" w:rsidRDefault="00C2620F">
            <w:pPr>
              <w:widowControl w:val="0"/>
              <w:rPr>
                <w:rFonts w:cs="Arial"/>
                <w:sz w:val="22"/>
                <w:szCs w:val="22"/>
                <w:lang w:val="en-GB"/>
              </w:rPr>
            </w:pPr>
            <w:r>
              <w:rPr>
                <w:rFonts w:cs="Arial"/>
                <w:sz w:val="22"/>
                <w:szCs w:val="22"/>
                <w:lang w:val="en-GB"/>
              </w:rPr>
              <w:t xml:space="preserve">The EC will be informed about the </w:t>
            </w:r>
            <w:r>
              <w:rPr>
                <w:rFonts w:cs="Arial"/>
                <w:sz w:val="22"/>
                <w:szCs w:val="22"/>
                <w:lang w:val="en-GB"/>
              </w:rPr>
              <w:t xml:space="preserve">SAE and the delays </w:t>
            </w:r>
            <w:r>
              <w:rPr>
                <w:rFonts w:cs="Arial"/>
                <w:sz w:val="22"/>
                <w:szCs w:val="22"/>
                <w:lang w:val="en-GB"/>
              </w:rPr>
              <w:t>of SAE reporting</w:t>
            </w:r>
            <w:r>
              <w:rPr>
                <w:rFonts w:cs="Arial"/>
                <w:sz w:val="22"/>
                <w:szCs w:val="22"/>
                <w:lang w:val="en-GB"/>
              </w:rPr>
              <w:t xml:space="preserve"> </w:t>
            </w:r>
          </w:p>
        </w:tc>
      </w:tr>
      <w:tr w:rsidR="00F32304" w14:paraId="2BCECE3A" w14:textId="77777777">
        <w:trPr>
          <w:trHeight w:val="194"/>
          <w:jc w:val="center"/>
        </w:trPr>
        <w:tc>
          <w:tcPr>
            <w:tcW w:w="3448" w:type="dxa"/>
            <w:vMerge w:val="restart"/>
            <w:tcBorders>
              <w:top w:val="single" w:sz="4" w:space="0" w:color="000000"/>
              <w:left w:val="single" w:sz="4" w:space="0" w:color="000000"/>
              <w:bottom w:val="single" w:sz="4" w:space="0" w:color="000000"/>
              <w:right w:val="single" w:sz="4" w:space="0" w:color="000000"/>
            </w:tcBorders>
            <w:shd w:val="clear" w:color="auto" w:fill="F2F2F2"/>
          </w:tcPr>
          <w:p w14:paraId="38D08CBA" w14:textId="77777777" w:rsidR="00F32304" w:rsidRDefault="00C2620F">
            <w:pPr>
              <w:widowControl w:val="0"/>
            </w:pPr>
            <w:r>
              <w:rPr>
                <w:rFonts w:cs="Arial"/>
                <w:sz w:val="22"/>
                <w:szCs w:val="22"/>
                <w:lang w:val="en-GB"/>
              </w:rPr>
              <w:t xml:space="preserve">Is there appropriate documentation regarding SAEs (how to report them, blank </w:t>
            </w:r>
            <w:proofErr w:type="gramStart"/>
            <w:r>
              <w:rPr>
                <w:rFonts w:cs="Arial"/>
                <w:sz w:val="22"/>
                <w:szCs w:val="22"/>
                <w:lang w:val="en-GB"/>
              </w:rPr>
              <w:t>forms</w:t>
            </w:r>
            <w:proofErr w:type="gramEnd"/>
            <w:r>
              <w:rPr>
                <w:rFonts w:cs="Arial"/>
                <w:sz w:val="22"/>
                <w:szCs w:val="22"/>
                <w:lang w:val="en-GB"/>
              </w:rPr>
              <w:t xml:space="preserve"> and any completed forms) contained within the ISF and SD?</w:t>
            </w:r>
          </w:p>
        </w:tc>
        <w:tc>
          <w:tcPr>
            <w:tcW w:w="2064" w:type="dxa"/>
            <w:tcBorders>
              <w:top w:val="single" w:sz="4" w:space="0" w:color="000000"/>
              <w:left w:val="single" w:sz="4" w:space="0" w:color="000000"/>
              <w:bottom w:val="single" w:sz="4" w:space="0" w:color="000000"/>
              <w:right w:val="single" w:sz="4" w:space="0" w:color="000000"/>
            </w:tcBorders>
            <w:shd w:val="clear" w:color="auto" w:fill="F2F2F2"/>
          </w:tcPr>
          <w:p w14:paraId="33B38F57" w14:textId="77777777" w:rsidR="00F32304" w:rsidRDefault="00C2620F">
            <w:pPr>
              <w:widowControl w:val="0"/>
              <w:jc w:val="center"/>
            </w:pPr>
            <w:r>
              <w:rPr>
                <w:rFonts w:cs="Arial"/>
                <w:sz w:val="22"/>
                <w:szCs w:val="22"/>
                <w:lang w:val="en-GB"/>
              </w:rPr>
              <w:t>Yes</w:t>
            </w:r>
          </w:p>
        </w:tc>
        <w:tc>
          <w:tcPr>
            <w:tcW w:w="2064" w:type="dxa"/>
            <w:gridSpan w:val="2"/>
            <w:tcBorders>
              <w:top w:val="single" w:sz="4" w:space="0" w:color="000000"/>
              <w:left w:val="single" w:sz="4" w:space="0" w:color="000000"/>
              <w:bottom w:val="single" w:sz="4" w:space="0" w:color="000000"/>
              <w:right w:val="single" w:sz="4" w:space="0" w:color="000000"/>
            </w:tcBorders>
            <w:shd w:val="clear" w:color="auto" w:fill="F2F2F2"/>
          </w:tcPr>
          <w:p w14:paraId="0A8ED94C" w14:textId="77777777" w:rsidR="00F32304" w:rsidRDefault="00C2620F">
            <w:pPr>
              <w:widowControl w:val="0"/>
              <w:jc w:val="center"/>
            </w:pPr>
            <w:r>
              <w:rPr>
                <w:rFonts w:cs="Arial"/>
                <w:sz w:val="22"/>
                <w:szCs w:val="22"/>
                <w:lang w:val="en-GB"/>
              </w:rPr>
              <w:t>No</w:t>
            </w:r>
          </w:p>
        </w:tc>
        <w:tc>
          <w:tcPr>
            <w:tcW w:w="2062" w:type="dxa"/>
            <w:tcBorders>
              <w:top w:val="single" w:sz="4" w:space="0" w:color="000000"/>
              <w:left w:val="single" w:sz="4" w:space="0" w:color="000000"/>
              <w:bottom w:val="single" w:sz="4" w:space="0" w:color="000000"/>
              <w:right w:val="single" w:sz="4" w:space="0" w:color="000000"/>
            </w:tcBorders>
            <w:shd w:val="clear" w:color="auto" w:fill="F2F2F2"/>
          </w:tcPr>
          <w:p w14:paraId="2532E02C" w14:textId="77777777" w:rsidR="00F32304" w:rsidRDefault="00C2620F">
            <w:pPr>
              <w:widowControl w:val="0"/>
              <w:jc w:val="center"/>
            </w:pPr>
            <w:r>
              <w:rPr>
                <w:rFonts w:cs="Arial"/>
                <w:sz w:val="22"/>
                <w:szCs w:val="22"/>
                <w:lang w:val="en-GB"/>
              </w:rPr>
              <w:t>NA</w:t>
            </w:r>
          </w:p>
        </w:tc>
      </w:tr>
      <w:tr w:rsidR="00F32304" w14:paraId="6B289DE8" w14:textId="77777777">
        <w:trPr>
          <w:trHeight w:val="194"/>
          <w:jc w:val="center"/>
        </w:trPr>
        <w:tc>
          <w:tcPr>
            <w:tcW w:w="3448" w:type="dxa"/>
            <w:vMerge/>
            <w:tcBorders>
              <w:top w:val="single" w:sz="4" w:space="0" w:color="000000"/>
              <w:left w:val="single" w:sz="4" w:space="0" w:color="000000"/>
              <w:bottom w:val="single" w:sz="4" w:space="0" w:color="000000"/>
              <w:right w:val="single" w:sz="4" w:space="0" w:color="000000"/>
            </w:tcBorders>
            <w:shd w:val="clear" w:color="auto" w:fill="F2F2F2"/>
          </w:tcPr>
          <w:p w14:paraId="37CA6388" w14:textId="77777777" w:rsidR="00F32304" w:rsidRDefault="00F32304">
            <w:pPr>
              <w:widowControl w:val="0"/>
              <w:snapToGrid w:val="0"/>
              <w:rPr>
                <w:rFonts w:cs="Arial"/>
                <w:sz w:val="22"/>
                <w:szCs w:val="22"/>
                <w:lang w:val="en-GB"/>
              </w:rPr>
            </w:pPr>
          </w:p>
        </w:tc>
        <w:tc>
          <w:tcPr>
            <w:tcW w:w="206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A5937CA"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264" w:name="__Fieldmark__2707_2968883822"/>
            <w:bookmarkStart w:id="265" w:name="__Fieldmark__419_543564686"/>
            <w:bookmarkEnd w:id="264"/>
            <w:r>
              <w:fldChar w:fldCharType="end"/>
            </w:r>
            <w:bookmarkEnd w:id="265"/>
          </w:p>
        </w:tc>
        <w:tc>
          <w:tcPr>
            <w:tcW w:w="2064"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7BBE22FC"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266" w:name="__Fieldmark__2712_2968883822"/>
            <w:bookmarkStart w:id="267" w:name="__Fieldmark__420_543564686"/>
            <w:bookmarkEnd w:id="266"/>
            <w:r>
              <w:fldChar w:fldCharType="end"/>
            </w:r>
            <w:bookmarkEnd w:id="267"/>
          </w:p>
        </w:tc>
        <w:tc>
          <w:tcPr>
            <w:tcW w:w="206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8511F3F"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268" w:name="__Fieldmark__2717_2968883822"/>
            <w:bookmarkStart w:id="269" w:name="__Fieldmark__421_543564686"/>
            <w:bookmarkEnd w:id="268"/>
            <w:r>
              <w:fldChar w:fldCharType="end"/>
            </w:r>
            <w:bookmarkEnd w:id="269"/>
          </w:p>
        </w:tc>
      </w:tr>
      <w:tr w:rsidR="00F32304" w14:paraId="65F86508" w14:textId="77777777">
        <w:trPr>
          <w:trHeight w:val="194"/>
          <w:jc w:val="center"/>
        </w:trPr>
        <w:tc>
          <w:tcPr>
            <w:tcW w:w="3448" w:type="dxa"/>
            <w:tcBorders>
              <w:top w:val="single" w:sz="4" w:space="0" w:color="000000"/>
              <w:left w:val="single" w:sz="4" w:space="0" w:color="000000"/>
              <w:bottom w:val="single" w:sz="4" w:space="0" w:color="000000"/>
              <w:right w:val="single" w:sz="4" w:space="0" w:color="000000"/>
            </w:tcBorders>
            <w:shd w:val="clear" w:color="auto" w:fill="F2F2F2"/>
          </w:tcPr>
          <w:p w14:paraId="103ECE50" w14:textId="77777777" w:rsidR="00F32304" w:rsidRDefault="00C2620F">
            <w:pPr>
              <w:widowControl w:val="0"/>
              <w:rPr>
                <w:rFonts w:cs="Arial"/>
                <w:b/>
                <w:lang w:val="en-GB"/>
              </w:rPr>
            </w:pPr>
            <w:r>
              <w:rPr>
                <w:rFonts w:cs="Arial"/>
                <w:sz w:val="22"/>
                <w:szCs w:val="22"/>
                <w:lang w:val="en-GB"/>
              </w:rPr>
              <w:t>Comment</w:t>
            </w:r>
          </w:p>
        </w:tc>
        <w:tc>
          <w:tcPr>
            <w:tcW w:w="6190"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6D68BBC5" w14:textId="77777777" w:rsidR="00F32304" w:rsidRDefault="00C2620F">
            <w:pPr>
              <w:widowControl w:val="0"/>
              <w:snapToGrid w:val="0"/>
              <w:jc w:val="center"/>
              <w:rPr>
                <w:rFonts w:cs="Arial"/>
                <w:b/>
                <w:lang w:val="en-GB"/>
              </w:rPr>
            </w:pPr>
            <w:r>
              <w:rPr>
                <w:rFonts w:cs="Arial"/>
                <w:b/>
                <w:lang w:val="en-GB"/>
              </w:rPr>
              <w:t>Printed out SAE reports were filed in the ISF and a note about the events placed in the SD.</w:t>
            </w:r>
          </w:p>
        </w:tc>
      </w:tr>
    </w:tbl>
    <w:p w14:paraId="0548D67A" w14:textId="77777777" w:rsidR="00F32304" w:rsidRDefault="00F32304"/>
    <w:tbl>
      <w:tblPr>
        <w:tblW w:w="9639" w:type="dxa"/>
        <w:jc w:val="center"/>
        <w:tblLayout w:type="fixed"/>
        <w:tblLook w:val="0000" w:firstRow="0" w:lastRow="0" w:firstColumn="0" w:lastColumn="0" w:noHBand="0" w:noVBand="0"/>
      </w:tblPr>
      <w:tblGrid>
        <w:gridCol w:w="1228"/>
        <w:gridCol w:w="8411"/>
      </w:tblGrid>
      <w:tr w:rsidR="00F32304" w14:paraId="5DA28B3E" w14:textId="77777777">
        <w:trPr>
          <w:trHeight w:val="340"/>
          <w:jc w:val="center"/>
        </w:trPr>
        <w:tc>
          <w:tcPr>
            <w:tcW w:w="122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658AF61" w14:textId="77777777" w:rsidR="00F32304" w:rsidRDefault="00C2620F">
            <w:pPr>
              <w:widowControl w:val="0"/>
              <w:jc w:val="center"/>
            </w:pPr>
            <w:r>
              <w:rPr>
                <w:rFonts w:cs="Arial"/>
                <w:sz w:val="22"/>
                <w:szCs w:val="22"/>
                <w:lang w:val="en-GB"/>
              </w:rPr>
              <w:t>Subject #</w:t>
            </w:r>
          </w:p>
        </w:tc>
        <w:tc>
          <w:tcPr>
            <w:tcW w:w="841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34D0AC2" w14:textId="77777777" w:rsidR="00F32304" w:rsidRDefault="00C2620F">
            <w:pPr>
              <w:widowControl w:val="0"/>
              <w:jc w:val="center"/>
            </w:pPr>
            <w:r>
              <w:rPr>
                <w:rFonts w:cs="Arial"/>
                <w:sz w:val="22"/>
                <w:szCs w:val="22"/>
                <w:lang w:val="en-GB"/>
              </w:rPr>
              <w:t>Description (e.g.: onset &amp; end date, outcome, diagnosis, therapy, comments)</w:t>
            </w:r>
          </w:p>
        </w:tc>
      </w:tr>
      <w:tr w:rsidR="00F32304" w14:paraId="19685045" w14:textId="77777777">
        <w:trPr>
          <w:jc w:val="center"/>
        </w:trPr>
        <w:tc>
          <w:tcPr>
            <w:tcW w:w="1228" w:type="dxa"/>
            <w:tcBorders>
              <w:top w:val="single" w:sz="4" w:space="0" w:color="000000"/>
              <w:left w:val="single" w:sz="4" w:space="0" w:color="000000"/>
              <w:bottom w:val="single" w:sz="4" w:space="0" w:color="000000"/>
              <w:right w:val="single" w:sz="4" w:space="0" w:color="000000"/>
            </w:tcBorders>
            <w:shd w:val="clear" w:color="auto" w:fill="auto"/>
          </w:tcPr>
          <w:p w14:paraId="3FC4B066" w14:textId="77777777" w:rsidR="00F32304" w:rsidRDefault="00C2620F">
            <w:pPr>
              <w:widowControl w:val="0"/>
              <w:jc w:val="center"/>
            </w:pPr>
            <w:r>
              <w:rPr>
                <w:rFonts w:cs="Arial"/>
                <w:sz w:val="22"/>
                <w:szCs w:val="22"/>
                <w:lang w:val="en-GB"/>
              </w:rPr>
              <w:t>101/09</w:t>
            </w:r>
          </w:p>
        </w:tc>
        <w:tc>
          <w:tcPr>
            <w:tcW w:w="8410" w:type="dxa"/>
            <w:tcBorders>
              <w:top w:val="single" w:sz="4" w:space="0" w:color="000000"/>
              <w:left w:val="single" w:sz="4" w:space="0" w:color="000000"/>
              <w:bottom w:val="single" w:sz="4" w:space="0" w:color="000000"/>
              <w:right w:val="single" w:sz="4" w:space="0" w:color="000000"/>
            </w:tcBorders>
            <w:shd w:val="clear" w:color="auto" w:fill="auto"/>
          </w:tcPr>
          <w:p w14:paraId="77B021F4" w14:textId="77777777" w:rsidR="00F32304" w:rsidRDefault="00F32304">
            <w:pPr>
              <w:widowControl w:val="0"/>
              <w:snapToGrid w:val="0"/>
              <w:rPr>
                <w:rFonts w:cs="Arial"/>
                <w:sz w:val="22"/>
                <w:szCs w:val="22"/>
                <w:lang w:val="en-GB"/>
              </w:rPr>
            </w:pPr>
          </w:p>
          <w:tbl>
            <w:tblPr>
              <w:tblW w:w="8185" w:type="dxa"/>
              <w:tblLayout w:type="fixed"/>
              <w:tblLook w:val="0000" w:firstRow="0" w:lastRow="0" w:firstColumn="0" w:lastColumn="0" w:noHBand="0" w:noVBand="0"/>
            </w:tblPr>
            <w:tblGrid>
              <w:gridCol w:w="1429"/>
              <w:gridCol w:w="1402"/>
              <w:gridCol w:w="1804"/>
              <w:gridCol w:w="1895"/>
              <w:gridCol w:w="1655"/>
            </w:tblGrid>
            <w:tr w:rsidR="00F32304" w14:paraId="3ED07ACE" w14:textId="77777777">
              <w:tc>
                <w:tcPr>
                  <w:tcW w:w="1429"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B1372DF" w14:textId="77777777" w:rsidR="00F32304" w:rsidRDefault="00C2620F">
                  <w:pPr>
                    <w:widowControl w:val="0"/>
                  </w:pPr>
                  <w:r>
                    <w:rPr>
                      <w:rFonts w:cs="Arial"/>
                      <w:sz w:val="22"/>
                      <w:szCs w:val="22"/>
                      <w:lang w:val="en-GB"/>
                    </w:rPr>
                    <w:t>Onset date</w:t>
                  </w:r>
                </w:p>
              </w:tc>
              <w:tc>
                <w:tcPr>
                  <w:tcW w:w="1402"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742A97C5" w14:textId="77777777" w:rsidR="00F32304" w:rsidRDefault="00C2620F">
                  <w:pPr>
                    <w:widowControl w:val="0"/>
                  </w:pPr>
                  <w:r>
                    <w:rPr>
                      <w:rFonts w:cs="Arial"/>
                      <w:sz w:val="22"/>
                      <w:szCs w:val="22"/>
                      <w:lang w:val="en-GB"/>
                    </w:rPr>
                    <w:t>End date</w:t>
                  </w:r>
                </w:p>
              </w:tc>
              <w:tc>
                <w:tcPr>
                  <w:tcW w:w="1804"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210D5AB4" w14:textId="77777777" w:rsidR="00F32304" w:rsidRDefault="00C2620F">
                  <w:pPr>
                    <w:widowControl w:val="0"/>
                  </w:pPr>
                  <w:r>
                    <w:rPr>
                      <w:rFonts w:cs="Arial"/>
                      <w:sz w:val="22"/>
                      <w:szCs w:val="22"/>
                      <w:lang w:val="en-GB"/>
                    </w:rPr>
                    <w:t xml:space="preserve">Status </w:t>
                  </w:r>
                </w:p>
              </w:tc>
              <w:tc>
                <w:tcPr>
                  <w:tcW w:w="189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185D61DE" w14:textId="77777777" w:rsidR="00F32304" w:rsidRDefault="00C2620F">
                  <w:pPr>
                    <w:widowControl w:val="0"/>
                  </w:pPr>
                  <w:r>
                    <w:rPr>
                      <w:rFonts w:cs="Arial"/>
                      <w:sz w:val="22"/>
                      <w:szCs w:val="22"/>
                      <w:lang w:val="en-GB"/>
                    </w:rPr>
                    <w:t xml:space="preserve">Intensity </w:t>
                  </w:r>
                </w:p>
              </w:tc>
              <w:tc>
                <w:tcPr>
                  <w:tcW w:w="165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51803726" w14:textId="77777777" w:rsidR="00F32304" w:rsidRDefault="00C2620F">
                  <w:pPr>
                    <w:widowControl w:val="0"/>
                  </w:pPr>
                  <w:r>
                    <w:rPr>
                      <w:rFonts w:cs="Arial"/>
                      <w:sz w:val="22"/>
                      <w:szCs w:val="22"/>
                      <w:lang w:val="en-GB"/>
                    </w:rPr>
                    <w:t>Relation with MD</w:t>
                  </w:r>
                </w:p>
              </w:tc>
            </w:tr>
            <w:tr w:rsidR="00F32304" w14:paraId="3480A5F5" w14:textId="77777777">
              <w:tc>
                <w:tcPr>
                  <w:tcW w:w="142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5F040E0C" w14:textId="77777777" w:rsidR="00F32304" w:rsidRDefault="00C2620F">
                  <w:pPr>
                    <w:widowControl w:val="0"/>
                  </w:pPr>
                  <w:r>
                    <w:rPr>
                      <w:rFonts w:cs="Arial"/>
                      <w:sz w:val="22"/>
                      <w:szCs w:val="22"/>
                      <w:lang w:val="en-GB"/>
                    </w:rPr>
                    <w:t>01Dec2021</w:t>
                  </w:r>
                </w:p>
              </w:tc>
              <w:tc>
                <w:tcPr>
                  <w:tcW w:w="1402"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399BBAB3" w14:textId="77777777" w:rsidR="00F32304" w:rsidRDefault="00C2620F">
                  <w:pPr>
                    <w:widowControl w:val="0"/>
                  </w:pPr>
                  <w:r>
                    <w:rPr>
                      <w:rFonts w:cs="Arial"/>
                      <w:sz w:val="22"/>
                      <w:szCs w:val="22"/>
                      <w:lang w:val="en-GB"/>
                    </w:rPr>
                    <w:t>10Dec2021</w:t>
                  </w:r>
                </w:p>
              </w:tc>
              <w:tc>
                <w:tcPr>
                  <w:tcW w:w="1804"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265644CA" w14:textId="77777777" w:rsidR="00F32304" w:rsidRDefault="00C2620F">
                  <w:pPr>
                    <w:widowControl w:val="0"/>
                  </w:pPr>
                  <w:r>
                    <w:rPr>
                      <w:rFonts w:cs="Arial"/>
                      <w:sz w:val="22"/>
                      <w:szCs w:val="22"/>
                      <w:lang w:val="en-GB"/>
                    </w:rPr>
                    <w:t>Resolved</w:t>
                  </w:r>
                </w:p>
              </w:tc>
              <w:tc>
                <w:tcPr>
                  <w:tcW w:w="1895"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5699B21A" w14:textId="77777777" w:rsidR="00F32304" w:rsidRDefault="00C2620F">
                  <w:pPr>
                    <w:widowControl w:val="0"/>
                  </w:pPr>
                  <w:r>
                    <w:rPr>
                      <w:rFonts w:cs="Arial"/>
                      <w:sz w:val="22"/>
                      <w:szCs w:val="22"/>
                      <w:lang w:val="en-GB"/>
                    </w:rPr>
                    <w:t>Severe</w:t>
                  </w:r>
                </w:p>
              </w:tc>
              <w:tc>
                <w:tcPr>
                  <w:tcW w:w="1655"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61527C8A" w14:textId="77777777" w:rsidR="00F32304" w:rsidRDefault="00C2620F">
                  <w:pPr>
                    <w:widowControl w:val="0"/>
                  </w:pPr>
                  <w:r>
                    <w:rPr>
                      <w:rFonts w:cs="Arial"/>
                      <w:sz w:val="22"/>
                      <w:szCs w:val="22"/>
                      <w:lang w:val="en-GB"/>
                    </w:rPr>
                    <w:t>Not related</w:t>
                  </w:r>
                </w:p>
              </w:tc>
            </w:tr>
          </w:tbl>
          <w:p w14:paraId="466B6A17" w14:textId="77777777" w:rsidR="00F32304" w:rsidRDefault="00F32304">
            <w:pPr>
              <w:widowControl w:val="0"/>
              <w:rPr>
                <w:rFonts w:cs="Arial"/>
                <w:sz w:val="22"/>
                <w:szCs w:val="22"/>
                <w:lang w:val="en-GB"/>
              </w:rPr>
            </w:pPr>
          </w:p>
          <w:tbl>
            <w:tblPr>
              <w:tblW w:w="8185" w:type="dxa"/>
              <w:tblLayout w:type="fixed"/>
              <w:tblLook w:val="0000" w:firstRow="0" w:lastRow="0" w:firstColumn="0" w:lastColumn="0" w:noHBand="0" w:noVBand="0"/>
            </w:tblPr>
            <w:tblGrid>
              <w:gridCol w:w="1425"/>
              <w:gridCol w:w="6760"/>
            </w:tblGrid>
            <w:tr w:rsidR="00F32304" w14:paraId="4340348B"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21D1D624" w14:textId="77777777" w:rsidR="00F32304" w:rsidRDefault="00C2620F">
                  <w:pPr>
                    <w:widowControl w:val="0"/>
                  </w:pPr>
                  <w:r>
                    <w:rPr>
                      <w:rFonts w:cs="Arial"/>
                      <w:sz w:val="22"/>
                      <w:szCs w:val="22"/>
                      <w:lang w:val="en-GB"/>
                    </w:rPr>
                    <w:t xml:space="preserve">Diagnosis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0A10D822" w14:textId="77777777" w:rsidR="00F32304" w:rsidRDefault="00C2620F">
                  <w:pPr>
                    <w:widowControl w:val="0"/>
                  </w:pPr>
                  <w:r>
                    <w:rPr>
                      <w:rFonts w:cs="Arial"/>
                      <w:sz w:val="22"/>
                      <w:szCs w:val="22"/>
                      <w:lang w:val="en-GB"/>
                    </w:rPr>
                    <w:t>Cup loosening</w:t>
                  </w:r>
                </w:p>
              </w:tc>
            </w:tr>
            <w:tr w:rsidR="00F32304" w14:paraId="12584561"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112C8813" w14:textId="77777777" w:rsidR="00F32304" w:rsidRDefault="00C2620F">
                  <w:pPr>
                    <w:widowControl w:val="0"/>
                  </w:pPr>
                  <w:r>
                    <w:rPr>
                      <w:rFonts w:cs="Arial"/>
                      <w:sz w:val="22"/>
                      <w:szCs w:val="22"/>
                      <w:lang w:val="en-GB"/>
                    </w:rPr>
                    <w:t xml:space="preserve">Therapy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746CF0A1" w14:textId="77777777" w:rsidR="00F32304" w:rsidRDefault="00C2620F">
                  <w:pPr>
                    <w:widowControl w:val="0"/>
                  </w:pPr>
                  <w:r>
                    <w:rPr>
                      <w:rFonts w:cs="Arial"/>
                      <w:sz w:val="22"/>
                      <w:szCs w:val="22"/>
                      <w:lang w:val="en-GB"/>
                    </w:rPr>
                    <w:t>Revision surgery</w:t>
                  </w:r>
                </w:p>
              </w:tc>
            </w:tr>
            <w:tr w:rsidR="00F32304" w14:paraId="0CD0C871"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5F6A5B80" w14:textId="77777777" w:rsidR="00F32304" w:rsidRDefault="00C2620F">
                  <w:pPr>
                    <w:widowControl w:val="0"/>
                  </w:pPr>
                  <w:r>
                    <w:rPr>
                      <w:rFonts w:cs="Arial"/>
                      <w:sz w:val="22"/>
                      <w:szCs w:val="22"/>
                      <w:lang w:val="en-GB"/>
                    </w:rPr>
                    <w:t xml:space="preserve">Sponsor notified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0E451F5C" w14:textId="77777777" w:rsidR="00F32304" w:rsidRDefault="00C2620F">
                  <w:pPr>
                    <w:widowControl w:val="0"/>
                  </w:pPr>
                  <w:r>
                    <w:rPr>
                      <w:rFonts w:cs="Arial"/>
                      <w:sz w:val="22"/>
                      <w:szCs w:val="22"/>
                      <w:lang w:val="en-GB"/>
                    </w:rPr>
                    <w:t>07Dec2021</w:t>
                  </w:r>
                </w:p>
              </w:tc>
            </w:tr>
            <w:tr w:rsidR="00F32304" w14:paraId="16BA6236"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40A65D7C" w14:textId="77777777" w:rsidR="00F32304" w:rsidRDefault="00C2620F">
                  <w:pPr>
                    <w:widowControl w:val="0"/>
                  </w:pPr>
                  <w:r>
                    <w:rPr>
                      <w:rFonts w:cs="Arial"/>
                      <w:sz w:val="22"/>
                      <w:szCs w:val="22"/>
                      <w:lang w:val="en-GB"/>
                    </w:rPr>
                    <w:t>Comment</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495D2DFF" w14:textId="77777777" w:rsidR="00F32304" w:rsidRDefault="00C2620F">
                  <w:pPr>
                    <w:widowControl w:val="0"/>
                  </w:pPr>
                  <w:r>
                    <w:rPr>
                      <w:rFonts w:cs="Arial"/>
                      <w:color w:val="000000"/>
                      <w:sz w:val="22"/>
                      <w:szCs w:val="22"/>
                      <w:lang w:val="en-GB" w:eastAsia="en-GB"/>
                    </w:rPr>
                    <w:t xml:space="preserve">Patient withdrawn </w:t>
                  </w:r>
                </w:p>
              </w:tc>
            </w:tr>
          </w:tbl>
          <w:p w14:paraId="07566B8A" w14:textId="77777777" w:rsidR="00F32304" w:rsidRDefault="00F32304">
            <w:pPr>
              <w:widowControl w:val="0"/>
              <w:rPr>
                <w:rFonts w:cs="Arial"/>
                <w:sz w:val="22"/>
                <w:szCs w:val="22"/>
                <w:lang w:val="en-GB"/>
              </w:rPr>
            </w:pPr>
          </w:p>
        </w:tc>
      </w:tr>
      <w:tr w:rsidR="00F32304" w14:paraId="411DA22C" w14:textId="77777777">
        <w:trPr>
          <w:jc w:val="center"/>
        </w:trPr>
        <w:tc>
          <w:tcPr>
            <w:tcW w:w="1228" w:type="dxa"/>
            <w:tcBorders>
              <w:top w:val="single" w:sz="4" w:space="0" w:color="000000"/>
              <w:left w:val="single" w:sz="4" w:space="0" w:color="000000"/>
              <w:bottom w:val="single" w:sz="4" w:space="0" w:color="000000"/>
              <w:right w:val="single" w:sz="4" w:space="0" w:color="000000"/>
            </w:tcBorders>
            <w:shd w:val="clear" w:color="auto" w:fill="auto"/>
          </w:tcPr>
          <w:p w14:paraId="51DC3750" w14:textId="77777777" w:rsidR="00F32304" w:rsidRDefault="00C2620F">
            <w:pPr>
              <w:widowControl w:val="0"/>
              <w:jc w:val="center"/>
            </w:pPr>
            <w:r>
              <w:rPr>
                <w:rFonts w:cs="Arial"/>
                <w:sz w:val="22"/>
                <w:szCs w:val="22"/>
                <w:lang w:val="en-GB"/>
              </w:rPr>
              <w:t>101/05</w:t>
            </w:r>
          </w:p>
        </w:tc>
        <w:tc>
          <w:tcPr>
            <w:tcW w:w="8410" w:type="dxa"/>
            <w:tcBorders>
              <w:top w:val="single" w:sz="4" w:space="0" w:color="000000"/>
              <w:left w:val="single" w:sz="4" w:space="0" w:color="000000"/>
              <w:bottom w:val="single" w:sz="4" w:space="0" w:color="000000"/>
              <w:right w:val="single" w:sz="4" w:space="0" w:color="000000"/>
            </w:tcBorders>
            <w:shd w:val="clear" w:color="auto" w:fill="auto"/>
          </w:tcPr>
          <w:p w14:paraId="0842E683" w14:textId="77777777" w:rsidR="00F32304" w:rsidRDefault="00F32304">
            <w:pPr>
              <w:widowControl w:val="0"/>
              <w:snapToGrid w:val="0"/>
              <w:rPr>
                <w:rFonts w:cs="Arial"/>
                <w:sz w:val="22"/>
                <w:szCs w:val="22"/>
                <w:lang w:val="en-GB"/>
              </w:rPr>
            </w:pPr>
          </w:p>
          <w:tbl>
            <w:tblPr>
              <w:tblW w:w="8185" w:type="dxa"/>
              <w:tblLayout w:type="fixed"/>
              <w:tblLook w:val="0000" w:firstRow="0" w:lastRow="0" w:firstColumn="0" w:lastColumn="0" w:noHBand="0" w:noVBand="0"/>
            </w:tblPr>
            <w:tblGrid>
              <w:gridCol w:w="1420"/>
              <w:gridCol w:w="1392"/>
              <w:gridCol w:w="1810"/>
              <w:gridCol w:w="1903"/>
              <w:gridCol w:w="1660"/>
            </w:tblGrid>
            <w:tr w:rsidR="00F32304" w14:paraId="1D32A248" w14:textId="77777777">
              <w:tc>
                <w:tcPr>
                  <w:tcW w:w="1420"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0991D907" w14:textId="77777777" w:rsidR="00F32304" w:rsidRDefault="00C2620F">
                  <w:pPr>
                    <w:widowControl w:val="0"/>
                  </w:pPr>
                  <w:r>
                    <w:rPr>
                      <w:rFonts w:cs="Arial"/>
                      <w:sz w:val="22"/>
                      <w:szCs w:val="22"/>
                      <w:lang w:val="en-GB"/>
                    </w:rPr>
                    <w:t>Onset date</w:t>
                  </w:r>
                </w:p>
              </w:tc>
              <w:tc>
                <w:tcPr>
                  <w:tcW w:w="1392"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B3FA62E" w14:textId="77777777" w:rsidR="00F32304" w:rsidRDefault="00C2620F">
                  <w:pPr>
                    <w:widowControl w:val="0"/>
                  </w:pPr>
                  <w:r>
                    <w:rPr>
                      <w:rFonts w:cs="Arial"/>
                      <w:sz w:val="22"/>
                      <w:szCs w:val="22"/>
                      <w:lang w:val="en-GB"/>
                    </w:rPr>
                    <w:t xml:space="preserve">End </w:t>
                  </w:r>
                  <w:r>
                    <w:rPr>
                      <w:rFonts w:cs="Arial"/>
                      <w:sz w:val="22"/>
                      <w:szCs w:val="22"/>
                      <w:lang w:val="en-GB"/>
                    </w:rPr>
                    <w:t>date</w:t>
                  </w:r>
                </w:p>
              </w:tc>
              <w:tc>
                <w:tcPr>
                  <w:tcW w:w="1810"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13D6F4E0" w14:textId="77777777" w:rsidR="00F32304" w:rsidRDefault="00C2620F">
                  <w:pPr>
                    <w:widowControl w:val="0"/>
                  </w:pPr>
                  <w:r>
                    <w:rPr>
                      <w:rFonts w:cs="Arial"/>
                      <w:sz w:val="22"/>
                      <w:szCs w:val="22"/>
                      <w:lang w:val="en-GB"/>
                    </w:rPr>
                    <w:t xml:space="preserve">Status </w:t>
                  </w:r>
                </w:p>
              </w:tc>
              <w:tc>
                <w:tcPr>
                  <w:tcW w:w="1903"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87CF7C3" w14:textId="77777777" w:rsidR="00F32304" w:rsidRDefault="00C2620F">
                  <w:pPr>
                    <w:widowControl w:val="0"/>
                  </w:pPr>
                  <w:r>
                    <w:rPr>
                      <w:rFonts w:cs="Arial"/>
                      <w:sz w:val="22"/>
                      <w:szCs w:val="22"/>
                      <w:lang w:val="en-GB"/>
                    </w:rPr>
                    <w:t xml:space="preserve">Intensity </w:t>
                  </w:r>
                </w:p>
              </w:tc>
              <w:tc>
                <w:tcPr>
                  <w:tcW w:w="1660"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2D39CB22" w14:textId="77777777" w:rsidR="00F32304" w:rsidRDefault="00C2620F">
                  <w:pPr>
                    <w:widowControl w:val="0"/>
                  </w:pPr>
                  <w:r>
                    <w:rPr>
                      <w:rFonts w:cs="Arial"/>
                      <w:sz w:val="22"/>
                      <w:szCs w:val="22"/>
                      <w:lang w:val="en-GB"/>
                    </w:rPr>
                    <w:t>Relation with MD</w:t>
                  </w:r>
                </w:p>
              </w:tc>
            </w:tr>
            <w:tr w:rsidR="00F32304" w14:paraId="2311C74C" w14:textId="77777777">
              <w:tc>
                <w:tcPr>
                  <w:tcW w:w="1420"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3A887036" w14:textId="77777777" w:rsidR="00F32304" w:rsidRDefault="00C2620F">
                  <w:pPr>
                    <w:widowControl w:val="0"/>
                  </w:pPr>
                  <w:r>
                    <w:rPr>
                      <w:rFonts w:cs="Arial"/>
                      <w:sz w:val="22"/>
                      <w:szCs w:val="22"/>
                      <w:lang w:val="en-GB"/>
                    </w:rPr>
                    <w:lastRenderedPageBreak/>
                    <w:t>20Oct2021</w:t>
                  </w:r>
                </w:p>
              </w:tc>
              <w:tc>
                <w:tcPr>
                  <w:tcW w:w="1392"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1F45891B" w14:textId="77777777" w:rsidR="00F32304" w:rsidRDefault="00C2620F">
                  <w:pPr>
                    <w:widowControl w:val="0"/>
                  </w:pPr>
                  <w:r>
                    <w:rPr>
                      <w:rFonts w:cs="Arial"/>
                      <w:sz w:val="22"/>
                      <w:szCs w:val="22"/>
                      <w:lang w:val="en-GB"/>
                    </w:rPr>
                    <w:t>27Oct2021</w:t>
                  </w:r>
                </w:p>
              </w:tc>
              <w:tc>
                <w:tcPr>
                  <w:tcW w:w="1810"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49A9A135" w14:textId="77777777" w:rsidR="00F32304" w:rsidRDefault="00C2620F">
                  <w:pPr>
                    <w:widowControl w:val="0"/>
                  </w:pPr>
                  <w:r>
                    <w:rPr>
                      <w:rFonts w:cs="Arial"/>
                      <w:sz w:val="22"/>
                      <w:szCs w:val="22"/>
                      <w:lang w:val="en-GB"/>
                    </w:rPr>
                    <w:t>Resolved</w:t>
                  </w:r>
                </w:p>
              </w:tc>
              <w:tc>
                <w:tcPr>
                  <w:tcW w:w="1903"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0B9A4446" w14:textId="77777777" w:rsidR="00F32304" w:rsidRDefault="00C2620F">
                  <w:pPr>
                    <w:widowControl w:val="0"/>
                  </w:pPr>
                  <w:r>
                    <w:rPr>
                      <w:rFonts w:cs="Arial"/>
                      <w:sz w:val="22"/>
                      <w:szCs w:val="22"/>
                      <w:lang w:val="en-GB"/>
                    </w:rPr>
                    <w:t>Severe</w:t>
                  </w:r>
                </w:p>
              </w:tc>
              <w:tc>
                <w:tcPr>
                  <w:tcW w:w="1660"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3839F8FD" w14:textId="77777777" w:rsidR="00F32304" w:rsidRDefault="00C2620F">
                  <w:pPr>
                    <w:widowControl w:val="0"/>
                  </w:pPr>
                  <w:r>
                    <w:rPr>
                      <w:rFonts w:cs="Arial"/>
                      <w:sz w:val="22"/>
                      <w:szCs w:val="22"/>
                      <w:lang w:val="en-GB"/>
                    </w:rPr>
                    <w:t>Not related</w:t>
                  </w:r>
                </w:p>
              </w:tc>
            </w:tr>
          </w:tbl>
          <w:p w14:paraId="7C1769B9" w14:textId="77777777" w:rsidR="00F32304" w:rsidRDefault="00F32304">
            <w:pPr>
              <w:widowControl w:val="0"/>
              <w:rPr>
                <w:rFonts w:cs="Arial"/>
                <w:sz w:val="22"/>
                <w:szCs w:val="22"/>
                <w:lang w:val="en-GB"/>
              </w:rPr>
            </w:pPr>
          </w:p>
          <w:tbl>
            <w:tblPr>
              <w:tblW w:w="8185" w:type="dxa"/>
              <w:tblLayout w:type="fixed"/>
              <w:tblLook w:val="0000" w:firstRow="0" w:lastRow="0" w:firstColumn="0" w:lastColumn="0" w:noHBand="0" w:noVBand="0"/>
            </w:tblPr>
            <w:tblGrid>
              <w:gridCol w:w="1425"/>
              <w:gridCol w:w="6760"/>
            </w:tblGrid>
            <w:tr w:rsidR="00F32304" w14:paraId="37CD4AB6"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293FEA79" w14:textId="77777777" w:rsidR="00F32304" w:rsidRDefault="00C2620F">
                  <w:pPr>
                    <w:widowControl w:val="0"/>
                  </w:pPr>
                  <w:r>
                    <w:rPr>
                      <w:rFonts w:cs="Arial"/>
                      <w:sz w:val="22"/>
                      <w:szCs w:val="22"/>
                      <w:lang w:val="en-GB"/>
                    </w:rPr>
                    <w:t xml:space="preserve">Diagnosis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1412FEFF" w14:textId="77777777" w:rsidR="00F32304" w:rsidRDefault="00C2620F">
                  <w:pPr>
                    <w:widowControl w:val="0"/>
                  </w:pPr>
                  <w:r>
                    <w:rPr>
                      <w:rFonts w:cs="Arial"/>
                      <w:sz w:val="22"/>
                      <w:szCs w:val="22"/>
                      <w:lang w:val="en-GB"/>
                    </w:rPr>
                    <w:t>Intraoperative fracture of femur shaft</w:t>
                  </w:r>
                </w:p>
              </w:tc>
            </w:tr>
            <w:tr w:rsidR="00F32304" w14:paraId="51800C26"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59B80C4C" w14:textId="77777777" w:rsidR="00F32304" w:rsidRDefault="00C2620F">
                  <w:pPr>
                    <w:widowControl w:val="0"/>
                  </w:pPr>
                  <w:r>
                    <w:rPr>
                      <w:rFonts w:cs="Arial"/>
                      <w:sz w:val="22"/>
                      <w:szCs w:val="22"/>
                      <w:lang w:val="en-GB"/>
                    </w:rPr>
                    <w:t xml:space="preserve">Therapy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04BC93D5" w14:textId="77777777" w:rsidR="00F32304" w:rsidRDefault="00C2620F">
                  <w:pPr>
                    <w:widowControl w:val="0"/>
                  </w:pPr>
                  <w:r>
                    <w:rPr>
                      <w:rFonts w:cs="Arial"/>
                      <w:sz w:val="22"/>
                      <w:szCs w:val="22"/>
                      <w:lang w:val="en-GB"/>
                    </w:rPr>
                    <w:t>intraoperative reduction and fixation of the fracture</w:t>
                  </w:r>
                </w:p>
              </w:tc>
            </w:tr>
            <w:tr w:rsidR="00F32304" w14:paraId="1ECBC1EA"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85EE95E" w14:textId="77777777" w:rsidR="00F32304" w:rsidRDefault="00C2620F">
                  <w:pPr>
                    <w:widowControl w:val="0"/>
                  </w:pPr>
                  <w:r>
                    <w:rPr>
                      <w:rFonts w:cs="Arial"/>
                      <w:sz w:val="22"/>
                      <w:szCs w:val="22"/>
                      <w:lang w:val="en-GB"/>
                    </w:rPr>
                    <w:t xml:space="preserve">Sponsor notified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2C2B93A4" w14:textId="77777777" w:rsidR="00F32304" w:rsidRDefault="00C2620F">
                  <w:pPr>
                    <w:widowControl w:val="0"/>
                  </w:pPr>
                  <w:r>
                    <w:rPr>
                      <w:rFonts w:cs="Arial"/>
                      <w:sz w:val="22"/>
                      <w:szCs w:val="22"/>
                      <w:lang w:val="en-GB"/>
                    </w:rPr>
                    <w:t>03Feb2022</w:t>
                  </w:r>
                </w:p>
              </w:tc>
            </w:tr>
            <w:tr w:rsidR="00F32304" w14:paraId="17AB979C"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09DADE7D" w14:textId="77777777" w:rsidR="00F32304" w:rsidRDefault="00C2620F">
                  <w:pPr>
                    <w:widowControl w:val="0"/>
                  </w:pPr>
                  <w:r>
                    <w:rPr>
                      <w:rFonts w:cs="Arial"/>
                      <w:sz w:val="22"/>
                      <w:szCs w:val="22"/>
                      <w:lang w:val="en-GB"/>
                    </w:rPr>
                    <w:t>Comment</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2C9628E5" w14:textId="77777777" w:rsidR="00F32304" w:rsidRDefault="00C2620F">
                  <w:pPr>
                    <w:widowControl w:val="0"/>
                  </w:pPr>
                  <w:r>
                    <w:rPr>
                      <w:rFonts w:cs="Arial"/>
                      <w:color w:val="000000"/>
                      <w:sz w:val="22"/>
                      <w:szCs w:val="22"/>
                      <w:lang w:val="en-GB" w:eastAsia="en-GB"/>
                    </w:rPr>
                    <w:t>CAPA #9</w:t>
                  </w:r>
                </w:p>
              </w:tc>
            </w:tr>
          </w:tbl>
          <w:p w14:paraId="2CE3FAEA" w14:textId="77777777" w:rsidR="00F32304" w:rsidRDefault="00F32304">
            <w:pPr>
              <w:widowControl w:val="0"/>
              <w:rPr>
                <w:rFonts w:cs="Arial"/>
                <w:sz w:val="22"/>
                <w:szCs w:val="22"/>
                <w:lang w:val="en-GB"/>
              </w:rPr>
            </w:pPr>
          </w:p>
        </w:tc>
      </w:tr>
      <w:tr w:rsidR="00F32304" w14:paraId="279AA7BD" w14:textId="77777777">
        <w:trPr>
          <w:jc w:val="center"/>
        </w:trPr>
        <w:tc>
          <w:tcPr>
            <w:tcW w:w="1228" w:type="dxa"/>
            <w:tcBorders>
              <w:top w:val="single" w:sz="4" w:space="0" w:color="000000"/>
              <w:left w:val="single" w:sz="4" w:space="0" w:color="000000"/>
              <w:bottom w:val="single" w:sz="4" w:space="0" w:color="000000"/>
              <w:right w:val="single" w:sz="4" w:space="0" w:color="000000"/>
            </w:tcBorders>
            <w:shd w:val="clear" w:color="auto" w:fill="auto"/>
          </w:tcPr>
          <w:p w14:paraId="28E3508C" w14:textId="77777777" w:rsidR="00F32304" w:rsidRDefault="00C2620F">
            <w:pPr>
              <w:widowControl w:val="0"/>
              <w:jc w:val="center"/>
            </w:pPr>
            <w:r>
              <w:rPr>
                <w:rFonts w:cs="Arial"/>
                <w:sz w:val="22"/>
                <w:szCs w:val="22"/>
                <w:lang w:val="en-GB"/>
              </w:rPr>
              <w:lastRenderedPageBreak/>
              <w:t>101/10</w:t>
            </w:r>
          </w:p>
        </w:tc>
        <w:tc>
          <w:tcPr>
            <w:tcW w:w="8410" w:type="dxa"/>
            <w:tcBorders>
              <w:top w:val="single" w:sz="4" w:space="0" w:color="000000"/>
              <w:left w:val="single" w:sz="4" w:space="0" w:color="000000"/>
              <w:bottom w:val="single" w:sz="4" w:space="0" w:color="000000"/>
              <w:right w:val="single" w:sz="4" w:space="0" w:color="000000"/>
            </w:tcBorders>
            <w:shd w:val="clear" w:color="auto" w:fill="auto"/>
          </w:tcPr>
          <w:p w14:paraId="3395C72E" w14:textId="77777777" w:rsidR="00F32304" w:rsidRDefault="00F32304">
            <w:pPr>
              <w:widowControl w:val="0"/>
              <w:snapToGrid w:val="0"/>
              <w:rPr>
                <w:rFonts w:cs="Arial"/>
                <w:sz w:val="22"/>
                <w:szCs w:val="22"/>
                <w:lang w:val="en-GB"/>
              </w:rPr>
            </w:pPr>
          </w:p>
          <w:tbl>
            <w:tblPr>
              <w:tblW w:w="8185" w:type="dxa"/>
              <w:tblLayout w:type="fixed"/>
              <w:tblLook w:val="0000" w:firstRow="0" w:lastRow="0" w:firstColumn="0" w:lastColumn="0" w:noHBand="0" w:noVBand="0"/>
            </w:tblPr>
            <w:tblGrid>
              <w:gridCol w:w="1428"/>
              <w:gridCol w:w="1286"/>
              <w:gridCol w:w="1823"/>
              <w:gridCol w:w="1961"/>
              <w:gridCol w:w="1687"/>
            </w:tblGrid>
            <w:tr w:rsidR="00F32304" w14:paraId="065710E0" w14:textId="77777777">
              <w:tc>
                <w:tcPr>
                  <w:tcW w:w="1428"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1406EBA8" w14:textId="77777777" w:rsidR="00F32304" w:rsidRDefault="00C2620F">
                  <w:pPr>
                    <w:widowControl w:val="0"/>
                  </w:pPr>
                  <w:r>
                    <w:rPr>
                      <w:rFonts w:cs="Arial"/>
                      <w:sz w:val="22"/>
                      <w:szCs w:val="22"/>
                      <w:lang w:val="en-GB"/>
                    </w:rPr>
                    <w:t>Onset date</w:t>
                  </w:r>
                </w:p>
              </w:tc>
              <w:tc>
                <w:tcPr>
                  <w:tcW w:w="128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688B4B7E" w14:textId="77777777" w:rsidR="00F32304" w:rsidRDefault="00C2620F">
                  <w:pPr>
                    <w:widowControl w:val="0"/>
                  </w:pPr>
                  <w:r>
                    <w:rPr>
                      <w:rFonts w:cs="Arial"/>
                      <w:sz w:val="22"/>
                      <w:szCs w:val="22"/>
                      <w:lang w:val="en-GB"/>
                    </w:rPr>
                    <w:t>End date</w:t>
                  </w:r>
                </w:p>
              </w:tc>
              <w:tc>
                <w:tcPr>
                  <w:tcW w:w="1823"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42DC1B35" w14:textId="77777777" w:rsidR="00F32304" w:rsidRDefault="00C2620F">
                  <w:pPr>
                    <w:widowControl w:val="0"/>
                  </w:pPr>
                  <w:r>
                    <w:rPr>
                      <w:rFonts w:cs="Arial"/>
                      <w:sz w:val="22"/>
                      <w:szCs w:val="22"/>
                      <w:lang w:val="en-GB"/>
                    </w:rPr>
                    <w:t xml:space="preserve">Status </w:t>
                  </w:r>
                </w:p>
              </w:tc>
              <w:tc>
                <w:tcPr>
                  <w:tcW w:w="1961"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110C9274" w14:textId="77777777" w:rsidR="00F32304" w:rsidRDefault="00C2620F">
                  <w:pPr>
                    <w:widowControl w:val="0"/>
                  </w:pPr>
                  <w:r>
                    <w:rPr>
                      <w:rFonts w:cs="Arial"/>
                      <w:sz w:val="22"/>
                      <w:szCs w:val="22"/>
                      <w:lang w:val="en-GB"/>
                    </w:rPr>
                    <w:t xml:space="preserve">Intensity </w:t>
                  </w:r>
                </w:p>
              </w:tc>
              <w:tc>
                <w:tcPr>
                  <w:tcW w:w="1687"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2A5B2995" w14:textId="77777777" w:rsidR="00F32304" w:rsidRDefault="00C2620F">
                  <w:pPr>
                    <w:widowControl w:val="0"/>
                  </w:pPr>
                  <w:r>
                    <w:rPr>
                      <w:rFonts w:cs="Arial"/>
                      <w:sz w:val="22"/>
                      <w:szCs w:val="22"/>
                      <w:lang w:val="en-GB"/>
                    </w:rPr>
                    <w:t>Relation with MD</w:t>
                  </w:r>
                </w:p>
              </w:tc>
            </w:tr>
            <w:tr w:rsidR="00F32304" w14:paraId="0E505E25" w14:textId="77777777">
              <w:tc>
                <w:tcPr>
                  <w:tcW w:w="1428"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552F0963" w14:textId="77777777" w:rsidR="00F32304" w:rsidRDefault="00C2620F">
                  <w:pPr>
                    <w:widowControl w:val="0"/>
                  </w:pPr>
                  <w:r>
                    <w:rPr>
                      <w:rFonts w:cs="Arial"/>
                      <w:sz w:val="22"/>
                      <w:szCs w:val="22"/>
                      <w:lang w:val="en-GB"/>
                    </w:rPr>
                    <w:t>14Jan2022</w:t>
                  </w:r>
                </w:p>
              </w:tc>
              <w:tc>
                <w:tcPr>
                  <w:tcW w:w="1286"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0887F4A8" w14:textId="77777777" w:rsidR="00F32304" w:rsidRDefault="00C2620F">
                  <w:pPr>
                    <w:widowControl w:val="0"/>
                  </w:pPr>
                  <w:r>
                    <w:rPr>
                      <w:rFonts w:cs="Arial"/>
                      <w:sz w:val="22"/>
                      <w:szCs w:val="22"/>
                      <w:lang w:val="en-GB"/>
                    </w:rPr>
                    <w:t>NA</w:t>
                  </w:r>
                </w:p>
              </w:tc>
              <w:tc>
                <w:tcPr>
                  <w:tcW w:w="1823"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62C194C4" w14:textId="77777777" w:rsidR="00F32304" w:rsidRDefault="00C2620F">
                  <w:pPr>
                    <w:widowControl w:val="0"/>
                  </w:pPr>
                  <w:r>
                    <w:rPr>
                      <w:rFonts w:cs="Arial"/>
                      <w:sz w:val="22"/>
                      <w:szCs w:val="22"/>
                      <w:lang w:val="en-GB"/>
                    </w:rPr>
                    <w:t>Ongoing</w:t>
                  </w:r>
                </w:p>
              </w:tc>
              <w:tc>
                <w:tcPr>
                  <w:tcW w:w="1961"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377504D6" w14:textId="77777777" w:rsidR="00F32304" w:rsidRDefault="00C2620F">
                  <w:pPr>
                    <w:widowControl w:val="0"/>
                  </w:pPr>
                  <w:r>
                    <w:rPr>
                      <w:rFonts w:cs="Arial"/>
                      <w:sz w:val="22"/>
                      <w:szCs w:val="22"/>
                      <w:lang w:val="en-GB"/>
                    </w:rPr>
                    <w:t>Moderate</w:t>
                  </w:r>
                </w:p>
              </w:tc>
              <w:tc>
                <w:tcPr>
                  <w:tcW w:w="1687"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1F475338" w14:textId="77777777" w:rsidR="00F32304" w:rsidRDefault="00C2620F">
                  <w:pPr>
                    <w:widowControl w:val="0"/>
                  </w:pPr>
                  <w:r>
                    <w:rPr>
                      <w:rFonts w:cs="Arial"/>
                      <w:sz w:val="22"/>
                      <w:szCs w:val="22"/>
                      <w:lang w:val="en-GB"/>
                    </w:rPr>
                    <w:t>Not related</w:t>
                  </w:r>
                </w:p>
              </w:tc>
            </w:tr>
          </w:tbl>
          <w:p w14:paraId="3C3859E7" w14:textId="77777777" w:rsidR="00F32304" w:rsidRDefault="00F32304">
            <w:pPr>
              <w:widowControl w:val="0"/>
              <w:rPr>
                <w:rFonts w:cs="Arial"/>
                <w:sz w:val="22"/>
                <w:szCs w:val="22"/>
                <w:lang w:val="en-GB"/>
              </w:rPr>
            </w:pPr>
          </w:p>
          <w:tbl>
            <w:tblPr>
              <w:tblW w:w="8185" w:type="dxa"/>
              <w:tblLayout w:type="fixed"/>
              <w:tblLook w:val="0000" w:firstRow="0" w:lastRow="0" w:firstColumn="0" w:lastColumn="0" w:noHBand="0" w:noVBand="0"/>
            </w:tblPr>
            <w:tblGrid>
              <w:gridCol w:w="1425"/>
              <w:gridCol w:w="6760"/>
            </w:tblGrid>
            <w:tr w:rsidR="00F32304" w14:paraId="5EFDBE62"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58DDD00D" w14:textId="77777777" w:rsidR="00F32304" w:rsidRDefault="00C2620F">
                  <w:pPr>
                    <w:widowControl w:val="0"/>
                  </w:pPr>
                  <w:r>
                    <w:rPr>
                      <w:rFonts w:cs="Arial"/>
                      <w:sz w:val="22"/>
                      <w:szCs w:val="22"/>
                      <w:lang w:val="en-GB"/>
                    </w:rPr>
                    <w:t xml:space="preserve">Diagnosis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50837A75" w14:textId="77777777" w:rsidR="00F32304" w:rsidRDefault="00C2620F">
                  <w:pPr>
                    <w:widowControl w:val="0"/>
                  </w:pPr>
                  <w:r>
                    <w:rPr>
                      <w:rFonts w:cs="Arial"/>
                      <w:sz w:val="22"/>
                      <w:szCs w:val="22"/>
                      <w:lang w:val="en-GB"/>
                    </w:rPr>
                    <w:t>Chronic heart failure</w:t>
                  </w:r>
                </w:p>
              </w:tc>
            </w:tr>
            <w:tr w:rsidR="00F32304" w14:paraId="64807C7D"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477D9450" w14:textId="77777777" w:rsidR="00F32304" w:rsidRDefault="00C2620F">
                  <w:pPr>
                    <w:widowControl w:val="0"/>
                  </w:pPr>
                  <w:r>
                    <w:rPr>
                      <w:rFonts w:cs="Arial"/>
                      <w:sz w:val="22"/>
                      <w:szCs w:val="22"/>
                      <w:lang w:val="en-GB"/>
                    </w:rPr>
                    <w:t xml:space="preserve">Therapy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37AF8B51" w14:textId="77777777" w:rsidR="00F32304" w:rsidRDefault="00C2620F">
                  <w:pPr>
                    <w:widowControl w:val="0"/>
                  </w:pPr>
                  <w:r>
                    <w:rPr>
                      <w:rFonts w:cs="Arial"/>
                      <w:sz w:val="22"/>
                      <w:szCs w:val="22"/>
                      <w:lang w:val="en-GB"/>
                    </w:rPr>
                    <w:t>Concomitant medication</w:t>
                  </w:r>
                </w:p>
              </w:tc>
            </w:tr>
            <w:tr w:rsidR="00F32304" w14:paraId="53B5B989"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034ADFD" w14:textId="77777777" w:rsidR="00F32304" w:rsidRDefault="00C2620F">
                  <w:pPr>
                    <w:widowControl w:val="0"/>
                  </w:pPr>
                  <w:r>
                    <w:rPr>
                      <w:rFonts w:cs="Arial"/>
                      <w:sz w:val="22"/>
                      <w:szCs w:val="22"/>
                      <w:lang w:val="en-GB"/>
                    </w:rPr>
                    <w:t xml:space="preserve">Sponsor notified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70038FEF" w14:textId="77777777" w:rsidR="00F32304" w:rsidRDefault="00C2620F">
                  <w:pPr>
                    <w:widowControl w:val="0"/>
                  </w:pPr>
                  <w:r>
                    <w:rPr>
                      <w:rFonts w:cs="Arial"/>
                      <w:sz w:val="22"/>
                      <w:szCs w:val="22"/>
                      <w:lang w:val="en-GB"/>
                    </w:rPr>
                    <w:t>19Jan2022</w:t>
                  </w:r>
                </w:p>
              </w:tc>
            </w:tr>
            <w:tr w:rsidR="00F32304" w14:paraId="002F1565"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7D9BA464" w14:textId="77777777" w:rsidR="00F32304" w:rsidRDefault="00C2620F">
                  <w:pPr>
                    <w:widowControl w:val="0"/>
                  </w:pPr>
                  <w:r>
                    <w:rPr>
                      <w:rFonts w:cs="Arial"/>
                      <w:sz w:val="22"/>
                      <w:szCs w:val="22"/>
                      <w:lang w:val="en-GB"/>
                    </w:rPr>
                    <w:t>Comment</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56FE988C" w14:textId="77777777" w:rsidR="00F32304" w:rsidRDefault="00F32304">
                  <w:pPr>
                    <w:widowControl w:val="0"/>
                    <w:snapToGrid w:val="0"/>
                    <w:rPr>
                      <w:rFonts w:cs="Arial"/>
                      <w:color w:val="000000"/>
                      <w:sz w:val="22"/>
                      <w:szCs w:val="22"/>
                      <w:lang w:val="en-GB" w:eastAsia="en-GB"/>
                    </w:rPr>
                  </w:pPr>
                </w:p>
              </w:tc>
            </w:tr>
          </w:tbl>
          <w:p w14:paraId="295471B3" w14:textId="77777777" w:rsidR="00F32304" w:rsidRDefault="00F32304">
            <w:pPr>
              <w:widowControl w:val="0"/>
              <w:rPr>
                <w:rFonts w:cs="Arial"/>
                <w:sz w:val="22"/>
                <w:szCs w:val="22"/>
                <w:lang w:val="en-GB"/>
              </w:rPr>
            </w:pPr>
          </w:p>
        </w:tc>
      </w:tr>
      <w:tr w:rsidR="00F32304" w14:paraId="636B544D" w14:textId="77777777">
        <w:trPr>
          <w:jc w:val="center"/>
        </w:trPr>
        <w:tc>
          <w:tcPr>
            <w:tcW w:w="1228" w:type="dxa"/>
            <w:tcBorders>
              <w:top w:val="single" w:sz="4" w:space="0" w:color="000000"/>
              <w:left w:val="single" w:sz="4" w:space="0" w:color="000000"/>
              <w:bottom w:val="single" w:sz="4" w:space="0" w:color="000000"/>
              <w:right w:val="single" w:sz="4" w:space="0" w:color="000000"/>
            </w:tcBorders>
            <w:shd w:val="clear" w:color="auto" w:fill="auto"/>
          </w:tcPr>
          <w:p w14:paraId="7321B900" w14:textId="77777777" w:rsidR="00F32304" w:rsidRDefault="00C2620F">
            <w:pPr>
              <w:widowControl w:val="0"/>
              <w:jc w:val="center"/>
              <w:rPr>
                <w:rFonts w:cs="Arial"/>
                <w:sz w:val="22"/>
                <w:szCs w:val="22"/>
                <w:lang w:val="en-GB"/>
              </w:rPr>
            </w:pPr>
            <w:r>
              <w:rPr>
                <w:rFonts w:cs="Arial"/>
                <w:sz w:val="22"/>
                <w:szCs w:val="22"/>
                <w:lang w:val="en-GB"/>
              </w:rPr>
              <w:t>101/14</w:t>
            </w:r>
          </w:p>
        </w:tc>
        <w:tc>
          <w:tcPr>
            <w:tcW w:w="8410" w:type="dxa"/>
            <w:tcBorders>
              <w:top w:val="single" w:sz="4" w:space="0" w:color="000000"/>
              <w:left w:val="single" w:sz="4" w:space="0" w:color="000000"/>
              <w:bottom w:val="single" w:sz="4" w:space="0" w:color="000000"/>
              <w:right w:val="single" w:sz="4" w:space="0" w:color="000000"/>
            </w:tcBorders>
            <w:shd w:val="clear" w:color="auto" w:fill="auto"/>
          </w:tcPr>
          <w:p w14:paraId="6FC32FCE" w14:textId="77777777" w:rsidR="00F32304" w:rsidRDefault="00F32304">
            <w:pPr>
              <w:widowControl w:val="0"/>
              <w:snapToGrid w:val="0"/>
              <w:rPr>
                <w:rFonts w:cs="Arial"/>
                <w:sz w:val="22"/>
                <w:szCs w:val="22"/>
                <w:lang w:val="en-GB"/>
              </w:rPr>
            </w:pPr>
          </w:p>
          <w:p w14:paraId="2E0DE6F3" w14:textId="77777777" w:rsidR="00F32304" w:rsidRDefault="00F32304">
            <w:pPr>
              <w:widowControl w:val="0"/>
              <w:snapToGrid w:val="0"/>
              <w:rPr>
                <w:rFonts w:cs="Arial"/>
                <w:sz w:val="22"/>
                <w:szCs w:val="22"/>
                <w:lang w:val="en-GB"/>
              </w:rPr>
            </w:pPr>
          </w:p>
          <w:tbl>
            <w:tblPr>
              <w:tblW w:w="8185" w:type="dxa"/>
              <w:tblLayout w:type="fixed"/>
              <w:tblLook w:val="0000" w:firstRow="0" w:lastRow="0" w:firstColumn="0" w:lastColumn="0" w:noHBand="0" w:noVBand="0"/>
            </w:tblPr>
            <w:tblGrid>
              <w:gridCol w:w="1428"/>
              <w:gridCol w:w="1286"/>
              <w:gridCol w:w="1823"/>
              <w:gridCol w:w="1961"/>
              <w:gridCol w:w="1687"/>
            </w:tblGrid>
            <w:tr w:rsidR="00F32304" w14:paraId="5770F745" w14:textId="77777777">
              <w:tc>
                <w:tcPr>
                  <w:tcW w:w="1428"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6661CE85" w14:textId="77777777" w:rsidR="00F32304" w:rsidRDefault="00C2620F">
                  <w:pPr>
                    <w:widowControl w:val="0"/>
                  </w:pPr>
                  <w:r>
                    <w:rPr>
                      <w:rFonts w:cs="Arial"/>
                      <w:sz w:val="22"/>
                      <w:szCs w:val="22"/>
                      <w:lang w:val="en-GB"/>
                    </w:rPr>
                    <w:t>Onset date</w:t>
                  </w:r>
                </w:p>
              </w:tc>
              <w:tc>
                <w:tcPr>
                  <w:tcW w:w="128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513CA0C7" w14:textId="77777777" w:rsidR="00F32304" w:rsidRDefault="00C2620F">
                  <w:pPr>
                    <w:widowControl w:val="0"/>
                  </w:pPr>
                  <w:r>
                    <w:rPr>
                      <w:rFonts w:cs="Arial"/>
                      <w:sz w:val="22"/>
                      <w:szCs w:val="22"/>
                      <w:lang w:val="en-GB"/>
                    </w:rPr>
                    <w:t>End date</w:t>
                  </w:r>
                </w:p>
              </w:tc>
              <w:tc>
                <w:tcPr>
                  <w:tcW w:w="1823"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1DF0D1AE" w14:textId="77777777" w:rsidR="00F32304" w:rsidRDefault="00C2620F">
                  <w:pPr>
                    <w:widowControl w:val="0"/>
                  </w:pPr>
                  <w:r>
                    <w:rPr>
                      <w:rFonts w:cs="Arial"/>
                      <w:sz w:val="22"/>
                      <w:szCs w:val="22"/>
                      <w:lang w:val="en-GB"/>
                    </w:rPr>
                    <w:t xml:space="preserve">Status </w:t>
                  </w:r>
                </w:p>
              </w:tc>
              <w:tc>
                <w:tcPr>
                  <w:tcW w:w="1961"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AA8BC74" w14:textId="77777777" w:rsidR="00F32304" w:rsidRDefault="00C2620F">
                  <w:pPr>
                    <w:widowControl w:val="0"/>
                  </w:pPr>
                  <w:r>
                    <w:rPr>
                      <w:rFonts w:cs="Arial"/>
                      <w:sz w:val="22"/>
                      <w:szCs w:val="22"/>
                      <w:lang w:val="en-GB"/>
                    </w:rPr>
                    <w:t xml:space="preserve">Intensity </w:t>
                  </w:r>
                </w:p>
              </w:tc>
              <w:tc>
                <w:tcPr>
                  <w:tcW w:w="1687"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7652897A" w14:textId="77777777" w:rsidR="00F32304" w:rsidRDefault="00C2620F">
                  <w:pPr>
                    <w:widowControl w:val="0"/>
                  </w:pPr>
                  <w:r>
                    <w:rPr>
                      <w:rFonts w:cs="Arial"/>
                      <w:sz w:val="22"/>
                      <w:szCs w:val="22"/>
                      <w:lang w:val="en-GB"/>
                    </w:rPr>
                    <w:t>Relation with MD</w:t>
                  </w:r>
                </w:p>
              </w:tc>
            </w:tr>
            <w:tr w:rsidR="00F32304" w14:paraId="2531D246" w14:textId="77777777">
              <w:tc>
                <w:tcPr>
                  <w:tcW w:w="1428"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23CAE5EA" w14:textId="77777777" w:rsidR="00F32304" w:rsidRDefault="00C2620F">
                  <w:pPr>
                    <w:widowControl w:val="0"/>
                  </w:pPr>
                  <w:r>
                    <w:rPr>
                      <w:rFonts w:cs="Arial"/>
                      <w:sz w:val="22"/>
                      <w:szCs w:val="22"/>
                      <w:lang w:val="en-GB"/>
                    </w:rPr>
                    <w:t>04Jun</w:t>
                  </w:r>
                  <w:r>
                    <w:rPr>
                      <w:rFonts w:cs="Arial"/>
                      <w:sz w:val="22"/>
                      <w:szCs w:val="22"/>
                      <w:lang w:val="en-GB"/>
                    </w:rPr>
                    <w:t>2022</w:t>
                  </w:r>
                </w:p>
              </w:tc>
              <w:tc>
                <w:tcPr>
                  <w:tcW w:w="1286"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39E2FF4D" w14:textId="77777777" w:rsidR="00F32304" w:rsidRDefault="00C2620F">
                  <w:pPr>
                    <w:widowControl w:val="0"/>
                  </w:pPr>
                  <w:r>
                    <w:rPr>
                      <w:rFonts w:cs="Arial"/>
                      <w:sz w:val="22"/>
                      <w:szCs w:val="22"/>
                      <w:lang w:val="en-GB"/>
                    </w:rPr>
                    <w:t>NA</w:t>
                  </w:r>
                </w:p>
              </w:tc>
              <w:tc>
                <w:tcPr>
                  <w:tcW w:w="1823"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5468F6C7" w14:textId="77777777" w:rsidR="00F32304" w:rsidRDefault="00C2620F">
                  <w:pPr>
                    <w:widowControl w:val="0"/>
                  </w:pPr>
                  <w:r>
                    <w:rPr>
                      <w:rFonts w:cs="Arial"/>
                      <w:sz w:val="22"/>
                      <w:szCs w:val="22"/>
                      <w:lang w:val="en-GB"/>
                    </w:rPr>
                    <w:t>Ongoing</w:t>
                  </w:r>
                </w:p>
              </w:tc>
              <w:tc>
                <w:tcPr>
                  <w:tcW w:w="1961"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59D006E9" w14:textId="77777777" w:rsidR="00F32304" w:rsidRDefault="00C2620F">
                  <w:pPr>
                    <w:widowControl w:val="0"/>
                  </w:pPr>
                  <w:r>
                    <w:rPr>
                      <w:rFonts w:cs="Arial"/>
                      <w:sz w:val="22"/>
                      <w:szCs w:val="22"/>
                      <w:lang w:val="en-GB"/>
                    </w:rPr>
                    <w:t>Severe</w:t>
                  </w:r>
                </w:p>
              </w:tc>
              <w:tc>
                <w:tcPr>
                  <w:tcW w:w="1687"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1CA5F196" w14:textId="77777777" w:rsidR="00F32304" w:rsidRDefault="00C2620F">
                  <w:pPr>
                    <w:widowControl w:val="0"/>
                  </w:pPr>
                  <w:r>
                    <w:rPr>
                      <w:rFonts w:cs="Arial"/>
                      <w:sz w:val="22"/>
                      <w:szCs w:val="22"/>
                      <w:lang w:val="en-GB"/>
                    </w:rPr>
                    <w:t>Probable</w:t>
                  </w:r>
                </w:p>
              </w:tc>
            </w:tr>
          </w:tbl>
          <w:p w14:paraId="035C858D" w14:textId="77777777" w:rsidR="00F32304" w:rsidRDefault="00F32304">
            <w:pPr>
              <w:widowControl w:val="0"/>
            </w:pPr>
          </w:p>
          <w:tbl>
            <w:tblPr>
              <w:tblW w:w="8185" w:type="dxa"/>
              <w:tblLayout w:type="fixed"/>
              <w:tblLook w:val="0000" w:firstRow="0" w:lastRow="0" w:firstColumn="0" w:lastColumn="0" w:noHBand="0" w:noVBand="0"/>
            </w:tblPr>
            <w:tblGrid>
              <w:gridCol w:w="1425"/>
              <w:gridCol w:w="6760"/>
            </w:tblGrid>
            <w:tr w:rsidR="00F32304" w14:paraId="288D5EED"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0F7C1598" w14:textId="77777777" w:rsidR="00F32304" w:rsidRDefault="00C2620F">
                  <w:pPr>
                    <w:widowControl w:val="0"/>
                  </w:pPr>
                  <w:r>
                    <w:rPr>
                      <w:rFonts w:cs="Arial"/>
                      <w:sz w:val="22"/>
                      <w:szCs w:val="22"/>
                      <w:lang w:val="en-GB"/>
                    </w:rPr>
                    <w:t xml:space="preserve">Diagnosis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26551182" w14:textId="77777777" w:rsidR="00F32304" w:rsidRDefault="00C2620F">
                  <w:pPr>
                    <w:widowControl w:val="0"/>
                  </w:pPr>
                  <w:r>
                    <w:rPr>
                      <w:rFonts w:cs="Arial"/>
                      <w:sz w:val="22"/>
                      <w:szCs w:val="22"/>
                      <w:lang w:val="en-GB"/>
                    </w:rPr>
                    <w:t>Dislocation of left hip</w:t>
                  </w:r>
                </w:p>
              </w:tc>
            </w:tr>
            <w:tr w:rsidR="00F32304" w14:paraId="23C21ED6"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527F7480" w14:textId="77777777" w:rsidR="00F32304" w:rsidRDefault="00C2620F">
                  <w:pPr>
                    <w:widowControl w:val="0"/>
                  </w:pPr>
                  <w:r>
                    <w:rPr>
                      <w:rFonts w:cs="Arial"/>
                      <w:sz w:val="22"/>
                      <w:szCs w:val="22"/>
                      <w:lang w:val="en-GB"/>
                    </w:rPr>
                    <w:t xml:space="preserve">Therapy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7EA53A7F" w14:textId="77777777" w:rsidR="00F32304" w:rsidRDefault="00C2620F">
                  <w:pPr>
                    <w:widowControl w:val="0"/>
                  </w:pPr>
                  <w:r>
                    <w:rPr>
                      <w:rFonts w:cs="Arial"/>
                      <w:sz w:val="22"/>
                      <w:szCs w:val="22"/>
                      <w:lang w:val="en-GB"/>
                    </w:rPr>
                    <w:t>Not pharmacological</w:t>
                  </w:r>
                </w:p>
              </w:tc>
            </w:tr>
            <w:tr w:rsidR="00F32304" w14:paraId="2B69ED5C"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6925C597" w14:textId="77777777" w:rsidR="00F32304" w:rsidRDefault="00C2620F">
                  <w:pPr>
                    <w:widowControl w:val="0"/>
                  </w:pPr>
                  <w:r>
                    <w:rPr>
                      <w:rFonts w:cs="Arial"/>
                      <w:sz w:val="22"/>
                      <w:szCs w:val="22"/>
                      <w:lang w:val="en-GB"/>
                    </w:rPr>
                    <w:t xml:space="preserve">Sponsor notified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691A277E" w14:textId="77777777" w:rsidR="00F32304" w:rsidRDefault="00C2620F">
                  <w:pPr>
                    <w:widowControl w:val="0"/>
                  </w:pPr>
                  <w:r>
                    <w:rPr>
                      <w:rFonts w:cs="Arial"/>
                      <w:sz w:val="22"/>
                      <w:szCs w:val="22"/>
                      <w:lang w:val="en-GB"/>
                    </w:rPr>
                    <w:t>17Jun2022</w:t>
                  </w:r>
                </w:p>
              </w:tc>
            </w:tr>
            <w:tr w:rsidR="00F32304" w14:paraId="03A496EB"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19C39B12" w14:textId="77777777" w:rsidR="00F32304" w:rsidRDefault="00C2620F">
                  <w:pPr>
                    <w:widowControl w:val="0"/>
                  </w:pPr>
                  <w:r>
                    <w:rPr>
                      <w:rFonts w:cs="Arial"/>
                      <w:sz w:val="22"/>
                      <w:szCs w:val="22"/>
                      <w:lang w:val="en-GB"/>
                    </w:rPr>
                    <w:t>Comment</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0020C14F" w14:textId="77777777" w:rsidR="00F32304" w:rsidRDefault="00C2620F">
                  <w:pPr>
                    <w:widowControl w:val="0"/>
                    <w:snapToGrid w:val="0"/>
                    <w:rPr>
                      <w:rFonts w:cs="Arial"/>
                      <w:color w:val="000000"/>
                      <w:sz w:val="22"/>
                      <w:szCs w:val="22"/>
                      <w:lang w:val="en-GB" w:eastAsia="en-GB"/>
                    </w:rPr>
                  </w:pPr>
                  <w:r>
                    <w:rPr>
                      <w:rFonts w:cs="Arial"/>
                      <w:color w:val="000000"/>
                      <w:sz w:val="22"/>
                      <w:szCs w:val="22"/>
                      <w:lang w:val="en-GB" w:eastAsia="en-GB"/>
                    </w:rPr>
                    <w:t>CAPA #13</w:t>
                  </w:r>
                </w:p>
              </w:tc>
            </w:tr>
          </w:tbl>
          <w:p w14:paraId="5C3E7715" w14:textId="77777777" w:rsidR="00F32304" w:rsidRDefault="00F32304">
            <w:pPr>
              <w:widowControl w:val="0"/>
              <w:snapToGrid w:val="0"/>
              <w:rPr>
                <w:rFonts w:cs="Arial"/>
                <w:sz w:val="22"/>
                <w:szCs w:val="22"/>
                <w:lang w:val="en-GB"/>
              </w:rPr>
            </w:pPr>
          </w:p>
        </w:tc>
      </w:tr>
    </w:tbl>
    <w:p w14:paraId="278E08B5" w14:textId="77777777" w:rsidR="00F32304" w:rsidRDefault="00F32304">
      <w:pPr>
        <w:rPr>
          <w:rFonts w:cs="Arial"/>
          <w:sz w:val="22"/>
          <w:szCs w:val="22"/>
          <w:lang w:val="en-GB"/>
        </w:rPr>
      </w:pPr>
    </w:p>
    <w:p w14:paraId="0EF0CF77" w14:textId="77777777" w:rsidR="00F32304" w:rsidRDefault="00F32304">
      <w:pPr>
        <w:rPr>
          <w:rFonts w:cs="Arial"/>
          <w:sz w:val="22"/>
          <w:szCs w:val="22"/>
          <w:lang w:val="en-GB"/>
        </w:rPr>
      </w:pPr>
    </w:p>
    <w:p w14:paraId="4753B530" w14:textId="77777777" w:rsidR="00F32304" w:rsidRDefault="00F32304">
      <w:pPr>
        <w:rPr>
          <w:rFonts w:cs="Arial"/>
          <w:sz w:val="22"/>
          <w:szCs w:val="22"/>
          <w:lang w:val="en-GB"/>
        </w:rPr>
      </w:pPr>
    </w:p>
    <w:tbl>
      <w:tblPr>
        <w:tblW w:w="9639" w:type="dxa"/>
        <w:jc w:val="center"/>
        <w:tblLayout w:type="fixed"/>
        <w:tblLook w:val="0000" w:firstRow="0" w:lastRow="0" w:firstColumn="0" w:lastColumn="0" w:noHBand="0" w:noVBand="0"/>
      </w:tblPr>
      <w:tblGrid>
        <w:gridCol w:w="802"/>
        <w:gridCol w:w="2636"/>
        <w:gridCol w:w="2081"/>
        <w:gridCol w:w="2054"/>
        <w:gridCol w:w="2066"/>
      </w:tblGrid>
      <w:tr w:rsidR="00F32304" w14:paraId="43449280" w14:textId="77777777">
        <w:trPr>
          <w:trHeight w:val="340"/>
          <w:jc w:val="center"/>
        </w:trPr>
        <w:tc>
          <w:tcPr>
            <w:tcW w:w="9638" w:type="dxa"/>
            <w:gridSpan w:val="5"/>
            <w:tcBorders>
              <w:top w:val="single" w:sz="4" w:space="0" w:color="000000"/>
              <w:left w:val="single" w:sz="4" w:space="0" w:color="000000"/>
              <w:bottom w:val="single" w:sz="4" w:space="0" w:color="000000"/>
              <w:right w:val="single" w:sz="4" w:space="0" w:color="000000"/>
            </w:tcBorders>
            <w:shd w:val="clear" w:color="auto" w:fill="BFBFBF"/>
          </w:tcPr>
          <w:p w14:paraId="715ACBAD" w14:textId="77777777" w:rsidR="00F32304" w:rsidRDefault="00C2620F">
            <w:pPr>
              <w:widowControl w:val="0"/>
              <w:spacing w:before="40"/>
              <w:ind w:left="720"/>
              <w:jc w:val="center"/>
            </w:pPr>
            <w:bookmarkStart w:id="270" w:name="_Hlk523692522"/>
            <w:bookmarkEnd w:id="270"/>
            <w:r>
              <w:rPr>
                <w:rFonts w:cs="Arial"/>
                <w:b/>
                <w:lang w:val="en-GB"/>
              </w:rPr>
              <w:t xml:space="preserve">10.1 New Information on previous Serious Adverse Events </w:t>
            </w:r>
            <w:r>
              <w:rPr>
                <w:rFonts w:cs="Arial"/>
                <w:b/>
                <w:lang w:val="en-GB"/>
              </w:rPr>
              <w:t>(SAE)</w:t>
            </w:r>
          </w:p>
        </w:tc>
      </w:tr>
      <w:tr w:rsidR="00F32304" w14:paraId="6D2958AE" w14:textId="77777777">
        <w:trPr>
          <w:trHeight w:val="135"/>
          <w:jc w:val="center"/>
        </w:trPr>
        <w:tc>
          <w:tcPr>
            <w:tcW w:w="3437" w:type="dxa"/>
            <w:gridSpan w:val="2"/>
            <w:tcBorders>
              <w:top w:val="single" w:sz="4" w:space="0" w:color="000000"/>
              <w:left w:val="single" w:sz="4" w:space="0" w:color="000000"/>
              <w:bottom w:val="single" w:sz="4" w:space="0" w:color="000000"/>
              <w:right w:val="single" w:sz="4" w:space="0" w:color="000000"/>
            </w:tcBorders>
            <w:shd w:val="clear" w:color="auto" w:fill="F2F2F2"/>
          </w:tcPr>
          <w:p w14:paraId="38B50CA5" w14:textId="77777777" w:rsidR="00F32304" w:rsidRDefault="00F32304">
            <w:pPr>
              <w:widowControl w:val="0"/>
              <w:snapToGrid w:val="0"/>
              <w:rPr>
                <w:rFonts w:cs="Arial"/>
                <w:b/>
                <w:sz w:val="22"/>
                <w:szCs w:val="22"/>
                <w:lang w:val="en-GB"/>
              </w:rPr>
            </w:pP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14B2EF1C" w14:textId="77777777" w:rsidR="00F32304" w:rsidRDefault="00C2620F">
            <w:pPr>
              <w:widowControl w:val="0"/>
              <w:jc w:val="center"/>
            </w:pPr>
            <w:r>
              <w:rPr>
                <w:rFonts w:cs="Arial"/>
                <w:sz w:val="22"/>
                <w:szCs w:val="22"/>
                <w:lang w:val="en-GB"/>
              </w:rPr>
              <w:t>Yes</w:t>
            </w:r>
          </w:p>
        </w:tc>
        <w:tc>
          <w:tcPr>
            <w:tcW w:w="2054" w:type="dxa"/>
            <w:tcBorders>
              <w:top w:val="single" w:sz="4" w:space="0" w:color="000000"/>
              <w:left w:val="single" w:sz="4" w:space="0" w:color="000000"/>
              <w:bottom w:val="single" w:sz="4" w:space="0" w:color="000000"/>
              <w:right w:val="single" w:sz="4" w:space="0" w:color="000000"/>
            </w:tcBorders>
            <w:shd w:val="clear" w:color="auto" w:fill="F2F2F2"/>
          </w:tcPr>
          <w:p w14:paraId="2F8BBE7E" w14:textId="77777777" w:rsidR="00F32304" w:rsidRDefault="00C2620F">
            <w:pPr>
              <w:widowControl w:val="0"/>
              <w:jc w:val="center"/>
            </w:pPr>
            <w:r>
              <w:rPr>
                <w:rFonts w:cs="Arial"/>
                <w:sz w:val="22"/>
                <w:szCs w:val="22"/>
                <w:lang w:val="en-GB"/>
              </w:rPr>
              <w:t>No</w:t>
            </w:r>
          </w:p>
        </w:tc>
        <w:tc>
          <w:tcPr>
            <w:tcW w:w="2066" w:type="dxa"/>
            <w:tcBorders>
              <w:top w:val="single" w:sz="4" w:space="0" w:color="000000"/>
              <w:left w:val="single" w:sz="4" w:space="0" w:color="000000"/>
              <w:bottom w:val="single" w:sz="4" w:space="0" w:color="000000"/>
              <w:right w:val="single" w:sz="4" w:space="0" w:color="000000"/>
            </w:tcBorders>
            <w:shd w:val="clear" w:color="auto" w:fill="F2F2F2"/>
          </w:tcPr>
          <w:p w14:paraId="1F17BFE4" w14:textId="77777777" w:rsidR="00F32304" w:rsidRDefault="00C2620F">
            <w:pPr>
              <w:widowControl w:val="0"/>
              <w:jc w:val="center"/>
            </w:pPr>
            <w:r>
              <w:rPr>
                <w:rFonts w:cs="Arial"/>
                <w:sz w:val="22"/>
                <w:szCs w:val="22"/>
                <w:lang w:val="en-GB"/>
              </w:rPr>
              <w:t>NA</w:t>
            </w:r>
          </w:p>
        </w:tc>
      </w:tr>
      <w:tr w:rsidR="00F32304" w14:paraId="2CC0DD6F" w14:textId="77777777">
        <w:trPr>
          <w:trHeight w:val="135"/>
          <w:jc w:val="center"/>
        </w:trPr>
        <w:tc>
          <w:tcPr>
            <w:tcW w:w="3437" w:type="dxa"/>
            <w:gridSpan w:val="2"/>
            <w:tcBorders>
              <w:top w:val="single" w:sz="4" w:space="0" w:color="000000"/>
              <w:left w:val="single" w:sz="4" w:space="0" w:color="000000"/>
              <w:bottom w:val="single" w:sz="4" w:space="0" w:color="000000"/>
              <w:right w:val="single" w:sz="4" w:space="0" w:color="000000"/>
            </w:tcBorders>
            <w:shd w:val="clear" w:color="auto" w:fill="F2F2F2"/>
          </w:tcPr>
          <w:p w14:paraId="663BF6A8" w14:textId="77777777" w:rsidR="00F32304" w:rsidRDefault="00C2620F">
            <w:pPr>
              <w:widowControl w:val="0"/>
            </w:pPr>
            <w:r>
              <w:rPr>
                <w:rFonts w:cs="Arial"/>
                <w:sz w:val="22"/>
                <w:szCs w:val="22"/>
                <w:lang w:val="en-GB"/>
              </w:rPr>
              <w:t xml:space="preserve">New information available for previous SAEs (please provide information in section </w:t>
            </w:r>
            <w:r>
              <w:rPr>
                <w:rFonts w:cs="Arial"/>
                <w:b/>
                <w:bCs/>
                <w:sz w:val="22"/>
                <w:szCs w:val="22"/>
                <w:lang w:val="en-GB"/>
              </w:rPr>
              <w:t>10.1</w:t>
            </w:r>
            <w:r>
              <w:rPr>
                <w:rFonts w:cs="Arial"/>
                <w:sz w:val="22"/>
                <w:szCs w:val="22"/>
                <w:lang w:val="en-GB"/>
              </w:rPr>
              <w:t>)?</w:t>
            </w:r>
          </w:p>
        </w:tc>
        <w:tc>
          <w:tcPr>
            <w:tcW w:w="208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5727728"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271" w:name="__Fieldmark__3060_2968883822"/>
            <w:bookmarkStart w:id="272" w:name="__Fieldmark__422_543564686"/>
            <w:bookmarkEnd w:id="271"/>
            <w:r>
              <w:fldChar w:fldCharType="end"/>
            </w:r>
            <w:bookmarkEnd w:id="272"/>
          </w:p>
        </w:tc>
        <w:tc>
          <w:tcPr>
            <w:tcW w:w="205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351F121"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273" w:name="__Fieldmark__3065_2968883822"/>
            <w:bookmarkStart w:id="274" w:name="__Fieldmark__423_543564686"/>
            <w:bookmarkEnd w:id="273"/>
            <w:r>
              <w:fldChar w:fldCharType="end"/>
            </w:r>
            <w:bookmarkEnd w:id="274"/>
          </w:p>
        </w:tc>
        <w:tc>
          <w:tcPr>
            <w:tcW w:w="206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99C5049"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275" w:name="__Fieldmark__3070_2968883822"/>
            <w:bookmarkStart w:id="276" w:name="__Fieldmark__424_543564686"/>
            <w:bookmarkEnd w:id="275"/>
            <w:r>
              <w:fldChar w:fldCharType="end"/>
            </w:r>
            <w:bookmarkEnd w:id="276"/>
          </w:p>
        </w:tc>
      </w:tr>
      <w:tr w:rsidR="00F32304" w14:paraId="319637DD" w14:textId="77777777">
        <w:trPr>
          <w:jc w:val="center"/>
        </w:trPr>
        <w:tc>
          <w:tcPr>
            <w:tcW w:w="801" w:type="dxa"/>
            <w:tcBorders>
              <w:top w:val="single" w:sz="4" w:space="0" w:color="000000"/>
              <w:left w:val="single" w:sz="4" w:space="0" w:color="000000"/>
              <w:bottom w:val="single" w:sz="4" w:space="0" w:color="000000"/>
              <w:right w:val="single" w:sz="4" w:space="0" w:color="000000"/>
            </w:tcBorders>
            <w:shd w:val="clear" w:color="auto" w:fill="F2F2F2"/>
          </w:tcPr>
          <w:p w14:paraId="7DFBA7CA" w14:textId="77777777" w:rsidR="00F32304" w:rsidRDefault="00C2620F">
            <w:pPr>
              <w:widowControl w:val="0"/>
              <w:jc w:val="center"/>
            </w:pPr>
            <w:bookmarkStart w:id="277" w:name="_Hlk523692485"/>
            <w:bookmarkEnd w:id="277"/>
            <w:r>
              <w:rPr>
                <w:rFonts w:cs="Arial"/>
                <w:sz w:val="22"/>
                <w:szCs w:val="22"/>
                <w:lang w:val="en-GB"/>
              </w:rPr>
              <w:t>#</w:t>
            </w:r>
          </w:p>
        </w:tc>
        <w:tc>
          <w:tcPr>
            <w:tcW w:w="8837" w:type="dxa"/>
            <w:gridSpan w:val="4"/>
            <w:tcBorders>
              <w:top w:val="single" w:sz="4" w:space="0" w:color="000000"/>
              <w:left w:val="single" w:sz="4" w:space="0" w:color="000000"/>
              <w:bottom w:val="single" w:sz="4" w:space="0" w:color="000000"/>
              <w:right w:val="single" w:sz="4" w:space="0" w:color="000000"/>
            </w:tcBorders>
            <w:shd w:val="clear" w:color="auto" w:fill="F2F2F2"/>
          </w:tcPr>
          <w:p w14:paraId="3A60E0A0" w14:textId="77777777" w:rsidR="00F32304" w:rsidRDefault="00C2620F">
            <w:pPr>
              <w:widowControl w:val="0"/>
              <w:jc w:val="center"/>
            </w:pPr>
            <w:r>
              <w:rPr>
                <w:rFonts w:cs="Arial"/>
                <w:sz w:val="22"/>
                <w:szCs w:val="22"/>
                <w:lang w:val="en-GB"/>
              </w:rPr>
              <w:t xml:space="preserve">Description </w:t>
            </w:r>
          </w:p>
        </w:tc>
      </w:tr>
      <w:tr w:rsidR="00F32304" w14:paraId="56C417EF" w14:textId="77777777">
        <w:trPr>
          <w:jc w:val="center"/>
        </w:trPr>
        <w:tc>
          <w:tcPr>
            <w:tcW w:w="801" w:type="dxa"/>
            <w:tcBorders>
              <w:top w:val="single" w:sz="4" w:space="0" w:color="000000"/>
              <w:left w:val="single" w:sz="4" w:space="0" w:color="000000"/>
              <w:bottom w:val="single" w:sz="4" w:space="0" w:color="000000"/>
              <w:right w:val="single" w:sz="4" w:space="0" w:color="000000"/>
            </w:tcBorders>
            <w:shd w:val="clear" w:color="auto" w:fill="auto"/>
          </w:tcPr>
          <w:p w14:paraId="6AE9D5AD" w14:textId="77777777" w:rsidR="00F32304" w:rsidRDefault="00C2620F">
            <w:pPr>
              <w:widowControl w:val="0"/>
              <w:snapToGrid w:val="0"/>
              <w:jc w:val="center"/>
            </w:pPr>
            <w:r>
              <w:rPr>
                <w:rFonts w:cs="Arial"/>
                <w:sz w:val="22"/>
                <w:szCs w:val="22"/>
                <w:lang w:val="en-GB"/>
              </w:rPr>
              <w:t>101/10</w:t>
            </w:r>
          </w:p>
        </w:tc>
        <w:tc>
          <w:tcPr>
            <w:tcW w:w="8837" w:type="dxa"/>
            <w:gridSpan w:val="4"/>
            <w:tcBorders>
              <w:top w:val="single" w:sz="4" w:space="0" w:color="000000"/>
              <w:left w:val="single" w:sz="4" w:space="0" w:color="000000"/>
              <w:bottom w:val="single" w:sz="4" w:space="0" w:color="000000"/>
              <w:right w:val="single" w:sz="4" w:space="0" w:color="000000"/>
            </w:tcBorders>
            <w:shd w:val="clear" w:color="auto" w:fill="auto"/>
          </w:tcPr>
          <w:p w14:paraId="27B73720" w14:textId="77777777" w:rsidR="00F32304" w:rsidRDefault="00F32304">
            <w:pPr>
              <w:widowControl w:val="0"/>
              <w:snapToGrid w:val="0"/>
              <w:rPr>
                <w:rFonts w:cs="Arial"/>
                <w:sz w:val="22"/>
                <w:szCs w:val="22"/>
                <w:lang w:val="en-GB"/>
              </w:rPr>
            </w:pPr>
          </w:p>
          <w:tbl>
            <w:tblPr>
              <w:tblW w:w="8611" w:type="dxa"/>
              <w:tblLayout w:type="fixed"/>
              <w:tblLook w:val="0000" w:firstRow="0" w:lastRow="0" w:firstColumn="0" w:lastColumn="0" w:noHBand="0" w:noVBand="0"/>
            </w:tblPr>
            <w:tblGrid>
              <w:gridCol w:w="1996"/>
              <w:gridCol w:w="6615"/>
            </w:tblGrid>
            <w:tr w:rsidR="00F32304" w14:paraId="3F8175B3" w14:textId="77777777">
              <w:trPr>
                <w:trHeight w:val="302"/>
              </w:trPr>
              <w:tc>
                <w:tcPr>
                  <w:tcW w:w="199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ACA820B" w14:textId="77777777" w:rsidR="00F32304" w:rsidRDefault="00C2620F">
                  <w:pPr>
                    <w:widowControl w:val="0"/>
                  </w:pPr>
                  <w:r>
                    <w:rPr>
                      <w:rFonts w:cs="Arial"/>
                      <w:sz w:val="22"/>
                      <w:szCs w:val="22"/>
                      <w:lang w:val="en-GB"/>
                    </w:rPr>
                    <w:t>Reference MVR</w:t>
                  </w:r>
                </w:p>
              </w:tc>
              <w:tc>
                <w:tcPr>
                  <w:tcW w:w="6614"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05EBBB6A" w14:textId="77777777" w:rsidR="00F32304" w:rsidRDefault="00C2620F">
                  <w:pPr>
                    <w:widowControl w:val="0"/>
                  </w:pPr>
                  <w:r>
                    <w:rPr>
                      <w:rFonts w:cs="Arial"/>
                      <w:sz w:val="22"/>
                      <w:szCs w:val="22"/>
                      <w:lang w:val="en-GB"/>
                    </w:rPr>
                    <w:t xml:space="preserve">Reference SAE # </w:t>
                  </w:r>
                </w:p>
              </w:tc>
            </w:tr>
            <w:tr w:rsidR="00F32304" w14:paraId="6DE8A558" w14:textId="77777777">
              <w:trPr>
                <w:trHeight w:val="328"/>
              </w:trPr>
              <w:tc>
                <w:tcPr>
                  <w:tcW w:w="1996" w:type="dxa"/>
                  <w:tcBorders>
                    <w:top w:val="dashSmallGap" w:sz="8" w:space="0" w:color="000000"/>
                    <w:left w:val="dashSmallGap" w:sz="8" w:space="0" w:color="000000"/>
                    <w:bottom w:val="single" w:sz="4" w:space="0" w:color="000000"/>
                    <w:right w:val="dashSmallGap" w:sz="8" w:space="0" w:color="000000"/>
                  </w:tcBorders>
                  <w:shd w:val="clear" w:color="auto" w:fill="FFFFFF"/>
                </w:tcPr>
                <w:p w14:paraId="648D2399" w14:textId="77777777" w:rsidR="00F32304" w:rsidRDefault="00C2620F">
                  <w:pPr>
                    <w:widowControl w:val="0"/>
                    <w:snapToGrid w:val="0"/>
                  </w:pPr>
                  <w:r>
                    <w:rPr>
                      <w:rFonts w:cs="Arial"/>
                      <w:sz w:val="22"/>
                      <w:szCs w:val="22"/>
                      <w:lang w:val="en-GB"/>
                    </w:rPr>
                    <w:t>3</w:t>
                  </w:r>
                </w:p>
              </w:tc>
              <w:tc>
                <w:tcPr>
                  <w:tcW w:w="6614" w:type="dxa"/>
                  <w:tcBorders>
                    <w:top w:val="dashSmallGap" w:sz="8" w:space="0" w:color="000000"/>
                    <w:left w:val="dashSmallGap" w:sz="8" w:space="0" w:color="000000"/>
                    <w:bottom w:val="single" w:sz="4" w:space="0" w:color="000000"/>
                    <w:right w:val="dashSmallGap" w:sz="8" w:space="0" w:color="000000"/>
                  </w:tcBorders>
                  <w:shd w:val="clear" w:color="auto" w:fill="FFFFFF"/>
                </w:tcPr>
                <w:p w14:paraId="159BA10A" w14:textId="77777777" w:rsidR="00F32304" w:rsidRDefault="00C2620F">
                  <w:pPr>
                    <w:widowControl w:val="0"/>
                    <w:snapToGrid w:val="0"/>
                    <w:rPr>
                      <w:rFonts w:cs="Arial"/>
                      <w:sz w:val="22"/>
                      <w:szCs w:val="22"/>
                      <w:lang w:val="en-GB"/>
                    </w:rPr>
                  </w:pPr>
                  <w:r>
                    <w:rPr>
                      <w:rFonts w:cs="Arial"/>
                      <w:sz w:val="22"/>
                      <w:szCs w:val="22"/>
                      <w:lang w:val="en-GB"/>
                    </w:rPr>
                    <w:t>101/10-1</w:t>
                  </w:r>
                </w:p>
              </w:tc>
            </w:tr>
          </w:tbl>
          <w:p w14:paraId="111C0DD8" w14:textId="77777777" w:rsidR="00F32304" w:rsidRDefault="00F32304">
            <w:pPr>
              <w:widowControl w:val="0"/>
              <w:rPr>
                <w:rFonts w:cs="Arial"/>
                <w:sz w:val="22"/>
                <w:szCs w:val="22"/>
                <w:lang w:val="en-GB"/>
              </w:rPr>
            </w:pPr>
          </w:p>
          <w:tbl>
            <w:tblPr>
              <w:tblW w:w="8611" w:type="dxa"/>
              <w:tblLayout w:type="fixed"/>
              <w:tblLook w:val="0000" w:firstRow="0" w:lastRow="0" w:firstColumn="0" w:lastColumn="0" w:noHBand="0" w:noVBand="0"/>
            </w:tblPr>
            <w:tblGrid>
              <w:gridCol w:w="1425"/>
              <w:gridCol w:w="1383"/>
              <w:gridCol w:w="1934"/>
              <w:gridCol w:w="2079"/>
              <w:gridCol w:w="1790"/>
            </w:tblGrid>
            <w:tr w:rsidR="00F32304" w14:paraId="3F5118E5"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7C4BC818" w14:textId="77777777" w:rsidR="00F32304" w:rsidRDefault="00C2620F">
                  <w:pPr>
                    <w:widowControl w:val="0"/>
                  </w:pPr>
                  <w:r>
                    <w:rPr>
                      <w:rFonts w:cs="Arial"/>
                      <w:sz w:val="22"/>
                      <w:szCs w:val="22"/>
                      <w:lang w:val="en-GB"/>
                    </w:rPr>
                    <w:t>Onset date</w:t>
                  </w:r>
                </w:p>
              </w:tc>
              <w:tc>
                <w:tcPr>
                  <w:tcW w:w="1383"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02483C81" w14:textId="77777777" w:rsidR="00F32304" w:rsidRDefault="00C2620F">
                  <w:pPr>
                    <w:widowControl w:val="0"/>
                  </w:pPr>
                  <w:r>
                    <w:rPr>
                      <w:rFonts w:cs="Arial"/>
                      <w:sz w:val="22"/>
                      <w:szCs w:val="22"/>
                      <w:lang w:val="en-GB"/>
                    </w:rPr>
                    <w:t>End date</w:t>
                  </w:r>
                </w:p>
              </w:tc>
              <w:tc>
                <w:tcPr>
                  <w:tcW w:w="1934"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2845D70A" w14:textId="77777777" w:rsidR="00F32304" w:rsidRDefault="00C2620F">
                  <w:pPr>
                    <w:widowControl w:val="0"/>
                  </w:pPr>
                  <w:r>
                    <w:rPr>
                      <w:rFonts w:cs="Arial"/>
                      <w:sz w:val="22"/>
                      <w:szCs w:val="22"/>
                      <w:lang w:val="en-GB"/>
                    </w:rPr>
                    <w:t xml:space="preserve">Status </w:t>
                  </w:r>
                </w:p>
              </w:tc>
              <w:tc>
                <w:tcPr>
                  <w:tcW w:w="2079"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1A575AA0" w14:textId="77777777" w:rsidR="00F32304" w:rsidRDefault="00C2620F">
                  <w:pPr>
                    <w:widowControl w:val="0"/>
                  </w:pPr>
                  <w:r>
                    <w:rPr>
                      <w:rFonts w:cs="Arial"/>
                      <w:sz w:val="22"/>
                      <w:szCs w:val="22"/>
                      <w:lang w:val="en-GB"/>
                    </w:rPr>
                    <w:t xml:space="preserve">Intensity </w:t>
                  </w:r>
                </w:p>
              </w:tc>
              <w:tc>
                <w:tcPr>
                  <w:tcW w:w="1790"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243C7B40" w14:textId="77777777" w:rsidR="00F32304" w:rsidRDefault="00C2620F">
                  <w:pPr>
                    <w:widowControl w:val="0"/>
                  </w:pPr>
                  <w:r>
                    <w:rPr>
                      <w:rFonts w:cs="Arial"/>
                      <w:sz w:val="22"/>
                      <w:szCs w:val="22"/>
                      <w:lang w:val="en-GB"/>
                    </w:rPr>
                    <w:t>Relation with MD</w:t>
                  </w:r>
                </w:p>
              </w:tc>
            </w:tr>
            <w:tr w:rsidR="00F32304" w14:paraId="1CFCCBAB"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2534F072" w14:textId="77777777" w:rsidR="00F32304" w:rsidRDefault="00C2620F">
                  <w:pPr>
                    <w:widowControl w:val="0"/>
                    <w:snapToGrid w:val="0"/>
                  </w:pPr>
                  <w:r>
                    <w:rPr>
                      <w:rFonts w:cs="Arial"/>
                      <w:sz w:val="22"/>
                      <w:szCs w:val="22"/>
                      <w:lang w:val="en-GB"/>
                    </w:rPr>
                    <w:t>14Jan2022</w:t>
                  </w:r>
                </w:p>
              </w:tc>
              <w:tc>
                <w:tcPr>
                  <w:tcW w:w="1383"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7AF9046D" w14:textId="77777777" w:rsidR="00F32304" w:rsidRDefault="00C2620F">
                  <w:pPr>
                    <w:widowControl w:val="0"/>
                    <w:snapToGrid w:val="0"/>
                  </w:pPr>
                  <w:r>
                    <w:rPr>
                      <w:rFonts w:cs="Arial"/>
                      <w:sz w:val="22"/>
                      <w:szCs w:val="22"/>
                      <w:lang w:val="en-GB"/>
                    </w:rPr>
                    <w:t>09Jun2022</w:t>
                  </w:r>
                </w:p>
              </w:tc>
              <w:tc>
                <w:tcPr>
                  <w:tcW w:w="1934"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3E2BC096" w14:textId="77777777" w:rsidR="00F32304" w:rsidRDefault="00C2620F">
                  <w:pPr>
                    <w:widowControl w:val="0"/>
                    <w:snapToGrid w:val="0"/>
                  </w:pPr>
                  <w:r>
                    <w:rPr>
                      <w:rFonts w:cs="Arial"/>
                      <w:sz w:val="22"/>
                      <w:szCs w:val="22"/>
                      <w:lang w:val="en-GB"/>
                    </w:rPr>
                    <w:t>Recovered</w:t>
                  </w:r>
                </w:p>
              </w:tc>
              <w:tc>
                <w:tcPr>
                  <w:tcW w:w="207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2F87FF0E" w14:textId="77777777" w:rsidR="00F32304" w:rsidRDefault="00C2620F">
                  <w:pPr>
                    <w:widowControl w:val="0"/>
                    <w:snapToGrid w:val="0"/>
                  </w:pPr>
                  <w:r>
                    <w:rPr>
                      <w:rFonts w:cs="Arial"/>
                      <w:sz w:val="22"/>
                      <w:szCs w:val="22"/>
                      <w:lang w:val="en-GB"/>
                    </w:rPr>
                    <w:t>Moderate</w:t>
                  </w:r>
                </w:p>
              </w:tc>
              <w:tc>
                <w:tcPr>
                  <w:tcW w:w="1790"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0F507748" w14:textId="77777777" w:rsidR="00F32304" w:rsidRDefault="00C2620F">
                  <w:pPr>
                    <w:widowControl w:val="0"/>
                    <w:snapToGrid w:val="0"/>
                  </w:pPr>
                  <w:r>
                    <w:rPr>
                      <w:rFonts w:cs="Arial"/>
                      <w:sz w:val="22"/>
                      <w:szCs w:val="22"/>
                      <w:lang w:val="en-GB"/>
                    </w:rPr>
                    <w:t>Not Related</w:t>
                  </w:r>
                </w:p>
              </w:tc>
            </w:tr>
          </w:tbl>
          <w:p w14:paraId="291E0FAD" w14:textId="77777777" w:rsidR="00F32304" w:rsidRDefault="00F32304">
            <w:pPr>
              <w:widowControl w:val="0"/>
              <w:rPr>
                <w:rFonts w:cs="Arial"/>
                <w:sz w:val="22"/>
                <w:szCs w:val="22"/>
                <w:lang w:val="en-GB"/>
              </w:rPr>
            </w:pPr>
          </w:p>
          <w:tbl>
            <w:tblPr>
              <w:tblW w:w="8611" w:type="dxa"/>
              <w:tblLayout w:type="fixed"/>
              <w:tblLook w:val="0000" w:firstRow="0" w:lastRow="0" w:firstColumn="0" w:lastColumn="0" w:noHBand="0" w:noVBand="0"/>
            </w:tblPr>
            <w:tblGrid>
              <w:gridCol w:w="1445"/>
              <w:gridCol w:w="7166"/>
            </w:tblGrid>
            <w:tr w:rsidR="00F32304" w14:paraId="21C5E8AF" w14:textId="77777777">
              <w:tc>
                <w:tcPr>
                  <w:tcW w:w="144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014C2E4D" w14:textId="77777777" w:rsidR="00F32304" w:rsidRDefault="00C2620F">
                  <w:pPr>
                    <w:widowControl w:val="0"/>
                  </w:pPr>
                  <w:r>
                    <w:rPr>
                      <w:rFonts w:cs="Arial"/>
                      <w:sz w:val="22"/>
                      <w:szCs w:val="22"/>
                      <w:lang w:val="en-GB"/>
                    </w:rPr>
                    <w:t xml:space="preserve">Diagnosis </w:t>
                  </w:r>
                </w:p>
              </w:tc>
              <w:tc>
                <w:tcPr>
                  <w:tcW w:w="7165"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6298FA44" w14:textId="1519E1EB" w:rsidR="00F32304" w:rsidRDefault="00C2620F">
                  <w:pPr>
                    <w:widowControl w:val="0"/>
                    <w:snapToGrid w:val="0"/>
                  </w:pPr>
                  <w:r>
                    <w:rPr>
                      <w:rFonts w:cs="Arial"/>
                      <w:sz w:val="22"/>
                      <w:szCs w:val="22"/>
                      <w:lang w:val="en-GB"/>
                    </w:rPr>
                    <w:t xml:space="preserve">Chronic </w:t>
                  </w:r>
                  <w:r w:rsidR="008F4A66">
                    <w:rPr>
                      <w:rFonts w:cs="Arial"/>
                      <w:sz w:val="22"/>
                      <w:szCs w:val="22"/>
                      <w:lang w:val="en-GB"/>
                    </w:rPr>
                    <w:t>heart</w:t>
                  </w:r>
                  <w:r>
                    <w:rPr>
                      <w:rFonts w:cs="Arial"/>
                      <w:sz w:val="22"/>
                      <w:szCs w:val="22"/>
                      <w:lang w:val="en-GB"/>
                    </w:rPr>
                    <w:t xml:space="preserve"> failure</w:t>
                  </w:r>
                </w:p>
              </w:tc>
            </w:tr>
            <w:tr w:rsidR="00F32304" w14:paraId="5C482C6F" w14:textId="77777777">
              <w:tc>
                <w:tcPr>
                  <w:tcW w:w="144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407C48AE" w14:textId="77777777" w:rsidR="00F32304" w:rsidRDefault="00C2620F">
                  <w:pPr>
                    <w:widowControl w:val="0"/>
                  </w:pPr>
                  <w:r>
                    <w:rPr>
                      <w:rFonts w:cs="Arial"/>
                      <w:sz w:val="22"/>
                      <w:szCs w:val="22"/>
                      <w:lang w:val="en-GB"/>
                    </w:rPr>
                    <w:t xml:space="preserve">Therapy </w:t>
                  </w:r>
                </w:p>
              </w:tc>
              <w:tc>
                <w:tcPr>
                  <w:tcW w:w="7165"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7AFD2382" w14:textId="77777777" w:rsidR="00F32304" w:rsidRDefault="00C2620F">
                  <w:pPr>
                    <w:widowControl w:val="0"/>
                    <w:snapToGrid w:val="0"/>
                  </w:pPr>
                  <w:r>
                    <w:rPr>
                      <w:rFonts w:cs="Arial"/>
                      <w:sz w:val="22"/>
                      <w:szCs w:val="22"/>
                      <w:lang w:val="en-GB"/>
                    </w:rPr>
                    <w:t>Concomitant medication</w:t>
                  </w:r>
                </w:p>
              </w:tc>
            </w:tr>
            <w:tr w:rsidR="00F32304" w14:paraId="2A13816B" w14:textId="77777777">
              <w:tc>
                <w:tcPr>
                  <w:tcW w:w="144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57DD820D" w14:textId="77777777" w:rsidR="00F32304" w:rsidRDefault="00C2620F">
                  <w:pPr>
                    <w:widowControl w:val="0"/>
                  </w:pPr>
                  <w:r>
                    <w:rPr>
                      <w:rFonts w:cs="Arial"/>
                      <w:sz w:val="22"/>
                      <w:szCs w:val="22"/>
                      <w:lang w:val="en-GB"/>
                    </w:rPr>
                    <w:t xml:space="preserve">Sponsor notified </w:t>
                  </w:r>
                </w:p>
              </w:tc>
              <w:tc>
                <w:tcPr>
                  <w:tcW w:w="7165"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67D323DB" w14:textId="77777777" w:rsidR="00F32304" w:rsidRDefault="00C2620F">
                  <w:pPr>
                    <w:widowControl w:val="0"/>
                    <w:snapToGrid w:val="0"/>
                  </w:pPr>
                  <w:r>
                    <w:rPr>
                      <w:rFonts w:cs="Arial"/>
                      <w:sz w:val="22"/>
                      <w:szCs w:val="22"/>
                      <w:lang w:val="en-GB"/>
                    </w:rPr>
                    <w:t xml:space="preserve">09Jun2022 </w:t>
                  </w:r>
                  <w:r>
                    <w:rPr>
                      <w:rFonts w:cs="Arial"/>
                      <w:sz w:val="22"/>
                      <w:szCs w:val="22"/>
                      <w:lang w:val="en-GB"/>
                    </w:rPr>
                    <w:t>(about the outcome)</w:t>
                  </w:r>
                </w:p>
              </w:tc>
            </w:tr>
            <w:tr w:rsidR="00F32304" w14:paraId="04E98B8B" w14:textId="77777777">
              <w:tc>
                <w:tcPr>
                  <w:tcW w:w="144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4958BF2F" w14:textId="77777777" w:rsidR="00F32304" w:rsidRDefault="00C2620F">
                  <w:pPr>
                    <w:widowControl w:val="0"/>
                  </w:pPr>
                  <w:r>
                    <w:rPr>
                      <w:rFonts w:cs="Arial"/>
                      <w:sz w:val="22"/>
                      <w:szCs w:val="22"/>
                      <w:lang w:val="en-GB"/>
                    </w:rPr>
                    <w:t>Comment</w:t>
                  </w:r>
                </w:p>
              </w:tc>
              <w:tc>
                <w:tcPr>
                  <w:tcW w:w="7165"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6CAB5BB1" w14:textId="77777777" w:rsidR="00F32304" w:rsidRDefault="00F32304">
                  <w:pPr>
                    <w:widowControl w:val="0"/>
                    <w:snapToGrid w:val="0"/>
                    <w:rPr>
                      <w:rFonts w:cs="Arial"/>
                      <w:color w:val="000000"/>
                      <w:sz w:val="22"/>
                      <w:szCs w:val="22"/>
                      <w:lang w:val="en-GB" w:eastAsia="en-GB"/>
                    </w:rPr>
                  </w:pPr>
                </w:p>
              </w:tc>
            </w:tr>
          </w:tbl>
          <w:p w14:paraId="0E9AF8E3" w14:textId="77777777" w:rsidR="00F32304" w:rsidRDefault="00F32304">
            <w:pPr>
              <w:widowControl w:val="0"/>
              <w:rPr>
                <w:rFonts w:cs="Arial"/>
                <w:sz w:val="22"/>
                <w:szCs w:val="22"/>
                <w:lang w:val="en-GB"/>
              </w:rPr>
            </w:pPr>
          </w:p>
          <w:p w14:paraId="6A4AE871" w14:textId="77777777" w:rsidR="00F32304" w:rsidRDefault="00F32304">
            <w:pPr>
              <w:widowControl w:val="0"/>
              <w:rPr>
                <w:rFonts w:cs="Arial"/>
                <w:sz w:val="22"/>
                <w:szCs w:val="22"/>
                <w:lang w:val="en-GB"/>
              </w:rPr>
            </w:pPr>
          </w:p>
        </w:tc>
      </w:tr>
    </w:tbl>
    <w:p w14:paraId="3BD70058" w14:textId="77777777" w:rsidR="00F32304" w:rsidRDefault="00F32304">
      <w:pPr>
        <w:rPr>
          <w:rFonts w:cs="Arial"/>
          <w:sz w:val="22"/>
          <w:szCs w:val="22"/>
          <w:lang w:val="en-GB"/>
        </w:rPr>
      </w:pPr>
    </w:p>
    <w:tbl>
      <w:tblPr>
        <w:tblW w:w="9639" w:type="dxa"/>
        <w:jc w:val="center"/>
        <w:tblLayout w:type="fixed"/>
        <w:tblLook w:val="0000" w:firstRow="0" w:lastRow="0" w:firstColumn="0" w:lastColumn="0" w:noHBand="0" w:noVBand="0"/>
      </w:tblPr>
      <w:tblGrid>
        <w:gridCol w:w="3438"/>
        <w:gridCol w:w="2081"/>
        <w:gridCol w:w="2054"/>
        <w:gridCol w:w="2066"/>
      </w:tblGrid>
      <w:tr w:rsidR="00F32304" w14:paraId="0725231E" w14:textId="77777777">
        <w:trPr>
          <w:trHeight w:val="340"/>
          <w:jc w:val="center"/>
        </w:trPr>
        <w:tc>
          <w:tcPr>
            <w:tcW w:w="9638" w:type="dxa"/>
            <w:gridSpan w:val="4"/>
            <w:tcBorders>
              <w:top w:val="single" w:sz="4" w:space="0" w:color="000000"/>
              <w:left w:val="single" w:sz="4" w:space="0" w:color="000000"/>
              <w:bottom w:val="single" w:sz="4" w:space="0" w:color="000000"/>
              <w:right w:val="single" w:sz="4" w:space="0" w:color="000000"/>
            </w:tcBorders>
            <w:shd w:val="clear" w:color="auto" w:fill="BFBFBF"/>
          </w:tcPr>
          <w:p w14:paraId="4235059D" w14:textId="77777777" w:rsidR="00F32304" w:rsidRDefault="00C2620F">
            <w:pPr>
              <w:widowControl w:val="0"/>
              <w:spacing w:before="40"/>
              <w:ind w:left="720"/>
              <w:jc w:val="center"/>
            </w:pPr>
            <w:bookmarkStart w:id="278" w:name="_Hlk523692765"/>
            <w:bookmarkEnd w:id="278"/>
            <w:r>
              <w:rPr>
                <w:rFonts w:cs="Arial"/>
                <w:b/>
                <w:lang w:val="en-GB"/>
              </w:rPr>
              <w:t>11. Corrective and preventive actions (Follow-up Items)</w:t>
            </w:r>
          </w:p>
        </w:tc>
      </w:tr>
      <w:tr w:rsidR="00F32304" w14:paraId="21CB994A" w14:textId="77777777">
        <w:trPr>
          <w:jc w:val="center"/>
        </w:trPr>
        <w:tc>
          <w:tcPr>
            <w:tcW w:w="9638" w:type="dxa"/>
            <w:gridSpan w:val="4"/>
            <w:tcBorders>
              <w:top w:val="single" w:sz="4" w:space="0" w:color="000000"/>
              <w:left w:val="single" w:sz="4" w:space="0" w:color="000000"/>
              <w:bottom w:val="single" w:sz="4" w:space="0" w:color="000000"/>
              <w:right w:val="single" w:sz="4" w:space="0" w:color="000000"/>
            </w:tcBorders>
            <w:shd w:val="clear" w:color="auto" w:fill="D9D9D9"/>
          </w:tcPr>
          <w:p w14:paraId="36C0E986" w14:textId="77777777" w:rsidR="00F32304" w:rsidRDefault="00C2620F">
            <w:pPr>
              <w:widowControl w:val="0"/>
              <w:spacing w:before="40"/>
              <w:jc w:val="center"/>
            </w:pPr>
            <w:r>
              <w:rPr>
                <w:rFonts w:cs="Arial"/>
                <w:sz w:val="22"/>
                <w:szCs w:val="22"/>
                <w:lang w:val="en-GB"/>
              </w:rPr>
              <w:t>Ensure appropriate corrections, additions, or deletions are made, dated, explained and signed</w:t>
            </w:r>
          </w:p>
        </w:tc>
      </w:tr>
      <w:tr w:rsidR="00F32304" w14:paraId="775432CC" w14:textId="77777777">
        <w:trPr>
          <w:trHeight w:val="135"/>
          <w:jc w:val="center"/>
        </w:trPr>
        <w:tc>
          <w:tcPr>
            <w:tcW w:w="3437" w:type="dxa"/>
            <w:vMerge w:val="restart"/>
            <w:tcBorders>
              <w:top w:val="single" w:sz="4" w:space="0" w:color="000000"/>
              <w:left w:val="single" w:sz="4" w:space="0" w:color="000000"/>
              <w:bottom w:val="single" w:sz="4" w:space="0" w:color="000000"/>
              <w:right w:val="single" w:sz="4" w:space="0" w:color="000000"/>
            </w:tcBorders>
            <w:shd w:val="clear" w:color="auto" w:fill="F2F2F2"/>
          </w:tcPr>
          <w:p w14:paraId="1AC47D08" w14:textId="77777777" w:rsidR="00F32304" w:rsidRDefault="00C2620F">
            <w:pPr>
              <w:widowControl w:val="0"/>
            </w:pPr>
            <w:r>
              <w:rPr>
                <w:rFonts w:cs="Arial"/>
                <w:sz w:val="22"/>
                <w:szCs w:val="22"/>
                <w:lang w:val="en-GB"/>
              </w:rPr>
              <w:t xml:space="preserve">Are issues identified during the MV? Please update the table below with the issues </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7EFD6AE1" w14:textId="77777777" w:rsidR="00F32304" w:rsidRDefault="00C2620F">
            <w:pPr>
              <w:widowControl w:val="0"/>
              <w:jc w:val="center"/>
            </w:pPr>
            <w:r>
              <w:rPr>
                <w:rFonts w:cs="Arial"/>
                <w:sz w:val="22"/>
                <w:szCs w:val="22"/>
                <w:lang w:val="en-GB"/>
              </w:rPr>
              <w:t>Yes</w:t>
            </w:r>
          </w:p>
        </w:tc>
        <w:tc>
          <w:tcPr>
            <w:tcW w:w="2054" w:type="dxa"/>
            <w:tcBorders>
              <w:top w:val="single" w:sz="4" w:space="0" w:color="000000"/>
              <w:left w:val="single" w:sz="4" w:space="0" w:color="000000"/>
              <w:bottom w:val="single" w:sz="4" w:space="0" w:color="000000"/>
              <w:right w:val="single" w:sz="4" w:space="0" w:color="000000"/>
            </w:tcBorders>
            <w:shd w:val="clear" w:color="auto" w:fill="F2F2F2"/>
          </w:tcPr>
          <w:p w14:paraId="5AFA24CF" w14:textId="77777777" w:rsidR="00F32304" w:rsidRDefault="00C2620F">
            <w:pPr>
              <w:widowControl w:val="0"/>
              <w:jc w:val="center"/>
            </w:pPr>
            <w:r>
              <w:rPr>
                <w:rFonts w:cs="Arial"/>
                <w:sz w:val="22"/>
                <w:szCs w:val="22"/>
                <w:lang w:val="en-GB"/>
              </w:rPr>
              <w:t>No</w:t>
            </w:r>
          </w:p>
        </w:tc>
        <w:tc>
          <w:tcPr>
            <w:tcW w:w="2066" w:type="dxa"/>
            <w:tcBorders>
              <w:top w:val="single" w:sz="4" w:space="0" w:color="000000"/>
              <w:left w:val="single" w:sz="4" w:space="0" w:color="000000"/>
              <w:bottom w:val="single" w:sz="4" w:space="0" w:color="000000"/>
              <w:right w:val="single" w:sz="4" w:space="0" w:color="000000"/>
            </w:tcBorders>
            <w:shd w:val="clear" w:color="auto" w:fill="F2F2F2"/>
          </w:tcPr>
          <w:p w14:paraId="496308C4" w14:textId="77777777" w:rsidR="00F32304" w:rsidRDefault="00C2620F">
            <w:pPr>
              <w:widowControl w:val="0"/>
              <w:jc w:val="center"/>
            </w:pPr>
            <w:r>
              <w:rPr>
                <w:rFonts w:cs="Arial"/>
                <w:sz w:val="22"/>
                <w:szCs w:val="22"/>
                <w:lang w:val="en-GB"/>
              </w:rPr>
              <w:t>NA</w:t>
            </w:r>
          </w:p>
        </w:tc>
      </w:tr>
      <w:tr w:rsidR="00F32304" w14:paraId="573B4B1B" w14:textId="77777777">
        <w:trPr>
          <w:trHeight w:val="135"/>
          <w:jc w:val="center"/>
        </w:trPr>
        <w:tc>
          <w:tcPr>
            <w:tcW w:w="3437" w:type="dxa"/>
            <w:vMerge/>
            <w:tcBorders>
              <w:top w:val="single" w:sz="4" w:space="0" w:color="000000"/>
              <w:left w:val="single" w:sz="4" w:space="0" w:color="000000"/>
              <w:bottom w:val="single" w:sz="4" w:space="0" w:color="000000"/>
              <w:right w:val="single" w:sz="4" w:space="0" w:color="000000"/>
            </w:tcBorders>
            <w:shd w:val="clear" w:color="auto" w:fill="F2F2F2"/>
          </w:tcPr>
          <w:p w14:paraId="742DB604" w14:textId="77777777" w:rsidR="00F32304" w:rsidRDefault="00F32304">
            <w:pPr>
              <w:widowControl w:val="0"/>
              <w:snapToGrid w:val="0"/>
              <w:rPr>
                <w:rFonts w:cs="Arial"/>
                <w:sz w:val="22"/>
                <w:szCs w:val="22"/>
                <w:lang w:val="en-GB"/>
              </w:rPr>
            </w:pPr>
          </w:p>
        </w:tc>
        <w:tc>
          <w:tcPr>
            <w:tcW w:w="20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ACA5AD" w14:textId="77777777" w:rsidR="00F32304" w:rsidRDefault="00C2620F">
            <w:pPr>
              <w:widowControl w:val="0"/>
              <w:jc w:val="center"/>
            </w:pPr>
            <w:r>
              <w:fldChar w:fldCharType="begin">
                <w:ffData>
                  <w:name w:val=""/>
                  <w:enabled/>
                  <w:calcOnExit w:val="0"/>
                  <w:checkBox>
                    <w:sizeAuto/>
                    <w:default w:val="0"/>
                    <w:checked/>
                  </w:checkBox>
                </w:ffData>
              </w:fldChar>
            </w:r>
            <w:r>
              <w:instrText>FORMCHECKBOX</w:instrText>
            </w:r>
            <w:r>
              <w:fldChar w:fldCharType="separate"/>
            </w:r>
            <w:bookmarkStart w:id="279" w:name="__Fieldmark__3192_2968883822"/>
            <w:bookmarkStart w:id="280" w:name="__Fieldmark__425_543564686"/>
            <w:bookmarkEnd w:id="279"/>
            <w:r>
              <w:fldChar w:fldCharType="end"/>
            </w:r>
            <w:bookmarkEnd w:id="280"/>
          </w:p>
        </w:tc>
        <w:tc>
          <w:tcPr>
            <w:tcW w:w="20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5C98D1"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281" w:name="__Fieldmark__3197_2968883822"/>
            <w:bookmarkStart w:id="282" w:name="__Fieldmark__426_543564686"/>
            <w:bookmarkEnd w:id="281"/>
            <w:r>
              <w:fldChar w:fldCharType="end"/>
            </w:r>
            <w:bookmarkEnd w:id="282"/>
          </w:p>
        </w:tc>
        <w:tc>
          <w:tcPr>
            <w:tcW w:w="20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5F61E5" w14:textId="77777777" w:rsidR="00F32304" w:rsidRDefault="00C2620F">
            <w:pPr>
              <w:widowControl w:val="0"/>
              <w:jc w:val="center"/>
            </w:pPr>
            <w:r>
              <w:fldChar w:fldCharType="begin">
                <w:ffData>
                  <w:name w:val=""/>
                  <w:enabled/>
                  <w:calcOnExit w:val="0"/>
                  <w:checkBox>
                    <w:sizeAuto/>
                    <w:default w:val="0"/>
                  </w:checkBox>
                </w:ffData>
              </w:fldChar>
            </w:r>
            <w:r>
              <w:instrText>FORMCHECKBOX</w:instrText>
            </w:r>
            <w:r>
              <w:fldChar w:fldCharType="separate"/>
            </w:r>
            <w:bookmarkStart w:id="283" w:name="__Fieldmark__3202_2968883822"/>
            <w:bookmarkStart w:id="284" w:name="__Fieldmark__427_543564686"/>
            <w:bookmarkEnd w:id="283"/>
            <w:r>
              <w:fldChar w:fldCharType="end"/>
            </w:r>
            <w:bookmarkEnd w:id="284"/>
          </w:p>
        </w:tc>
      </w:tr>
    </w:tbl>
    <w:p w14:paraId="18BD3E80" w14:textId="77777777" w:rsidR="00F32304" w:rsidRDefault="00F32304"/>
    <w:tbl>
      <w:tblPr>
        <w:tblW w:w="9638" w:type="dxa"/>
        <w:jc w:val="center"/>
        <w:tblLayout w:type="fixed"/>
        <w:tblLook w:val="0000" w:firstRow="0" w:lastRow="0" w:firstColumn="0" w:lastColumn="0" w:noHBand="0" w:noVBand="0"/>
      </w:tblPr>
      <w:tblGrid>
        <w:gridCol w:w="456"/>
        <w:gridCol w:w="1263"/>
        <w:gridCol w:w="1951"/>
        <w:gridCol w:w="1872"/>
        <w:gridCol w:w="1855"/>
        <w:gridCol w:w="2241"/>
      </w:tblGrid>
      <w:tr w:rsidR="00F32304" w14:paraId="50E3737E" w14:textId="77777777">
        <w:trPr>
          <w:cantSplit/>
          <w:tblHeader/>
          <w:jc w:val="center"/>
        </w:trPr>
        <w:tc>
          <w:tcPr>
            <w:tcW w:w="455" w:type="dxa"/>
            <w:tcBorders>
              <w:top w:val="single" w:sz="4" w:space="0" w:color="000000"/>
              <w:left w:val="single" w:sz="4" w:space="0" w:color="000000"/>
              <w:bottom w:val="single" w:sz="4" w:space="0" w:color="000000"/>
              <w:right w:val="single" w:sz="4" w:space="0" w:color="000000"/>
            </w:tcBorders>
            <w:shd w:val="clear" w:color="auto" w:fill="BFBFBF"/>
          </w:tcPr>
          <w:p w14:paraId="2F13795C" w14:textId="77777777" w:rsidR="00F32304" w:rsidRDefault="00C2620F">
            <w:pPr>
              <w:pStyle w:val="Corpotesto"/>
              <w:widowControl w:val="0"/>
            </w:pPr>
            <w:r>
              <w:rPr>
                <w:rFonts w:cs="Arial"/>
                <w:b/>
                <w:bCs/>
              </w:rPr>
              <w:t>#</w:t>
            </w:r>
          </w:p>
        </w:tc>
        <w:tc>
          <w:tcPr>
            <w:tcW w:w="1263" w:type="dxa"/>
            <w:tcBorders>
              <w:top w:val="single" w:sz="4" w:space="0" w:color="000000"/>
              <w:left w:val="single" w:sz="4" w:space="0" w:color="000000"/>
              <w:bottom w:val="single" w:sz="4" w:space="0" w:color="000000"/>
              <w:right w:val="single" w:sz="4" w:space="0" w:color="000000"/>
            </w:tcBorders>
            <w:shd w:val="clear" w:color="auto" w:fill="BFBFBF"/>
          </w:tcPr>
          <w:p w14:paraId="1923957E" w14:textId="77777777" w:rsidR="00F32304" w:rsidRDefault="00C2620F">
            <w:pPr>
              <w:pStyle w:val="Corpotesto"/>
              <w:widowControl w:val="0"/>
            </w:pPr>
            <w:r>
              <w:rPr>
                <w:rFonts w:cs="Arial"/>
                <w:b/>
                <w:bCs/>
              </w:rPr>
              <w:t>Issue Date</w:t>
            </w:r>
          </w:p>
        </w:tc>
        <w:tc>
          <w:tcPr>
            <w:tcW w:w="1951" w:type="dxa"/>
            <w:tcBorders>
              <w:top w:val="single" w:sz="4" w:space="0" w:color="000000"/>
              <w:left w:val="single" w:sz="4" w:space="0" w:color="000000"/>
              <w:bottom w:val="single" w:sz="4" w:space="0" w:color="000000"/>
              <w:right w:val="single" w:sz="4" w:space="0" w:color="000000"/>
            </w:tcBorders>
            <w:shd w:val="clear" w:color="auto" w:fill="BFBFBF"/>
          </w:tcPr>
          <w:p w14:paraId="052AB8CD" w14:textId="77777777" w:rsidR="00F32304" w:rsidRDefault="00C2620F">
            <w:pPr>
              <w:pStyle w:val="Corpotesto"/>
              <w:widowControl w:val="0"/>
            </w:pPr>
            <w:r>
              <w:rPr>
                <w:rFonts w:cs="Arial"/>
                <w:b/>
                <w:bCs/>
              </w:rPr>
              <w:t>Finding</w:t>
            </w:r>
          </w:p>
        </w:tc>
        <w:tc>
          <w:tcPr>
            <w:tcW w:w="1872" w:type="dxa"/>
            <w:tcBorders>
              <w:top w:val="single" w:sz="4" w:space="0" w:color="000000"/>
              <w:left w:val="single" w:sz="4" w:space="0" w:color="000000"/>
              <w:bottom w:val="single" w:sz="4" w:space="0" w:color="000000"/>
              <w:right w:val="single" w:sz="4" w:space="0" w:color="000000"/>
            </w:tcBorders>
            <w:shd w:val="clear" w:color="auto" w:fill="BFBFBF"/>
          </w:tcPr>
          <w:p w14:paraId="53004286" w14:textId="77777777" w:rsidR="00F32304" w:rsidRDefault="00C2620F">
            <w:pPr>
              <w:pStyle w:val="Corpotesto"/>
              <w:widowControl w:val="0"/>
            </w:pPr>
            <w:r>
              <w:rPr>
                <w:rFonts w:cs="Arial"/>
                <w:b/>
                <w:bCs/>
              </w:rPr>
              <w:t>Action Required</w:t>
            </w:r>
          </w:p>
        </w:tc>
        <w:tc>
          <w:tcPr>
            <w:tcW w:w="1855" w:type="dxa"/>
            <w:tcBorders>
              <w:top w:val="single" w:sz="4" w:space="0" w:color="000000"/>
              <w:left w:val="single" w:sz="4" w:space="0" w:color="000000"/>
              <w:bottom w:val="single" w:sz="4" w:space="0" w:color="000000"/>
              <w:right w:val="single" w:sz="4" w:space="0" w:color="000000"/>
            </w:tcBorders>
            <w:shd w:val="clear" w:color="auto" w:fill="BFBFBF"/>
          </w:tcPr>
          <w:p w14:paraId="4C04F568" w14:textId="77777777" w:rsidR="00F32304" w:rsidRDefault="00C2620F">
            <w:pPr>
              <w:pStyle w:val="Corpotesto"/>
              <w:widowControl w:val="0"/>
            </w:pPr>
            <w:r>
              <w:rPr>
                <w:rFonts w:cs="Arial"/>
                <w:b/>
                <w:bCs/>
              </w:rPr>
              <w:t>Action Taken</w:t>
            </w:r>
          </w:p>
        </w:tc>
        <w:tc>
          <w:tcPr>
            <w:tcW w:w="2241" w:type="dxa"/>
            <w:tcBorders>
              <w:top w:val="single" w:sz="4" w:space="0" w:color="000000"/>
              <w:left w:val="single" w:sz="4" w:space="0" w:color="000000"/>
              <w:bottom w:val="single" w:sz="4" w:space="0" w:color="000000"/>
              <w:right w:val="single" w:sz="4" w:space="0" w:color="000000"/>
            </w:tcBorders>
            <w:shd w:val="clear" w:color="auto" w:fill="BFBFBF"/>
          </w:tcPr>
          <w:p w14:paraId="754771BE" w14:textId="77777777" w:rsidR="00F32304" w:rsidRDefault="00C2620F">
            <w:pPr>
              <w:pStyle w:val="Corpotesto"/>
              <w:widowControl w:val="0"/>
            </w:pPr>
            <w:r>
              <w:rPr>
                <w:rFonts w:cs="Arial"/>
                <w:b/>
                <w:bCs/>
              </w:rPr>
              <w:t>Status (closed/open)</w:t>
            </w:r>
          </w:p>
        </w:tc>
      </w:tr>
      <w:tr w:rsidR="00F32304" w14:paraId="47CBF78B" w14:textId="77777777">
        <w:trPr>
          <w:cantSplit/>
          <w:jc w:val="center"/>
        </w:trPr>
        <w:tc>
          <w:tcPr>
            <w:tcW w:w="455" w:type="dxa"/>
            <w:tcBorders>
              <w:top w:val="single" w:sz="4" w:space="0" w:color="000000"/>
              <w:left w:val="single" w:sz="4" w:space="0" w:color="000000"/>
              <w:bottom w:val="single" w:sz="4" w:space="0" w:color="000000"/>
              <w:right w:val="single" w:sz="4" w:space="0" w:color="000000"/>
            </w:tcBorders>
            <w:shd w:val="clear" w:color="auto" w:fill="auto"/>
          </w:tcPr>
          <w:p w14:paraId="40D29126" w14:textId="77777777" w:rsidR="00F32304" w:rsidRDefault="00C2620F">
            <w:pPr>
              <w:pStyle w:val="Corpotesto"/>
              <w:widowControl w:val="0"/>
            </w:pPr>
            <w:r>
              <w:rPr>
                <w:rFonts w:cs="Arial"/>
                <w:b/>
                <w:bCs/>
              </w:rPr>
              <w:t>1</w:t>
            </w:r>
          </w:p>
        </w:tc>
        <w:tc>
          <w:tcPr>
            <w:tcW w:w="1263" w:type="dxa"/>
            <w:tcBorders>
              <w:top w:val="single" w:sz="4" w:space="0" w:color="000000"/>
              <w:left w:val="single" w:sz="4" w:space="0" w:color="000000"/>
              <w:bottom w:val="single" w:sz="4" w:space="0" w:color="000000"/>
              <w:right w:val="single" w:sz="4" w:space="0" w:color="000000"/>
            </w:tcBorders>
            <w:shd w:val="clear" w:color="auto" w:fill="auto"/>
          </w:tcPr>
          <w:p w14:paraId="6917399E" w14:textId="77777777" w:rsidR="00F32304" w:rsidRDefault="00C2620F">
            <w:pPr>
              <w:pStyle w:val="Corpotesto"/>
              <w:widowControl w:val="0"/>
            </w:pPr>
            <w:r>
              <w:rPr>
                <w:rFonts w:cs="Arial"/>
                <w:b/>
                <w:bCs/>
              </w:rPr>
              <w:t>18Nov2021</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3B0A41EF" w14:textId="77777777" w:rsidR="00F32304" w:rsidRDefault="00C2620F">
            <w:pPr>
              <w:pStyle w:val="Corpotesto"/>
              <w:widowControl w:val="0"/>
            </w:pPr>
            <w:r>
              <w:rPr>
                <w:rFonts w:cs="Arial"/>
                <w:b/>
                <w:bCs/>
              </w:rPr>
              <w:t>Subject 101/3 doubled in the e-CRF</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13903802" w14:textId="77777777" w:rsidR="00F32304" w:rsidRDefault="00C2620F">
            <w:pPr>
              <w:pStyle w:val="Corpotesto"/>
              <w:widowControl w:val="0"/>
            </w:pPr>
            <w:r>
              <w:rPr>
                <w:rFonts w:cs="Arial"/>
                <w:b/>
                <w:bCs/>
              </w:rPr>
              <w:t>Subject 101/3 should be removed from e-CRF</w:t>
            </w:r>
          </w:p>
        </w:tc>
        <w:tc>
          <w:tcPr>
            <w:tcW w:w="1855" w:type="dxa"/>
            <w:tcBorders>
              <w:top w:val="single" w:sz="4" w:space="0" w:color="000000"/>
              <w:left w:val="single" w:sz="4" w:space="0" w:color="000000"/>
              <w:bottom w:val="single" w:sz="4" w:space="0" w:color="000000"/>
              <w:right w:val="single" w:sz="4" w:space="0" w:color="000000"/>
            </w:tcBorders>
            <w:shd w:val="clear" w:color="auto" w:fill="auto"/>
          </w:tcPr>
          <w:p w14:paraId="1EC15176" w14:textId="77777777" w:rsidR="00F32304" w:rsidRDefault="00C2620F">
            <w:pPr>
              <w:pStyle w:val="Corpotesto"/>
              <w:widowControl w:val="0"/>
            </w:pPr>
            <w:r>
              <w:rPr>
                <w:rFonts w:cs="Arial"/>
                <w:b/>
                <w:bCs/>
              </w:rPr>
              <w:t xml:space="preserve">Informing the </w:t>
            </w:r>
            <w:r>
              <w:rPr>
                <w:rFonts w:cs="Arial"/>
                <w:b/>
                <w:bCs/>
              </w:rPr>
              <w:t>Sponsor to remove the subject from the list of subjects</w:t>
            </w: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795EE033" w14:textId="77777777" w:rsidR="00F32304" w:rsidRDefault="00C2620F">
            <w:pPr>
              <w:pStyle w:val="Corpotesto"/>
              <w:widowControl w:val="0"/>
            </w:pPr>
            <w:r>
              <w:rPr>
                <w:rFonts w:cs="Arial"/>
                <w:b/>
                <w:bCs/>
              </w:rPr>
              <w:t>Closed</w:t>
            </w:r>
          </w:p>
        </w:tc>
      </w:tr>
      <w:tr w:rsidR="00F32304" w14:paraId="6C894E33" w14:textId="77777777">
        <w:trPr>
          <w:cantSplit/>
          <w:jc w:val="center"/>
        </w:trPr>
        <w:tc>
          <w:tcPr>
            <w:tcW w:w="455" w:type="dxa"/>
            <w:tcBorders>
              <w:top w:val="single" w:sz="4" w:space="0" w:color="000000"/>
              <w:left w:val="single" w:sz="4" w:space="0" w:color="000000"/>
              <w:bottom w:val="single" w:sz="4" w:space="0" w:color="000000"/>
              <w:right w:val="single" w:sz="4" w:space="0" w:color="000000"/>
            </w:tcBorders>
            <w:shd w:val="clear" w:color="auto" w:fill="auto"/>
          </w:tcPr>
          <w:p w14:paraId="76E46270" w14:textId="77777777" w:rsidR="00F32304" w:rsidRDefault="00C2620F">
            <w:pPr>
              <w:pStyle w:val="Corpotesto"/>
              <w:widowControl w:val="0"/>
            </w:pPr>
            <w:r>
              <w:rPr>
                <w:rFonts w:cs="Arial"/>
                <w:b/>
                <w:bCs/>
              </w:rPr>
              <w:t>2</w:t>
            </w:r>
          </w:p>
        </w:tc>
        <w:tc>
          <w:tcPr>
            <w:tcW w:w="1263" w:type="dxa"/>
            <w:tcBorders>
              <w:top w:val="single" w:sz="4" w:space="0" w:color="000000"/>
              <w:left w:val="single" w:sz="4" w:space="0" w:color="000000"/>
              <w:bottom w:val="single" w:sz="4" w:space="0" w:color="000000"/>
              <w:right w:val="single" w:sz="4" w:space="0" w:color="000000"/>
            </w:tcBorders>
            <w:shd w:val="clear" w:color="auto" w:fill="auto"/>
          </w:tcPr>
          <w:p w14:paraId="32A165D0" w14:textId="77777777" w:rsidR="00F32304" w:rsidRDefault="00C2620F">
            <w:pPr>
              <w:pStyle w:val="Corpotesto"/>
              <w:widowControl w:val="0"/>
            </w:pPr>
            <w:r>
              <w:rPr>
                <w:rFonts w:cs="Arial"/>
                <w:b/>
                <w:bCs/>
              </w:rPr>
              <w:t>18Nov2021</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74CBB19A" w14:textId="77777777" w:rsidR="00F32304" w:rsidRDefault="00C2620F">
            <w:pPr>
              <w:pStyle w:val="Corpotesto"/>
              <w:widowControl w:val="0"/>
            </w:pPr>
            <w:r>
              <w:rPr>
                <w:rFonts w:cs="Arial"/>
                <w:b/>
                <w:bCs/>
              </w:rPr>
              <w:t>Subject 101-4 did not sign ICF</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4569675E" w14:textId="77777777" w:rsidR="00F32304" w:rsidRDefault="00C2620F">
            <w:pPr>
              <w:pStyle w:val="Corpotesto"/>
              <w:widowControl w:val="0"/>
            </w:pPr>
            <w:r>
              <w:rPr>
                <w:rFonts w:cs="Arial"/>
                <w:b/>
                <w:bCs/>
              </w:rPr>
              <w:t xml:space="preserve">To collect from the subject a statement confirming that the subject agreed to participate in the study. The statement should be signed with the </w:t>
            </w:r>
            <w:r>
              <w:rPr>
                <w:rFonts w:cs="Arial"/>
                <w:b/>
                <w:bCs/>
              </w:rPr>
              <w:t>current date by the subject.</w:t>
            </w:r>
          </w:p>
          <w:p w14:paraId="77AF55E4" w14:textId="77777777" w:rsidR="00F32304" w:rsidRDefault="00C2620F">
            <w:pPr>
              <w:pStyle w:val="Corpotesto"/>
              <w:widowControl w:val="0"/>
            </w:pPr>
            <w:r>
              <w:rPr>
                <w:rFonts w:cs="Arial"/>
                <w:b/>
                <w:bCs/>
              </w:rPr>
              <w:t>To check with the subject the reason why “Secondary use of data” part of the ICF was not signed.</w:t>
            </w:r>
          </w:p>
        </w:tc>
        <w:tc>
          <w:tcPr>
            <w:tcW w:w="1855" w:type="dxa"/>
            <w:tcBorders>
              <w:top w:val="single" w:sz="4" w:space="0" w:color="000000"/>
              <w:left w:val="single" w:sz="4" w:space="0" w:color="000000"/>
              <w:bottom w:val="single" w:sz="4" w:space="0" w:color="000000"/>
              <w:right w:val="single" w:sz="4" w:space="0" w:color="000000"/>
            </w:tcBorders>
            <w:shd w:val="clear" w:color="auto" w:fill="auto"/>
          </w:tcPr>
          <w:p w14:paraId="1C7EF661" w14:textId="77777777" w:rsidR="00F32304" w:rsidRDefault="00C2620F">
            <w:pPr>
              <w:pStyle w:val="Corpotesto"/>
              <w:widowControl w:val="0"/>
            </w:pPr>
            <w:r>
              <w:rPr>
                <w:rFonts w:cs="Arial"/>
                <w:b/>
                <w:bCs/>
              </w:rPr>
              <w:t>The site staff was retrained and instructed to collect a statement from the subject.</w:t>
            </w:r>
          </w:p>
          <w:p w14:paraId="4DBEA61A" w14:textId="77777777" w:rsidR="00F32304" w:rsidRDefault="00C2620F">
            <w:pPr>
              <w:pStyle w:val="Corpotesto"/>
              <w:widowControl w:val="0"/>
              <w:rPr>
                <w:rFonts w:cs="Arial"/>
                <w:b/>
                <w:bCs/>
              </w:rPr>
            </w:pPr>
            <w:r>
              <w:rPr>
                <w:rFonts w:cs="Arial"/>
                <w:b/>
                <w:bCs/>
              </w:rPr>
              <w:t xml:space="preserve">Update 03Feb2022: the ICF was updated by the </w:t>
            </w:r>
            <w:r>
              <w:rPr>
                <w:rFonts w:cs="Arial"/>
                <w:b/>
                <w:bCs/>
              </w:rPr>
              <w:t xml:space="preserve">subject’s statement documenting that he/she agreed to participate in the study. The ICF was signed by the subject </w:t>
            </w:r>
            <w:proofErr w:type="gramStart"/>
            <w:r>
              <w:rPr>
                <w:rFonts w:cs="Arial"/>
                <w:b/>
                <w:bCs/>
              </w:rPr>
              <w:t>with the exception of</w:t>
            </w:r>
            <w:proofErr w:type="gramEnd"/>
            <w:r>
              <w:rPr>
                <w:rFonts w:cs="Arial"/>
                <w:b/>
                <w:bCs/>
              </w:rPr>
              <w:t xml:space="preserve"> “Secondary use of data” part of the ICF.</w:t>
            </w:r>
          </w:p>
          <w:p w14:paraId="25F71C7F" w14:textId="77777777" w:rsidR="00F32304" w:rsidRDefault="00F32304">
            <w:pPr>
              <w:pStyle w:val="Corpotesto"/>
              <w:widowControl w:val="0"/>
              <w:rPr>
                <w:rFonts w:cs="Arial"/>
                <w:b/>
                <w:bCs/>
              </w:rPr>
            </w:pPr>
          </w:p>
          <w:p w14:paraId="6C230D24" w14:textId="77777777" w:rsidR="00F32304" w:rsidRDefault="00C2620F">
            <w:pPr>
              <w:pStyle w:val="Corpotesto"/>
              <w:widowControl w:val="0"/>
              <w:rPr>
                <w:rFonts w:cs="Arial"/>
                <w:b/>
                <w:bCs/>
              </w:rPr>
            </w:pPr>
            <w:r>
              <w:rPr>
                <w:rFonts w:cs="Arial"/>
                <w:b/>
                <w:bCs/>
              </w:rPr>
              <w:t>Update 09Jun2022: no changes were made since the last visit</w:t>
            </w:r>
          </w:p>
          <w:p w14:paraId="24CEB9E8" w14:textId="77777777" w:rsidR="00946660" w:rsidRDefault="00946660">
            <w:pPr>
              <w:pStyle w:val="Corpotesto"/>
              <w:widowControl w:val="0"/>
              <w:rPr>
                <w:rFonts w:cs="Arial"/>
                <w:b/>
                <w:bCs/>
              </w:rPr>
            </w:pPr>
          </w:p>
          <w:p w14:paraId="140D00F1" w14:textId="1BAC7070" w:rsidR="00946660" w:rsidRDefault="00946660">
            <w:pPr>
              <w:pStyle w:val="Corpotesto"/>
              <w:widowControl w:val="0"/>
            </w:pPr>
            <w:r>
              <w:rPr>
                <w:rFonts w:cs="Arial"/>
                <w:b/>
                <w:bCs/>
              </w:rPr>
              <w:t>To inform the EC about the deviation.</w:t>
            </w: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51E9D7FE" w14:textId="77777777" w:rsidR="00F32304" w:rsidRDefault="00C2620F">
            <w:pPr>
              <w:pStyle w:val="Corpotesto"/>
              <w:widowControl w:val="0"/>
              <w:rPr>
                <w:rFonts w:cs="Arial"/>
                <w:b/>
                <w:bCs/>
              </w:rPr>
            </w:pPr>
            <w:r>
              <w:rPr>
                <w:rFonts w:cs="Arial"/>
                <w:b/>
                <w:bCs/>
              </w:rPr>
              <w:t>Open</w:t>
            </w:r>
          </w:p>
        </w:tc>
      </w:tr>
      <w:tr w:rsidR="00F32304" w14:paraId="5A66B995" w14:textId="77777777">
        <w:trPr>
          <w:cantSplit/>
          <w:jc w:val="center"/>
        </w:trPr>
        <w:tc>
          <w:tcPr>
            <w:tcW w:w="455" w:type="dxa"/>
            <w:tcBorders>
              <w:top w:val="single" w:sz="4" w:space="0" w:color="000000"/>
              <w:left w:val="single" w:sz="4" w:space="0" w:color="000000"/>
              <w:bottom w:val="single" w:sz="4" w:space="0" w:color="000000"/>
              <w:right w:val="single" w:sz="4" w:space="0" w:color="000000"/>
            </w:tcBorders>
            <w:shd w:val="clear" w:color="auto" w:fill="auto"/>
          </w:tcPr>
          <w:p w14:paraId="6A89EB98" w14:textId="77777777" w:rsidR="00F32304" w:rsidRDefault="00C2620F">
            <w:pPr>
              <w:pStyle w:val="Corpotesto"/>
              <w:widowControl w:val="0"/>
            </w:pPr>
            <w:r>
              <w:rPr>
                <w:rFonts w:cs="Arial"/>
                <w:b/>
                <w:bCs/>
              </w:rPr>
              <w:lastRenderedPageBreak/>
              <w:t>3</w:t>
            </w:r>
          </w:p>
        </w:tc>
        <w:tc>
          <w:tcPr>
            <w:tcW w:w="1263" w:type="dxa"/>
            <w:tcBorders>
              <w:top w:val="single" w:sz="4" w:space="0" w:color="000000"/>
              <w:left w:val="single" w:sz="4" w:space="0" w:color="000000"/>
              <w:bottom w:val="single" w:sz="4" w:space="0" w:color="000000"/>
              <w:right w:val="single" w:sz="4" w:space="0" w:color="000000"/>
            </w:tcBorders>
            <w:shd w:val="clear" w:color="auto" w:fill="auto"/>
          </w:tcPr>
          <w:p w14:paraId="482003CE" w14:textId="77777777" w:rsidR="00F32304" w:rsidRDefault="00C2620F">
            <w:pPr>
              <w:pStyle w:val="Corpotesto"/>
              <w:widowControl w:val="0"/>
            </w:pPr>
            <w:r>
              <w:rPr>
                <w:rFonts w:cs="Arial"/>
                <w:b/>
                <w:bCs/>
              </w:rPr>
              <w:t>18Nov2021</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0F3ECAA8" w14:textId="77777777" w:rsidR="00F32304" w:rsidRDefault="00C2620F">
            <w:pPr>
              <w:pStyle w:val="Corpotesto"/>
              <w:widowControl w:val="0"/>
            </w:pPr>
            <w:r>
              <w:rPr>
                <w:rFonts w:cs="Arial"/>
                <w:b/>
                <w:bCs/>
              </w:rPr>
              <w:t>Subjects 101-2 – 101-7 did not personally date the ICF</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76F15A2E" w14:textId="77777777" w:rsidR="00F32304" w:rsidRDefault="00C2620F">
            <w:pPr>
              <w:pStyle w:val="Corpotesto"/>
              <w:widowControl w:val="0"/>
            </w:pPr>
            <w:r>
              <w:rPr>
                <w:rFonts w:cs="Arial"/>
                <w:b/>
                <w:bCs/>
              </w:rPr>
              <w:t>To collect from the subject a statement confirming that the subject agreed to participate in the study. The statement should be signed with the current date by the subject.</w:t>
            </w:r>
          </w:p>
        </w:tc>
        <w:tc>
          <w:tcPr>
            <w:tcW w:w="1855" w:type="dxa"/>
            <w:tcBorders>
              <w:top w:val="single" w:sz="4" w:space="0" w:color="000000"/>
              <w:left w:val="single" w:sz="4" w:space="0" w:color="000000"/>
              <w:bottom w:val="single" w:sz="4" w:space="0" w:color="000000"/>
              <w:right w:val="single" w:sz="4" w:space="0" w:color="000000"/>
            </w:tcBorders>
            <w:shd w:val="clear" w:color="auto" w:fill="auto"/>
          </w:tcPr>
          <w:p w14:paraId="241D9E09" w14:textId="77777777" w:rsidR="00F32304" w:rsidRDefault="00C2620F">
            <w:pPr>
              <w:pStyle w:val="Corpotesto"/>
              <w:widowControl w:val="0"/>
            </w:pPr>
            <w:r>
              <w:rPr>
                <w:rFonts w:cs="Arial"/>
                <w:b/>
                <w:bCs/>
              </w:rPr>
              <w:t xml:space="preserve">The site </w:t>
            </w:r>
            <w:r>
              <w:rPr>
                <w:rFonts w:cs="Arial"/>
                <w:b/>
                <w:bCs/>
              </w:rPr>
              <w:t>staff was retrained and instructed to collect a statement from the subject.</w:t>
            </w:r>
          </w:p>
          <w:p w14:paraId="1F44748C" w14:textId="77777777" w:rsidR="00F32304" w:rsidRDefault="00C2620F" w:rsidP="00C2620F">
            <w:pPr>
              <w:pStyle w:val="Corpotesto"/>
              <w:widowControl w:val="0"/>
              <w:spacing w:after="0"/>
            </w:pPr>
            <w:r>
              <w:rPr>
                <w:rFonts w:cs="Arial"/>
                <w:b/>
                <w:bCs/>
              </w:rPr>
              <w:t>Update 03Feb2022: the statement collected from subjects 101-2 and 101-4.</w:t>
            </w:r>
          </w:p>
          <w:p w14:paraId="2037D7F5" w14:textId="77777777" w:rsidR="00F32304" w:rsidRDefault="00C2620F">
            <w:pPr>
              <w:pStyle w:val="Corpotesto"/>
              <w:widowControl w:val="0"/>
            </w:pPr>
            <w:r>
              <w:rPr>
                <w:rFonts w:cs="Arial"/>
                <w:b/>
                <w:bCs/>
              </w:rPr>
              <w:t xml:space="preserve">The missing signed statement that </w:t>
            </w:r>
            <w:proofErr w:type="gramStart"/>
            <w:r>
              <w:rPr>
                <w:rFonts w:cs="Arial"/>
                <w:b/>
                <w:bCs/>
              </w:rPr>
              <w:t>have</w:t>
            </w:r>
            <w:proofErr w:type="gramEnd"/>
            <w:r>
              <w:rPr>
                <w:rFonts w:cs="Arial"/>
                <w:b/>
                <w:bCs/>
              </w:rPr>
              <w:t xml:space="preserve"> not been collected during the recent visits of the patients at site,</w:t>
            </w:r>
            <w:r>
              <w:rPr>
                <w:rFonts w:cs="Arial"/>
                <w:b/>
                <w:bCs/>
              </w:rPr>
              <w:t xml:space="preserve"> will be collected during their next visit at site.</w:t>
            </w:r>
          </w:p>
          <w:p w14:paraId="19649538" w14:textId="77777777" w:rsidR="00F32304" w:rsidRPr="00C2620F" w:rsidRDefault="00C2620F">
            <w:pPr>
              <w:widowControl w:val="0"/>
              <w:rPr>
                <w:b/>
              </w:rPr>
            </w:pPr>
            <w:r w:rsidRPr="00C2620F">
              <w:rPr>
                <w:rFonts w:cs="Arial"/>
                <w:b/>
              </w:rPr>
              <w:t xml:space="preserve">Update 09Jun2022: </w:t>
            </w:r>
            <w:r w:rsidRPr="00C2620F">
              <w:rPr>
                <w:rFonts w:cs="Arial"/>
                <w:b/>
              </w:rPr>
              <w:t xml:space="preserve">Subject 101-07. </w:t>
            </w:r>
            <w:r w:rsidRPr="00C2620F">
              <w:rPr>
                <w:rFonts w:cs="Arial"/>
                <w:b/>
              </w:rPr>
              <w:t>On ICF signature pages subject placed the signature and current date (04Jan2022).</w:t>
            </w:r>
          </w:p>
          <w:p w14:paraId="787B3C17" w14:textId="77777777" w:rsidR="00F32304" w:rsidRDefault="00F32304">
            <w:pPr>
              <w:pStyle w:val="Corpotesto"/>
              <w:widowControl w:val="0"/>
            </w:pPr>
          </w:p>
          <w:p w14:paraId="42BD3632" w14:textId="2ABD289B" w:rsidR="00946660" w:rsidRDefault="00946660">
            <w:pPr>
              <w:pStyle w:val="Corpotesto"/>
              <w:widowControl w:val="0"/>
            </w:pPr>
            <w:r>
              <w:rPr>
                <w:rFonts w:cs="Arial"/>
                <w:b/>
                <w:bCs/>
              </w:rPr>
              <w:t>To inform the EC about the deviation.</w:t>
            </w: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6FD5067C" w14:textId="77777777" w:rsidR="00F32304" w:rsidRDefault="00C2620F">
            <w:pPr>
              <w:pStyle w:val="Corpotesto"/>
              <w:widowControl w:val="0"/>
            </w:pPr>
            <w:r>
              <w:rPr>
                <w:rFonts w:cs="Arial"/>
                <w:b/>
                <w:bCs/>
              </w:rPr>
              <w:t>Open</w:t>
            </w:r>
          </w:p>
        </w:tc>
      </w:tr>
      <w:tr w:rsidR="00F32304" w14:paraId="5C3F87A4" w14:textId="77777777">
        <w:trPr>
          <w:cantSplit/>
          <w:jc w:val="center"/>
        </w:trPr>
        <w:tc>
          <w:tcPr>
            <w:tcW w:w="455" w:type="dxa"/>
            <w:tcBorders>
              <w:top w:val="single" w:sz="4" w:space="0" w:color="000000"/>
              <w:left w:val="single" w:sz="4" w:space="0" w:color="000000"/>
              <w:bottom w:val="single" w:sz="4" w:space="0" w:color="000000"/>
              <w:right w:val="single" w:sz="4" w:space="0" w:color="000000"/>
            </w:tcBorders>
            <w:shd w:val="clear" w:color="auto" w:fill="auto"/>
          </w:tcPr>
          <w:p w14:paraId="31EA70C2" w14:textId="77777777" w:rsidR="00F32304" w:rsidRDefault="00C2620F">
            <w:pPr>
              <w:pStyle w:val="Corpotesto"/>
              <w:widowControl w:val="0"/>
            </w:pPr>
            <w:r>
              <w:rPr>
                <w:rFonts w:cs="Arial"/>
                <w:b/>
                <w:bCs/>
              </w:rPr>
              <w:t>4</w:t>
            </w:r>
          </w:p>
        </w:tc>
        <w:tc>
          <w:tcPr>
            <w:tcW w:w="1263" w:type="dxa"/>
            <w:tcBorders>
              <w:top w:val="single" w:sz="4" w:space="0" w:color="000000"/>
              <w:left w:val="single" w:sz="4" w:space="0" w:color="000000"/>
              <w:bottom w:val="single" w:sz="4" w:space="0" w:color="000000"/>
              <w:right w:val="single" w:sz="4" w:space="0" w:color="000000"/>
            </w:tcBorders>
            <w:shd w:val="clear" w:color="auto" w:fill="auto"/>
          </w:tcPr>
          <w:p w14:paraId="09F47DF9" w14:textId="77777777" w:rsidR="00F32304" w:rsidRDefault="00C2620F">
            <w:pPr>
              <w:pStyle w:val="Corpotesto"/>
              <w:widowControl w:val="0"/>
            </w:pPr>
            <w:r>
              <w:rPr>
                <w:rFonts w:cs="Arial"/>
                <w:b/>
                <w:bCs/>
              </w:rPr>
              <w:t>18Nov2021</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0391757B" w14:textId="77777777" w:rsidR="00F32304" w:rsidRDefault="00C2620F">
            <w:pPr>
              <w:pStyle w:val="Corpotesto"/>
              <w:widowControl w:val="0"/>
            </w:pPr>
            <w:r>
              <w:rPr>
                <w:rFonts w:cs="Arial"/>
                <w:b/>
                <w:bCs/>
              </w:rPr>
              <w:t>Updated insurance policy not filed in the ISF</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7E548FC0" w14:textId="77777777" w:rsidR="00F32304" w:rsidRDefault="00C2620F">
            <w:pPr>
              <w:pStyle w:val="Corpotesto"/>
              <w:widowControl w:val="0"/>
            </w:pPr>
            <w:r>
              <w:rPr>
                <w:rFonts w:cs="Arial"/>
                <w:b/>
                <w:bCs/>
              </w:rPr>
              <w:t>To file the updated ver</w:t>
            </w:r>
            <w:r>
              <w:rPr>
                <w:rFonts w:cs="Arial"/>
                <w:b/>
                <w:bCs/>
              </w:rPr>
              <w:t>sion of the insurance policy</w:t>
            </w:r>
          </w:p>
        </w:tc>
        <w:tc>
          <w:tcPr>
            <w:tcW w:w="1855" w:type="dxa"/>
            <w:tcBorders>
              <w:top w:val="single" w:sz="4" w:space="0" w:color="000000"/>
              <w:left w:val="single" w:sz="4" w:space="0" w:color="000000"/>
              <w:bottom w:val="single" w:sz="4" w:space="0" w:color="000000"/>
              <w:right w:val="single" w:sz="4" w:space="0" w:color="000000"/>
            </w:tcBorders>
            <w:shd w:val="clear" w:color="auto" w:fill="auto"/>
          </w:tcPr>
          <w:p w14:paraId="0D1BAF11" w14:textId="77777777" w:rsidR="00F32304" w:rsidRDefault="00C2620F">
            <w:pPr>
              <w:pStyle w:val="Corpotesto"/>
              <w:widowControl w:val="0"/>
            </w:pPr>
            <w:r>
              <w:rPr>
                <w:rFonts w:cs="Arial"/>
                <w:b/>
                <w:bCs/>
              </w:rPr>
              <w:t>Sponsor was informed about the need of the copy of updated insurance policy.</w:t>
            </w:r>
          </w:p>
          <w:p w14:paraId="7A17CB75" w14:textId="77777777" w:rsidR="00F32304" w:rsidRDefault="00C2620F">
            <w:pPr>
              <w:pStyle w:val="Corpotesto"/>
              <w:widowControl w:val="0"/>
            </w:pPr>
            <w:r>
              <w:rPr>
                <w:rFonts w:cs="Arial"/>
                <w:b/>
                <w:bCs/>
              </w:rPr>
              <w:t>Update: The updated insurance policy was filed in the ISF.</w:t>
            </w: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7DE52EC0" w14:textId="77777777" w:rsidR="00F32304" w:rsidRDefault="00C2620F">
            <w:pPr>
              <w:pStyle w:val="Corpotesto"/>
              <w:widowControl w:val="0"/>
            </w:pPr>
            <w:r>
              <w:rPr>
                <w:rFonts w:cs="Arial"/>
                <w:b/>
                <w:bCs/>
              </w:rPr>
              <w:t>Closed</w:t>
            </w:r>
          </w:p>
        </w:tc>
      </w:tr>
      <w:tr w:rsidR="00F32304" w14:paraId="4A0D4E43" w14:textId="77777777">
        <w:trPr>
          <w:cantSplit/>
          <w:jc w:val="center"/>
        </w:trPr>
        <w:tc>
          <w:tcPr>
            <w:tcW w:w="455" w:type="dxa"/>
            <w:tcBorders>
              <w:top w:val="single" w:sz="4" w:space="0" w:color="000000"/>
              <w:left w:val="single" w:sz="4" w:space="0" w:color="000000"/>
              <w:bottom w:val="single" w:sz="4" w:space="0" w:color="000000"/>
              <w:right w:val="single" w:sz="4" w:space="0" w:color="000000"/>
            </w:tcBorders>
            <w:shd w:val="clear" w:color="auto" w:fill="auto"/>
          </w:tcPr>
          <w:p w14:paraId="0C437D37" w14:textId="77777777" w:rsidR="00F32304" w:rsidRDefault="00C2620F">
            <w:pPr>
              <w:pStyle w:val="Corpotesto"/>
              <w:widowControl w:val="0"/>
            </w:pPr>
            <w:r>
              <w:rPr>
                <w:rFonts w:cs="Arial"/>
                <w:b/>
                <w:bCs/>
              </w:rPr>
              <w:t>5</w:t>
            </w:r>
          </w:p>
        </w:tc>
        <w:tc>
          <w:tcPr>
            <w:tcW w:w="1263" w:type="dxa"/>
            <w:tcBorders>
              <w:top w:val="single" w:sz="4" w:space="0" w:color="000000"/>
              <w:left w:val="single" w:sz="4" w:space="0" w:color="000000"/>
              <w:bottom w:val="single" w:sz="4" w:space="0" w:color="000000"/>
              <w:right w:val="single" w:sz="4" w:space="0" w:color="000000"/>
            </w:tcBorders>
            <w:shd w:val="clear" w:color="auto" w:fill="auto"/>
          </w:tcPr>
          <w:p w14:paraId="14276A45" w14:textId="77777777" w:rsidR="00F32304" w:rsidRDefault="00C2620F">
            <w:pPr>
              <w:pStyle w:val="Corpotesto"/>
              <w:widowControl w:val="0"/>
            </w:pPr>
            <w:r>
              <w:rPr>
                <w:rFonts w:cs="Arial"/>
                <w:b/>
                <w:bCs/>
              </w:rPr>
              <w:t>18Nov2021</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472490E3" w14:textId="77777777" w:rsidR="00F32304" w:rsidRDefault="00C2620F">
            <w:pPr>
              <w:pStyle w:val="Corpotesto"/>
              <w:widowControl w:val="0"/>
            </w:pPr>
            <w:r>
              <w:rPr>
                <w:rFonts w:cs="Arial"/>
                <w:b/>
                <w:bCs/>
              </w:rPr>
              <w:t>Lack of copies of current GCP certificates from the site staff</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60D73AAA" w14:textId="77777777" w:rsidR="00F32304" w:rsidRDefault="00C2620F">
            <w:pPr>
              <w:pStyle w:val="Corpotesto"/>
              <w:widowControl w:val="0"/>
            </w:pPr>
            <w:r>
              <w:rPr>
                <w:rFonts w:cs="Arial"/>
                <w:b/>
                <w:bCs/>
              </w:rPr>
              <w:t xml:space="preserve">To </w:t>
            </w:r>
            <w:r>
              <w:rPr>
                <w:rFonts w:cs="Arial"/>
                <w:b/>
                <w:bCs/>
              </w:rPr>
              <w:t>file the current GCP certificates in ISF</w:t>
            </w:r>
          </w:p>
        </w:tc>
        <w:tc>
          <w:tcPr>
            <w:tcW w:w="1855" w:type="dxa"/>
            <w:tcBorders>
              <w:top w:val="single" w:sz="4" w:space="0" w:color="000000"/>
              <w:left w:val="single" w:sz="4" w:space="0" w:color="000000"/>
              <w:bottom w:val="single" w:sz="4" w:space="0" w:color="000000"/>
              <w:right w:val="single" w:sz="4" w:space="0" w:color="000000"/>
            </w:tcBorders>
            <w:shd w:val="clear" w:color="auto" w:fill="auto"/>
          </w:tcPr>
          <w:p w14:paraId="3BF282AB" w14:textId="77777777" w:rsidR="00F32304" w:rsidRDefault="00C2620F">
            <w:pPr>
              <w:pStyle w:val="Corpotesto"/>
              <w:widowControl w:val="0"/>
            </w:pPr>
            <w:r>
              <w:rPr>
                <w:rFonts w:cs="Arial"/>
                <w:b/>
                <w:bCs/>
              </w:rPr>
              <w:t>Site staff was asked to provide the GCP certificates.</w:t>
            </w:r>
          </w:p>
          <w:p w14:paraId="618BBE13" w14:textId="77777777" w:rsidR="00F32304" w:rsidRDefault="00C2620F">
            <w:pPr>
              <w:pStyle w:val="Corpotesto"/>
              <w:widowControl w:val="0"/>
            </w:pPr>
            <w:r>
              <w:rPr>
                <w:rFonts w:cs="Arial"/>
                <w:b/>
                <w:bCs/>
              </w:rPr>
              <w:t>Update: The GCP certificate of Dr. Macias was collected and filed in ISF. The GCP certificates for the rest of site team are pending</w:t>
            </w: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4907C494" w14:textId="77777777" w:rsidR="00F32304" w:rsidRDefault="00C2620F">
            <w:pPr>
              <w:pStyle w:val="Corpotesto"/>
              <w:widowControl w:val="0"/>
            </w:pPr>
            <w:r>
              <w:rPr>
                <w:rFonts w:cs="Arial"/>
                <w:b/>
                <w:bCs/>
              </w:rPr>
              <w:t>Open</w:t>
            </w:r>
          </w:p>
        </w:tc>
      </w:tr>
      <w:tr w:rsidR="00F32304" w14:paraId="1A810FFC" w14:textId="77777777">
        <w:trPr>
          <w:cantSplit/>
          <w:jc w:val="center"/>
        </w:trPr>
        <w:tc>
          <w:tcPr>
            <w:tcW w:w="455" w:type="dxa"/>
            <w:tcBorders>
              <w:top w:val="single" w:sz="4" w:space="0" w:color="000000"/>
              <w:left w:val="single" w:sz="4" w:space="0" w:color="000000"/>
              <w:bottom w:val="single" w:sz="4" w:space="0" w:color="000000"/>
              <w:right w:val="single" w:sz="4" w:space="0" w:color="000000"/>
            </w:tcBorders>
            <w:shd w:val="clear" w:color="auto" w:fill="auto"/>
          </w:tcPr>
          <w:p w14:paraId="7B803AC6" w14:textId="77777777" w:rsidR="00F32304" w:rsidRDefault="00C2620F">
            <w:pPr>
              <w:pStyle w:val="Corpotesto"/>
              <w:widowControl w:val="0"/>
            </w:pPr>
            <w:r>
              <w:rPr>
                <w:rFonts w:cs="Arial"/>
                <w:b/>
                <w:bCs/>
              </w:rPr>
              <w:lastRenderedPageBreak/>
              <w:t>6</w:t>
            </w:r>
          </w:p>
        </w:tc>
        <w:tc>
          <w:tcPr>
            <w:tcW w:w="1263" w:type="dxa"/>
            <w:tcBorders>
              <w:top w:val="single" w:sz="4" w:space="0" w:color="000000"/>
              <w:left w:val="single" w:sz="4" w:space="0" w:color="000000"/>
              <w:bottom w:val="single" w:sz="4" w:space="0" w:color="000000"/>
              <w:right w:val="single" w:sz="4" w:space="0" w:color="000000"/>
            </w:tcBorders>
            <w:shd w:val="clear" w:color="auto" w:fill="auto"/>
          </w:tcPr>
          <w:p w14:paraId="015BC75A" w14:textId="77777777" w:rsidR="00F32304" w:rsidRDefault="00C2620F">
            <w:pPr>
              <w:pStyle w:val="Corpotesto"/>
              <w:widowControl w:val="0"/>
            </w:pPr>
            <w:r>
              <w:rPr>
                <w:rFonts w:cs="Arial"/>
                <w:b/>
                <w:bCs/>
              </w:rPr>
              <w:t>18Nov2021</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38FB8044" w14:textId="77777777" w:rsidR="00F32304" w:rsidRDefault="00C2620F">
            <w:pPr>
              <w:pStyle w:val="Corpotesto"/>
              <w:widowControl w:val="0"/>
            </w:pPr>
            <w:r>
              <w:rPr>
                <w:rFonts w:cs="Arial"/>
                <w:b/>
                <w:bCs/>
              </w:rPr>
              <w:t>Lack of pr</w:t>
            </w:r>
            <w:r>
              <w:rPr>
                <w:rFonts w:cs="Arial"/>
                <w:b/>
                <w:bCs/>
              </w:rPr>
              <w:t>inted out SD</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23748FDE" w14:textId="77777777" w:rsidR="00F32304" w:rsidRDefault="00C2620F">
            <w:pPr>
              <w:pStyle w:val="Corpotesto"/>
              <w:widowControl w:val="0"/>
            </w:pPr>
            <w:r>
              <w:rPr>
                <w:rFonts w:cs="Arial"/>
                <w:b/>
                <w:bCs/>
              </w:rPr>
              <w:t>To print out the SD of all subjects</w:t>
            </w:r>
          </w:p>
        </w:tc>
        <w:tc>
          <w:tcPr>
            <w:tcW w:w="1855" w:type="dxa"/>
            <w:tcBorders>
              <w:top w:val="single" w:sz="4" w:space="0" w:color="000000"/>
              <w:left w:val="single" w:sz="4" w:space="0" w:color="000000"/>
              <w:bottom w:val="single" w:sz="4" w:space="0" w:color="000000"/>
              <w:right w:val="single" w:sz="4" w:space="0" w:color="000000"/>
            </w:tcBorders>
            <w:shd w:val="clear" w:color="auto" w:fill="auto"/>
          </w:tcPr>
          <w:p w14:paraId="49BFEA73" w14:textId="77777777" w:rsidR="00F32304" w:rsidRDefault="00C2620F">
            <w:pPr>
              <w:pStyle w:val="Corpotesto"/>
              <w:widowControl w:val="0"/>
            </w:pPr>
            <w:r>
              <w:rPr>
                <w:rFonts w:cs="Arial"/>
                <w:b/>
                <w:bCs/>
              </w:rPr>
              <w:t>The site staff was asked to provide printed out SD</w:t>
            </w: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62921D76" w14:textId="77777777" w:rsidR="00F32304" w:rsidRDefault="00C2620F">
            <w:pPr>
              <w:pStyle w:val="Corpotesto"/>
              <w:widowControl w:val="0"/>
            </w:pPr>
            <w:r>
              <w:rPr>
                <w:rFonts w:cs="Arial"/>
                <w:b/>
                <w:bCs/>
              </w:rPr>
              <w:t>Closed</w:t>
            </w:r>
          </w:p>
        </w:tc>
      </w:tr>
      <w:tr w:rsidR="00F32304" w14:paraId="62BBF9E8" w14:textId="77777777">
        <w:trPr>
          <w:cantSplit/>
          <w:jc w:val="center"/>
        </w:trPr>
        <w:tc>
          <w:tcPr>
            <w:tcW w:w="455" w:type="dxa"/>
            <w:tcBorders>
              <w:top w:val="single" w:sz="4" w:space="0" w:color="000000"/>
              <w:left w:val="single" w:sz="4" w:space="0" w:color="000000"/>
              <w:bottom w:val="single" w:sz="4" w:space="0" w:color="000000"/>
              <w:right w:val="single" w:sz="4" w:space="0" w:color="000000"/>
            </w:tcBorders>
            <w:shd w:val="clear" w:color="auto" w:fill="auto"/>
          </w:tcPr>
          <w:p w14:paraId="644F0166" w14:textId="77777777" w:rsidR="00F32304" w:rsidRDefault="00C2620F">
            <w:pPr>
              <w:pStyle w:val="Corpotesto"/>
              <w:widowControl w:val="0"/>
            </w:pPr>
            <w:r>
              <w:rPr>
                <w:rFonts w:cs="Arial"/>
                <w:b/>
                <w:bCs/>
              </w:rPr>
              <w:t>7</w:t>
            </w:r>
          </w:p>
        </w:tc>
        <w:tc>
          <w:tcPr>
            <w:tcW w:w="1263" w:type="dxa"/>
            <w:tcBorders>
              <w:top w:val="single" w:sz="4" w:space="0" w:color="000000"/>
              <w:left w:val="single" w:sz="4" w:space="0" w:color="000000"/>
              <w:bottom w:val="single" w:sz="4" w:space="0" w:color="000000"/>
              <w:right w:val="single" w:sz="4" w:space="0" w:color="000000"/>
            </w:tcBorders>
            <w:shd w:val="clear" w:color="auto" w:fill="auto"/>
          </w:tcPr>
          <w:p w14:paraId="45F59180" w14:textId="77777777" w:rsidR="00F32304" w:rsidRDefault="00C2620F">
            <w:pPr>
              <w:pStyle w:val="Corpotesto"/>
              <w:widowControl w:val="0"/>
            </w:pPr>
            <w:r>
              <w:rPr>
                <w:rFonts w:cs="Arial"/>
                <w:b/>
                <w:bCs/>
              </w:rPr>
              <w:t>18Nov2021</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78DBC778" w14:textId="77777777" w:rsidR="00F32304" w:rsidRDefault="00C2620F">
            <w:pPr>
              <w:pStyle w:val="Corpotesto"/>
              <w:widowControl w:val="0"/>
            </w:pPr>
            <w:r>
              <w:rPr>
                <w:rFonts w:cs="Arial"/>
                <w:b/>
                <w:bCs/>
              </w:rPr>
              <w:t>Consent process not documented in subjects notes from patients 101-01 to 101-07</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22803CFC" w14:textId="77777777" w:rsidR="00F32304" w:rsidRDefault="00C2620F">
            <w:pPr>
              <w:pStyle w:val="Corpotesto"/>
              <w:widowControl w:val="0"/>
            </w:pPr>
            <w:r>
              <w:rPr>
                <w:rFonts w:cs="Arial"/>
                <w:b/>
                <w:bCs/>
              </w:rPr>
              <w:t xml:space="preserve">To provide supplementary notes with the current date </w:t>
            </w:r>
            <w:r>
              <w:rPr>
                <w:rFonts w:cs="Arial"/>
                <w:b/>
                <w:bCs/>
              </w:rPr>
              <w:t>documenting the whole consenting process.</w:t>
            </w:r>
          </w:p>
        </w:tc>
        <w:tc>
          <w:tcPr>
            <w:tcW w:w="1855" w:type="dxa"/>
            <w:tcBorders>
              <w:top w:val="single" w:sz="4" w:space="0" w:color="000000"/>
              <w:left w:val="single" w:sz="4" w:space="0" w:color="000000"/>
              <w:bottom w:val="single" w:sz="4" w:space="0" w:color="000000"/>
              <w:right w:val="single" w:sz="4" w:space="0" w:color="000000"/>
            </w:tcBorders>
            <w:shd w:val="clear" w:color="auto" w:fill="auto"/>
          </w:tcPr>
          <w:p w14:paraId="2CB042B9" w14:textId="77777777" w:rsidR="00F32304" w:rsidRDefault="00C2620F">
            <w:pPr>
              <w:pStyle w:val="Corpotesto"/>
              <w:widowControl w:val="0"/>
            </w:pPr>
            <w:r>
              <w:rPr>
                <w:rFonts w:cs="Arial"/>
                <w:b/>
              </w:rPr>
              <w:t>The site staff was retrained and instructed to provide supplementary notes.</w:t>
            </w:r>
          </w:p>
          <w:p w14:paraId="00FC8F5F" w14:textId="77777777" w:rsidR="00F32304" w:rsidRDefault="00C2620F">
            <w:pPr>
              <w:pStyle w:val="Corpotesto"/>
              <w:widowControl w:val="0"/>
            </w:pPr>
            <w:r>
              <w:rPr>
                <w:rFonts w:cs="Arial"/>
                <w:b/>
              </w:rPr>
              <w:t>Update: The consenting process was documented during the MV.</w:t>
            </w: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7414F305" w14:textId="77777777" w:rsidR="00F32304" w:rsidRDefault="00C2620F">
            <w:pPr>
              <w:pStyle w:val="Corpotesto"/>
              <w:widowControl w:val="0"/>
            </w:pPr>
            <w:r>
              <w:rPr>
                <w:rFonts w:cs="Arial"/>
                <w:b/>
                <w:bCs/>
              </w:rPr>
              <w:t>Closed</w:t>
            </w:r>
          </w:p>
        </w:tc>
      </w:tr>
      <w:tr w:rsidR="00F32304" w14:paraId="03CBAE10" w14:textId="77777777">
        <w:trPr>
          <w:cantSplit/>
          <w:jc w:val="center"/>
        </w:trPr>
        <w:tc>
          <w:tcPr>
            <w:tcW w:w="455" w:type="dxa"/>
            <w:tcBorders>
              <w:top w:val="single" w:sz="4" w:space="0" w:color="000000"/>
              <w:left w:val="single" w:sz="4" w:space="0" w:color="000000"/>
              <w:bottom w:val="single" w:sz="4" w:space="0" w:color="000000"/>
              <w:right w:val="single" w:sz="4" w:space="0" w:color="000000"/>
            </w:tcBorders>
            <w:shd w:val="clear" w:color="auto" w:fill="auto"/>
          </w:tcPr>
          <w:p w14:paraId="606F1EA8" w14:textId="77777777" w:rsidR="00F32304" w:rsidRDefault="00C2620F">
            <w:pPr>
              <w:pStyle w:val="Corpotesto"/>
              <w:widowControl w:val="0"/>
            </w:pPr>
            <w:r>
              <w:rPr>
                <w:rFonts w:cs="Arial"/>
                <w:b/>
                <w:bCs/>
              </w:rPr>
              <w:t>8</w:t>
            </w:r>
          </w:p>
        </w:tc>
        <w:tc>
          <w:tcPr>
            <w:tcW w:w="1263" w:type="dxa"/>
            <w:tcBorders>
              <w:top w:val="single" w:sz="4" w:space="0" w:color="000000"/>
              <w:left w:val="single" w:sz="4" w:space="0" w:color="000000"/>
              <w:bottom w:val="single" w:sz="4" w:space="0" w:color="000000"/>
              <w:right w:val="single" w:sz="4" w:space="0" w:color="000000"/>
            </w:tcBorders>
            <w:shd w:val="clear" w:color="auto" w:fill="auto"/>
          </w:tcPr>
          <w:p w14:paraId="21F80A05" w14:textId="77777777" w:rsidR="00F32304" w:rsidRDefault="00C2620F">
            <w:pPr>
              <w:pStyle w:val="Corpotesto"/>
              <w:widowControl w:val="0"/>
            </w:pPr>
            <w:r>
              <w:rPr>
                <w:rFonts w:cs="Arial"/>
                <w:b/>
                <w:bCs/>
              </w:rPr>
              <w:t>11Jun2021</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43A52660" w14:textId="77777777" w:rsidR="00F32304" w:rsidRDefault="00C2620F">
            <w:pPr>
              <w:pStyle w:val="Corpotesto"/>
              <w:widowControl w:val="0"/>
            </w:pPr>
            <w:r>
              <w:rPr>
                <w:rFonts w:cs="Arial"/>
                <w:b/>
                <w:bCs/>
              </w:rPr>
              <w:t>Missing laboratory certificates</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31BE126F" w14:textId="77777777" w:rsidR="00F32304" w:rsidRDefault="00C2620F">
            <w:pPr>
              <w:pStyle w:val="Corpotesto"/>
              <w:widowControl w:val="0"/>
            </w:pPr>
            <w:r>
              <w:rPr>
                <w:rFonts w:cs="Arial"/>
                <w:b/>
                <w:bCs/>
              </w:rPr>
              <w:t>To collect the missing la</w:t>
            </w:r>
            <w:r>
              <w:rPr>
                <w:rFonts w:cs="Arial"/>
                <w:b/>
                <w:bCs/>
              </w:rPr>
              <w:t>boratory certificates from the site local laboratory.</w:t>
            </w:r>
          </w:p>
        </w:tc>
        <w:tc>
          <w:tcPr>
            <w:tcW w:w="1855" w:type="dxa"/>
            <w:tcBorders>
              <w:top w:val="single" w:sz="4" w:space="0" w:color="000000"/>
              <w:left w:val="single" w:sz="4" w:space="0" w:color="000000"/>
              <w:bottom w:val="single" w:sz="4" w:space="0" w:color="000000"/>
              <w:right w:val="single" w:sz="4" w:space="0" w:color="000000"/>
            </w:tcBorders>
            <w:shd w:val="clear" w:color="auto" w:fill="auto"/>
          </w:tcPr>
          <w:p w14:paraId="63D5F2D4" w14:textId="77777777" w:rsidR="00F32304" w:rsidRDefault="00C2620F">
            <w:pPr>
              <w:pStyle w:val="Corpotesto"/>
              <w:widowControl w:val="0"/>
            </w:pPr>
            <w:r>
              <w:rPr>
                <w:rFonts w:cs="Arial"/>
                <w:b/>
              </w:rPr>
              <w:t>The site staff was asked to collect the laboratory certificates.</w:t>
            </w: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21D1AC4C" w14:textId="77777777" w:rsidR="00F32304" w:rsidRDefault="00C2620F">
            <w:pPr>
              <w:pStyle w:val="Corpotesto"/>
              <w:widowControl w:val="0"/>
            </w:pPr>
            <w:r>
              <w:rPr>
                <w:rFonts w:cs="Arial"/>
                <w:b/>
                <w:bCs/>
              </w:rPr>
              <w:t>Closed</w:t>
            </w:r>
          </w:p>
        </w:tc>
      </w:tr>
      <w:tr w:rsidR="00F32304" w14:paraId="40D42D97" w14:textId="77777777">
        <w:trPr>
          <w:cantSplit/>
          <w:jc w:val="center"/>
        </w:trPr>
        <w:tc>
          <w:tcPr>
            <w:tcW w:w="455" w:type="dxa"/>
            <w:tcBorders>
              <w:top w:val="single" w:sz="4" w:space="0" w:color="000000"/>
              <w:left w:val="single" w:sz="4" w:space="0" w:color="000000"/>
              <w:bottom w:val="single" w:sz="4" w:space="0" w:color="000000"/>
              <w:right w:val="single" w:sz="4" w:space="0" w:color="000000"/>
            </w:tcBorders>
            <w:shd w:val="clear" w:color="auto" w:fill="auto"/>
          </w:tcPr>
          <w:p w14:paraId="37E1561C" w14:textId="77777777" w:rsidR="00F32304" w:rsidRDefault="00C2620F">
            <w:pPr>
              <w:pStyle w:val="Corpotesto"/>
              <w:widowControl w:val="0"/>
            </w:pPr>
            <w:r>
              <w:rPr>
                <w:rFonts w:cs="Arial"/>
                <w:b/>
                <w:bCs/>
              </w:rPr>
              <w:t>9</w:t>
            </w:r>
          </w:p>
        </w:tc>
        <w:tc>
          <w:tcPr>
            <w:tcW w:w="1263" w:type="dxa"/>
            <w:tcBorders>
              <w:top w:val="single" w:sz="4" w:space="0" w:color="000000"/>
              <w:left w:val="single" w:sz="4" w:space="0" w:color="000000"/>
              <w:bottom w:val="single" w:sz="4" w:space="0" w:color="000000"/>
              <w:right w:val="single" w:sz="4" w:space="0" w:color="000000"/>
            </w:tcBorders>
            <w:shd w:val="clear" w:color="auto" w:fill="auto"/>
          </w:tcPr>
          <w:p w14:paraId="5AB12FC9" w14:textId="77777777" w:rsidR="00F32304" w:rsidRDefault="00C2620F">
            <w:pPr>
              <w:pStyle w:val="Corpotesto"/>
              <w:widowControl w:val="0"/>
            </w:pPr>
            <w:r>
              <w:rPr>
                <w:rFonts w:cs="Arial"/>
                <w:b/>
                <w:bCs/>
              </w:rPr>
              <w:t>3 Feb2022</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5A831406" w14:textId="77777777" w:rsidR="00F32304" w:rsidRDefault="00C2620F">
            <w:pPr>
              <w:pStyle w:val="Corpotesto"/>
              <w:widowControl w:val="0"/>
            </w:pPr>
            <w:r>
              <w:rPr>
                <w:rFonts w:cs="Arial"/>
                <w:b/>
                <w:bCs/>
              </w:rPr>
              <w:t>SAE communication and process for subject number 101-</w:t>
            </w:r>
            <w:r>
              <w:rPr>
                <w:rFonts w:cs="Arial"/>
                <w:b/>
                <w:bCs/>
              </w:rPr>
              <w:t>05</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71A41A7F" w14:textId="77777777" w:rsidR="00F32304" w:rsidRDefault="00C2620F">
            <w:pPr>
              <w:pStyle w:val="Corpotesto"/>
              <w:widowControl w:val="0"/>
            </w:pPr>
            <w:r>
              <w:rPr>
                <w:rFonts w:cs="Arial"/>
                <w:b/>
                <w:bCs/>
              </w:rPr>
              <w:t xml:space="preserve">The site should be retrained on SAE </w:t>
            </w:r>
            <w:r>
              <w:rPr>
                <w:rFonts w:cs="Arial"/>
                <w:b/>
                <w:bCs/>
              </w:rPr>
              <w:t>communication process.</w:t>
            </w:r>
          </w:p>
        </w:tc>
        <w:tc>
          <w:tcPr>
            <w:tcW w:w="1855" w:type="dxa"/>
            <w:tcBorders>
              <w:top w:val="single" w:sz="4" w:space="0" w:color="000000"/>
              <w:left w:val="single" w:sz="4" w:space="0" w:color="000000"/>
              <w:bottom w:val="single" w:sz="4" w:space="0" w:color="000000"/>
              <w:right w:val="single" w:sz="4" w:space="0" w:color="000000"/>
            </w:tcBorders>
            <w:shd w:val="clear" w:color="auto" w:fill="auto"/>
          </w:tcPr>
          <w:p w14:paraId="3F995EB1" w14:textId="77777777" w:rsidR="00F32304" w:rsidRDefault="00C2620F">
            <w:pPr>
              <w:pStyle w:val="Corpotesto"/>
              <w:widowControl w:val="0"/>
              <w:rPr>
                <w:rFonts w:cs="Arial"/>
                <w:b/>
                <w:sz w:val="22"/>
                <w:szCs w:val="22"/>
              </w:rPr>
            </w:pPr>
            <w:r>
              <w:rPr>
                <w:rFonts w:cs="Arial"/>
                <w:b/>
                <w:sz w:val="22"/>
                <w:szCs w:val="22"/>
              </w:rPr>
              <w:t xml:space="preserve">The site has been retrained. </w:t>
            </w:r>
          </w:p>
          <w:p w14:paraId="0102D06A" w14:textId="77777777" w:rsidR="00F32304" w:rsidRDefault="00F32304">
            <w:pPr>
              <w:pStyle w:val="Corpotesto"/>
              <w:widowControl w:val="0"/>
              <w:rPr>
                <w:rFonts w:cs="Arial"/>
                <w:b/>
                <w:sz w:val="22"/>
                <w:szCs w:val="22"/>
              </w:rPr>
            </w:pP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640221B6" w14:textId="77777777" w:rsidR="00F32304" w:rsidRDefault="00C2620F">
            <w:pPr>
              <w:pStyle w:val="Corpotesto"/>
              <w:widowControl w:val="0"/>
            </w:pPr>
            <w:r>
              <w:rPr>
                <w:rFonts w:cs="Arial"/>
                <w:b/>
                <w:bCs/>
              </w:rPr>
              <w:t>Closed</w:t>
            </w:r>
          </w:p>
        </w:tc>
      </w:tr>
      <w:tr w:rsidR="00F32304" w14:paraId="5B51C8D8" w14:textId="77777777">
        <w:trPr>
          <w:cantSplit/>
          <w:jc w:val="center"/>
        </w:trPr>
        <w:tc>
          <w:tcPr>
            <w:tcW w:w="455" w:type="dxa"/>
            <w:tcBorders>
              <w:top w:val="single" w:sz="4" w:space="0" w:color="000000"/>
              <w:left w:val="single" w:sz="4" w:space="0" w:color="000000"/>
              <w:bottom w:val="single" w:sz="4" w:space="0" w:color="000000"/>
              <w:right w:val="single" w:sz="4" w:space="0" w:color="000000"/>
            </w:tcBorders>
            <w:shd w:val="clear" w:color="auto" w:fill="auto"/>
          </w:tcPr>
          <w:p w14:paraId="26E5E36E" w14:textId="77777777" w:rsidR="00F32304" w:rsidRDefault="00C2620F">
            <w:pPr>
              <w:pStyle w:val="Corpotesto"/>
              <w:widowControl w:val="0"/>
            </w:pPr>
            <w:r>
              <w:rPr>
                <w:rFonts w:cs="Arial"/>
                <w:b/>
                <w:bCs/>
              </w:rPr>
              <w:t>10</w:t>
            </w:r>
          </w:p>
        </w:tc>
        <w:tc>
          <w:tcPr>
            <w:tcW w:w="1263" w:type="dxa"/>
            <w:tcBorders>
              <w:top w:val="single" w:sz="4" w:space="0" w:color="000000"/>
              <w:left w:val="single" w:sz="4" w:space="0" w:color="000000"/>
              <w:bottom w:val="single" w:sz="4" w:space="0" w:color="000000"/>
              <w:right w:val="single" w:sz="4" w:space="0" w:color="000000"/>
            </w:tcBorders>
            <w:shd w:val="clear" w:color="auto" w:fill="auto"/>
          </w:tcPr>
          <w:p w14:paraId="5C52CA2D" w14:textId="77777777" w:rsidR="00F32304" w:rsidRDefault="00C2620F">
            <w:pPr>
              <w:pStyle w:val="Corpotesto"/>
              <w:widowControl w:val="0"/>
            </w:pPr>
            <w:r>
              <w:rPr>
                <w:rFonts w:cs="Arial"/>
                <w:b/>
                <w:bCs/>
              </w:rPr>
              <w:t>03Feb2022</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6F230AAB" w14:textId="77777777" w:rsidR="00F32304" w:rsidRDefault="00C2620F">
            <w:pPr>
              <w:pStyle w:val="Corpotesto"/>
              <w:widowControl w:val="0"/>
            </w:pPr>
            <w:r>
              <w:rPr>
                <w:rFonts w:cs="Arial"/>
                <w:b/>
                <w:bCs/>
              </w:rPr>
              <w:t>Pending queries</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2E5D38A9" w14:textId="77777777" w:rsidR="00F32304" w:rsidRDefault="00C2620F">
            <w:pPr>
              <w:pStyle w:val="Corpotesto"/>
              <w:widowControl w:val="0"/>
            </w:pPr>
            <w:r>
              <w:rPr>
                <w:rFonts w:cs="Arial"/>
                <w:b/>
                <w:bCs/>
              </w:rPr>
              <w:t>To resolve pending queries</w:t>
            </w:r>
          </w:p>
        </w:tc>
        <w:tc>
          <w:tcPr>
            <w:tcW w:w="1855" w:type="dxa"/>
            <w:tcBorders>
              <w:top w:val="single" w:sz="4" w:space="0" w:color="000000"/>
              <w:left w:val="single" w:sz="4" w:space="0" w:color="000000"/>
              <w:bottom w:val="single" w:sz="4" w:space="0" w:color="000000"/>
              <w:right w:val="single" w:sz="4" w:space="0" w:color="000000"/>
            </w:tcBorders>
            <w:shd w:val="clear" w:color="auto" w:fill="auto"/>
          </w:tcPr>
          <w:p w14:paraId="49536CA8" w14:textId="77777777" w:rsidR="00F32304" w:rsidRDefault="00C2620F">
            <w:pPr>
              <w:pStyle w:val="Corpotesto"/>
              <w:widowControl w:val="0"/>
            </w:pPr>
            <w:r>
              <w:rPr>
                <w:rFonts w:cs="Arial"/>
                <w:b/>
              </w:rPr>
              <w:t>The site staff was asked to resolve pending queries not resolved during the visit.</w:t>
            </w: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207C4AE4" w14:textId="77777777" w:rsidR="00F32304" w:rsidRDefault="00C2620F">
            <w:pPr>
              <w:pStyle w:val="Corpotesto"/>
              <w:widowControl w:val="0"/>
            </w:pPr>
            <w:r>
              <w:rPr>
                <w:rFonts w:cs="Arial"/>
                <w:b/>
                <w:bCs/>
              </w:rPr>
              <w:t>Open</w:t>
            </w:r>
          </w:p>
        </w:tc>
      </w:tr>
      <w:tr w:rsidR="00F32304" w14:paraId="2FDFD184" w14:textId="77777777">
        <w:trPr>
          <w:cantSplit/>
          <w:jc w:val="center"/>
        </w:trPr>
        <w:tc>
          <w:tcPr>
            <w:tcW w:w="455" w:type="dxa"/>
            <w:tcBorders>
              <w:top w:val="single" w:sz="4" w:space="0" w:color="000000"/>
              <w:left w:val="single" w:sz="4" w:space="0" w:color="000000"/>
              <w:bottom w:val="single" w:sz="4" w:space="0" w:color="000000"/>
              <w:right w:val="single" w:sz="4" w:space="0" w:color="000000"/>
            </w:tcBorders>
            <w:shd w:val="clear" w:color="auto" w:fill="auto"/>
          </w:tcPr>
          <w:p w14:paraId="6B92F343" w14:textId="77777777" w:rsidR="00F32304" w:rsidRDefault="00C2620F">
            <w:pPr>
              <w:pStyle w:val="Corpotesto"/>
              <w:widowControl w:val="0"/>
            </w:pPr>
            <w:r>
              <w:rPr>
                <w:rFonts w:cs="Arial"/>
                <w:b/>
                <w:bCs/>
              </w:rPr>
              <w:t>11</w:t>
            </w:r>
          </w:p>
        </w:tc>
        <w:tc>
          <w:tcPr>
            <w:tcW w:w="1263" w:type="dxa"/>
            <w:tcBorders>
              <w:top w:val="single" w:sz="4" w:space="0" w:color="000000"/>
              <w:left w:val="single" w:sz="4" w:space="0" w:color="000000"/>
              <w:bottom w:val="single" w:sz="4" w:space="0" w:color="000000"/>
              <w:right w:val="single" w:sz="4" w:space="0" w:color="000000"/>
            </w:tcBorders>
            <w:shd w:val="clear" w:color="auto" w:fill="auto"/>
          </w:tcPr>
          <w:p w14:paraId="7F8B47A6" w14:textId="77777777" w:rsidR="00F32304" w:rsidRDefault="00C2620F">
            <w:pPr>
              <w:pStyle w:val="Corpotesto"/>
              <w:widowControl w:val="0"/>
            </w:pPr>
            <w:r>
              <w:rPr>
                <w:rFonts w:cs="Arial"/>
                <w:b/>
                <w:bCs/>
              </w:rPr>
              <w:t>03Feb2022</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1D48A451" w14:textId="77777777" w:rsidR="00F32304" w:rsidRDefault="00C2620F">
            <w:pPr>
              <w:pStyle w:val="Corpotesto"/>
              <w:widowControl w:val="0"/>
            </w:pPr>
            <w:r>
              <w:rPr>
                <w:rFonts w:cs="Arial"/>
                <w:b/>
                <w:bCs/>
              </w:rPr>
              <w:t xml:space="preserve">eCRF was used as SD for </w:t>
            </w:r>
            <w:r>
              <w:rPr>
                <w:rFonts w:cs="Arial"/>
                <w:b/>
                <w:bCs/>
              </w:rPr>
              <w:t xml:space="preserve">some of the data. Including race, intensity of activity daily living, work status, smoking habits, alcohol drinking habits and radiographical description including presence of osteophytes and presence of </w:t>
            </w:r>
            <w:proofErr w:type="spellStart"/>
            <w:r>
              <w:rPr>
                <w:rFonts w:cs="Arial"/>
                <w:b/>
                <w:bCs/>
              </w:rPr>
              <w:t>cystis</w:t>
            </w:r>
            <w:proofErr w:type="spellEnd"/>
            <w:r>
              <w:rPr>
                <w:rFonts w:cs="Arial"/>
                <w:b/>
                <w:bCs/>
              </w:rPr>
              <w:t>.</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06D47864" w14:textId="77777777" w:rsidR="00F32304" w:rsidRDefault="00C2620F">
            <w:pPr>
              <w:pStyle w:val="Corpotesto"/>
              <w:widowControl w:val="0"/>
            </w:pPr>
            <w:r>
              <w:rPr>
                <w:rFonts w:cs="Arial"/>
                <w:b/>
                <w:bCs/>
              </w:rPr>
              <w:t>To provide the updated medical documentation</w:t>
            </w:r>
            <w:r>
              <w:rPr>
                <w:rFonts w:cs="Arial"/>
                <w:b/>
                <w:bCs/>
              </w:rPr>
              <w:t xml:space="preserve"> signed with the current date to support the data completed in eCRF.</w:t>
            </w:r>
          </w:p>
          <w:p w14:paraId="201B5A50" w14:textId="77777777" w:rsidR="00F32304" w:rsidRDefault="00F32304">
            <w:pPr>
              <w:pStyle w:val="Corpotesto"/>
              <w:widowControl w:val="0"/>
              <w:rPr>
                <w:rFonts w:cs="Arial"/>
                <w:b/>
                <w:bCs/>
              </w:rPr>
            </w:pPr>
          </w:p>
          <w:p w14:paraId="54647B90" w14:textId="77777777" w:rsidR="00F32304" w:rsidRPr="008F4A66" w:rsidRDefault="00C2620F">
            <w:pPr>
              <w:pStyle w:val="Corpotesto"/>
              <w:widowControl w:val="0"/>
              <w:rPr>
                <w:b/>
                <w:bCs/>
              </w:rPr>
            </w:pPr>
            <w:r w:rsidRPr="008F4A66">
              <w:rPr>
                <w:b/>
                <w:bCs/>
              </w:rPr>
              <w:t>Update 09June2022</w:t>
            </w:r>
            <w:r w:rsidRPr="008F4A66">
              <w:rPr>
                <w:b/>
                <w:bCs/>
              </w:rPr>
              <w:t xml:space="preserve">: Instead of to provide the updated medical documentation signed with the current date, to </w:t>
            </w:r>
            <w:r w:rsidRPr="008F4A66">
              <w:rPr>
                <w:b/>
                <w:bCs/>
              </w:rPr>
              <w:t>provide a NTF</w:t>
            </w:r>
            <w:r w:rsidRPr="008F4A66">
              <w:rPr>
                <w:b/>
                <w:bCs/>
              </w:rPr>
              <w:t xml:space="preserve"> clarifying that eCRF i</w:t>
            </w:r>
            <w:r w:rsidRPr="008F4A66">
              <w:rPr>
                <w:b/>
                <w:bCs/>
              </w:rPr>
              <w:t xml:space="preserve">s the source document. </w:t>
            </w:r>
          </w:p>
        </w:tc>
        <w:tc>
          <w:tcPr>
            <w:tcW w:w="1855" w:type="dxa"/>
            <w:tcBorders>
              <w:top w:val="single" w:sz="4" w:space="0" w:color="000000"/>
              <w:left w:val="single" w:sz="4" w:space="0" w:color="000000"/>
              <w:bottom w:val="single" w:sz="4" w:space="0" w:color="000000"/>
              <w:right w:val="single" w:sz="4" w:space="0" w:color="000000"/>
            </w:tcBorders>
            <w:shd w:val="clear" w:color="auto" w:fill="auto"/>
          </w:tcPr>
          <w:p w14:paraId="2DE52E9C" w14:textId="77777777" w:rsidR="00F32304" w:rsidRDefault="00C2620F">
            <w:pPr>
              <w:pStyle w:val="Corpotesto"/>
              <w:widowControl w:val="0"/>
            </w:pPr>
            <w:r>
              <w:rPr>
                <w:rFonts w:cs="Arial"/>
                <w:b/>
              </w:rPr>
              <w:t>Site staff was asked to provide the updated medical documentation.</w:t>
            </w:r>
          </w:p>
          <w:p w14:paraId="4C39F4B5" w14:textId="77777777" w:rsidR="00F32304" w:rsidRPr="008F4A66" w:rsidRDefault="00F32304">
            <w:pPr>
              <w:pStyle w:val="Corpotesto"/>
              <w:widowControl w:val="0"/>
              <w:rPr>
                <w:rFonts w:cs="Arial"/>
                <w:bCs/>
              </w:rPr>
            </w:pPr>
          </w:p>
          <w:p w14:paraId="666D9C04" w14:textId="77777777" w:rsidR="00F32304" w:rsidRPr="008F4A66" w:rsidRDefault="00C2620F">
            <w:pPr>
              <w:pStyle w:val="Corpotesto"/>
              <w:widowControl w:val="0"/>
              <w:rPr>
                <w:b/>
              </w:rPr>
            </w:pPr>
            <w:r w:rsidRPr="008F4A66">
              <w:rPr>
                <w:b/>
              </w:rPr>
              <w:t xml:space="preserve">Update 09June2022: for future patients it is requested to provide source documents </w:t>
            </w:r>
            <w:r w:rsidRPr="008F4A66">
              <w:rPr>
                <w:b/>
              </w:rPr>
              <w:t>(worksheet)</w:t>
            </w: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1607449C" w14:textId="77777777" w:rsidR="00F32304" w:rsidRDefault="00C2620F">
            <w:pPr>
              <w:pStyle w:val="Corpotesto"/>
              <w:widowControl w:val="0"/>
            </w:pPr>
            <w:r>
              <w:rPr>
                <w:rFonts w:cs="Arial"/>
                <w:b/>
                <w:bCs/>
              </w:rPr>
              <w:t>Open</w:t>
            </w:r>
          </w:p>
        </w:tc>
      </w:tr>
      <w:tr w:rsidR="00F32304" w14:paraId="30CA0760" w14:textId="77777777">
        <w:trPr>
          <w:cantSplit/>
          <w:jc w:val="center"/>
        </w:trPr>
        <w:tc>
          <w:tcPr>
            <w:tcW w:w="455" w:type="dxa"/>
            <w:tcBorders>
              <w:left w:val="single" w:sz="4" w:space="0" w:color="000000"/>
              <w:right w:val="single" w:sz="4" w:space="0" w:color="000000"/>
            </w:tcBorders>
            <w:shd w:val="clear" w:color="auto" w:fill="auto"/>
          </w:tcPr>
          <w:p w14:paraId="38757B50" w14:textId="77777777" w:rsidR="00F32304" w:rsidRDefault="00C2620F">
            <w:pPr>
              <w:pStyle w:val="Corpotesto"/>
              <w:widowControl w:val="0"/>
            </w:pPr>
            <w:r>
              <w:rPr>
                <w:rFonts w:cs="Arial"/>
                <w:b/>
                <w:bCs/>
              </w:rPr>
              <w:lastRenderedPageBreak/>
              <w:t>12</w:t>
            </w:r>
          </w:p>
        </w:tc>
        <w:tc>
          <w:tcPr>
            <w:tcW w:w="1263" w:type="dxa"/>
            <w:tcBorders>
              <w:left w:val="single" w:sz="4" w:space="0" w:color="000000"/>
              <w:right w:val="single" w:sz="4" w:space="0" w:color="000000"/>
            </w:tcBorders>
            <w:shd w:val="clear" w:color="auto" w:fill="auto"/>
          </w:tcPr>
          <w:p w14:paraId="0E08750C" w14:textId="77777777" w:rsidR="00F32304" w:rsidRDefault="00C2620F">
            <w:pPr>
              <w:pStyle w:val="Corpotesto"/>
              <w:widowControl w:val="0"/>
            </w:pPr>
            <w:r>
              <w:rPr>
                <w:rFonts w:cs="Arial"/>
                <w:b/>
                <w:bCs/>
              </w:rPr>
              <w:t>09Jun2022</w:t>
            </w:r>
          </w:p>
        </w:tc>
        <w:tc>
          <w:tcPr>
            <w:tcW w:w="1951" w:type="dxa"/>
            <w:tcBorders>
              <w:left w:val="single" w:sz="4" w:space="0" w:color="000000"/>
              <w:right w:val="single" w:sz="4" w:space="0" w:color="000000"/>
            </w:tcBorders>
            <w:shd w:val="clear" w:color="auto" w:fill="auto"/>
          </w:tcPr>
          <w:p w14:paraId="757EFDAF" w14:textId="77777777" w:rsidR="00F32304" w:rsidRDefault="00C2620F">
            <w:pPr>
              <w:pStyle w:val="Corpotesto"/>
              <w:widowControl w:val="0"/>
            </w:pPr>
            <w:r>
              <w:rPr>
                <w:rFonts w:cs="Arial"/>
                <w:b/>
                <w:bCs/>
              </w:rPr>
              <w:t xml:space="preserve">Consent process not documented in subjects </w:t>
            </w:r>
            <w:r>
              <w:rPr>
                <w:rFonts w:cs="Arial"/>
                <w:b/>
                <w:bCs/>
              </w:rPr>
              <w:t>notes from patients 101-07 to 101-014</w:t>
            </w:r>
          </w:p>
        </w:tc>
        <w:tc>
          <w:tcPr>
            <w:tcW w:w="1872" w:type="dxa"/>
            <w:tcBorders>
              <w:left w:val="single" w:sz="4" w:space="0" w:color="000000"/>
              <w:right w:val="single" w:sz="4" w:space="0" w:color="000000"/>
            </w:tcBorders>
            <w:shd w:val="clear" w:color="auto" w:fill="auto"/>
          </w:tcPr>
          <w:p w14:paraId="23D728D9" w14:textId="77777777" w:rsidR="00F32304" w:rsidRDefault="00C2620F">
            <w:pPr>
              <w:pStyle w:val="Corpotesto"/>
              <w:widowControl w:val="0"/>
            </w:pPr>
            <w:r>
              <w:rPr>
                <w:rFonts w:cs="Arial"/>
                <w:b/>
                <w:bCs/>
              </w:rPr>
              <w:t>To provide supplementary notes with the current date documenting the whole consenting process.</w:t>
            </w:r>
          </w:p>
        </w:tc>
        <w:tc>
          <w:tcPr>
            <w:tcW w:w="1855" w:type="dxa"/>
            <w:tcBorders>
              <w:left w:val="single" w:sz="4" w:space="0" w:color="000000"/>
              <w:right w:val="single" w:sz="4" w:space="0" w:color="000000"/>
            </w:tcBorders>
            <w:shd w:val="clear" w:color="auto" w:fill="auto"/>
          </w:tcPr>
          <w:p w14:paraId="1046D37E" w14:textId="77777777" w:rsidR="00F32304" w:rsidRDefault="00C2620F">
            <w:pPr>
              <w:pStyle w:val="Corpotesto"/>
              <w:widowControl w:val="0"/>
            </w:pPr>
            <w:r>
              <w:rPr>
                <w:rFonts w:cs="Arial"/>
                <w:b/>
              </w:rPr>
              <w:t>The site staff was i</w:t>
            </w:r>
            <w:r>
              <w:rPr>
                <w:b/>
              </w:rPr>
              <w:t>nstructed</w:t>
            </w:r>
            <w:r>
              <w:rPr>
                <w:rFonts w:cs="Arial"/>
                <w:b/>
              </w:rPr>
              <w:t xml:space="preserve"> to provide supplementary notes.</w:t>
            </w:r>
          </w:p>
          <w:p w14:paraId="082C4744" w14:textId="77777777" w:rsidR="00F32304" w:rsidRDefault="00F32304">
            <w:pPr>
              <w:pStyle w:val="Corpotesto"/>
              <w:widowControl w:val="0"/>
              <w:rPr>
                <w:rFonts w:cs="Arial"/>
                <w:b/>
                <w:bCs/>
              </w:rPr>
            </w:pPr>
          </w:p>
        </w:tc>
        <w:tc>
          <w:tcPr>
            <w:tcW w:w="2241" w:type="dxa"/>
            <w:tcBorders>
              <w:left w:val="single" w:sz="4" w:space="0" w:color="000000"/>
              <w:right w:val="single" w:sz="4" w:space="0" w:color="000000"/>
            </w:tcBorders>
            <w:shd w:val="clear" w:color="auto" w:fill="auto"/>
          </w:tcPr>
          <w:p w14:paraId="25B6C1EA" w14:textId="77777777" w:rsidR="00F32304" w:rsidRDefault="00C2620F">
            <w:pPr>
              <w:pStyle w:val="Corpotesto"/>
              <w:widowControl w:val="0"/>
              <w:rPr>
                <w:rFonts w:cs="Arial"/>
                <w:b/>
                <w:bCs/>
              </w:rPr>
            </w:pPr>
            <w:r>
              <w:rPr>
                <w:rFonts w:cs="Arial"/>
                <w:b/>
                <w:bCs/>
              </w:rPr>
              <w:t>Open</w:t>
            </w:r>
          </w:p>
          <w:p w14:paraId="1BAE76A9" w14:textId="77777777" w:rsidR="00F32304" w:rsidRDefault="00F32304">
            <w:pPr>
              <w:pStyle w:val="Corpotesto"/>
              <w:widowControl w:val="0"/>
              <w:rPr>
                <w:rFonts w:cs="Arial"/>
                <w:b/>
                <w:bCs/>
              </w:rPr>
            </w:pPr>
          </w:p>
          <w:p w14:paraId="0F0AEA45" w14:textId="77777777" w:rsidR="00F32304" w:rsidRDefault="00C2620F">
            <w:pPr>
              <w:pStyle w:val="Corpotesto"/>
              <w:widowControl w:val="0"/>
            </w:pPr>
            <w:r>
              <w:rPr>
                <w:rFonts w:cs="Arial"/>
                <w:b/>
                <w:bCs/>
              </w:rPr>
              <w:t>(Same of CAPA #7)</w:t>
            </w:r>
          </w:p>
        </w:tc>
      </w:tr>
      <w:tr w:rsidR="00F32304" w14:paraId="7F79E5C2" w14:textId="77777777">
        <w:trPr>
          <w:cantSplit/>
          <w:jc w:val="center"/>
        </w:trPr>
        <w:tc>
          <w:tcPr>
            <w:tcW w:w="455" w:type="dxa"/>
            <w:tcBorders>
              <w:top w:val="single" w:sz="4" w:space="0" w:color="000000"/>
              <w:left w:val="single" w:sz="4" w:space="0" w:color="000000"/>
              <w:bottom w:val="single" w:sz="4" w:space="0" w:color="000000"/>
              <w:right w:val="single" w:sz="4" w:space="0" w:color="000000"/>
            </w:tcBorders>
            <w:shd w:val="clear" w:color="auto" w:fill="auto"/>
          </w:tcPr>
          <w:p w14:paraId="5189AB17" w14:textId="77777777" w:rsidR="00F32304" w:rsidRDefault="00C2620F">
            <w:pPr>
              <w:pStyle w:val="Corpotesto"/>
              <w:widowControl w:val="0"/>
            </w:pPr>
            <w:r>
              <w:rPr>
                <w:rFonts w:cs="Arial"/>
                <w:b/>
                <w:bCs/>
              </w:rPr>
              <w:t>13</w:t>
            </w:r>
          </w:p>
        </w:tc>
        <w:tc>
          <w:tcPr>
            <w:tcW w:w="1263" w:type="dxa"/>
            <w:tcBorders>
              <w:top w:val="single" w:sz="4" w:space="0" w:color="000000"/>
              <w:left w:val="single" w:sz="4" w:space="0" w:color="000000"/>
              <w:bottom w:val="single" w:sz="4" w:space="0" w:color="000000"/>
              <w:right w:val="single" w:sz="4" w:space="0" w:color="000000"/>
            </w:tcBorders>
            <w:shd w:val="clear" w:color="auto" w:fill="auto"/>
          </w:tcPr>
          <w:p w14:paraId="29757A8E" w14:textId="77777777" w:rsidR="00F32304" w:rsidRDefault="00C2620F">
            <w:pPr>
              <w:pStyle w:val="Corpotesto"/>
              <w:widowControl w:val="0"/>
            </w:pPr>
            <w:r>
              <w:rPr>
                <w:rFonts w:cs="Arial"/>
                <w:b/>
                <w:bCs/>
              </w:rPr>
              <w:t xml:space="preserve">17Jun2022 </w:t>
            </w:r>
          </w:p>
          <w:p w14:paraId="1AEB7454" w14:textId="77777777" w:rsidR="00F32304" w:rsidRDefault="00C2620F">
            <w:pPr>
              <w:pStyle w:val="Corpotesto"/>
              <w:widowControl w:val="0"/>
            </w:pPr>
            <w:r>
              <w:rPr>
                <w:rFonts w:cs="Arial"/>
                <w:b/>
                <w:bCs/>
              </w:rPr>
              <w:t xml:space="preserve">Post </w:t>
            </w:r>
            <w:r>
              <w:rPr>
                <w:rFonts w:cs="Arial"/>
                <w:b/>
                <w:bCs/>
              </w:rPr>
              <w:t>meeting CAPA</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55DA6CB7" w14:textId="77777777" w:rsidR="00F32304" w:rsidRDefault="00C2620F">
            <w:pPr>
              <w:pStyle w:val="Corpotesto"/>
              <w:widowControl w:val="0"/>
            </w:pPr>
            <w:r>
              <w:rPr>
                <w:rFonts w:cs="Arial"/>
                <w:b/>
                <w:bCs/>
              </w:rPr>
              <w:t xml:space="preserve">Delayed of </w:t>
            </w:r>
            <w:r>
              <w:rPr>
                <w:rFonts w:cs="Arial"/>
                <w:b/>
                <w:bCs/>
              </w:rPr>
              <w:t xml:space="preserve">SAE </w:t>
            </w:r>
            <w:r>
              <w:rPr>
                <w:rFonts w:cs="Arial"/>
                <w:b/>
                <w:bCs/>
              </w:rPr>
              <w:t>reporting</w:t>
            </w:r>
            <w:r>
              <w:rPr>
                <w:rFonts w:cs="Arial"/>
                <w:b/>
                <w:bCs/>
              </w:rPr>
              <w:t xml:space="preserve"> </w:t>
            </w:r>
            <w:r>
              <w:rPr>
                <w:rFonts w:cs="Arial"/>
                <w:b/>
                <w:bCs/>
              </w:rPr>
              <w:t xml:space="preserve">of the vent </w:t>
            </w:r>
            <w:r>
              <w:rPr>
                <w:rFonts w:cs="Arial"/>
                <w:b/>
                <w:bCs/>
              </w:rPr>
              <w:t>for subject number 101-</w:t>
            </w:r>
            <w:r>
              <w:rPr>
                <w:rFonts w:cs="Arial"/>
                <w:b/>
                <w:bCs/>
              </w:rPr>
              <w:t>14</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37899D25" w14:textId="77777777" w:rsidR="00F32304" w:rsidRDefault="00C2620F">
            <w:pPr>
              <w:pStyle w:val="Corpotesto"/>
              <w:widowControl w:val="0"/>
            </w:pPr>
            <w:r>
              <w:rPr>
                <w:rFonts w:cs="Arial"/>
                <w:b/>
                <w:bCs/>
              </w:rPr>
              <w:t>The site should be retrained on SAE communication process.</w:t>
            </w:r>
          </w:p>
        </w:tc>
        <w:tc>
          <w:tcPr>
            <w:tcW w:w="1855" w:type="dxa"/>
            <w:tcBorders>
              <w:top w:val="single" w:sz="4" w:space="0" w:color="000000"/>
              <w:left w:val="single" w:sz="4" w:space="0" w:color="000000"/>
              <w:bottom w:val="single" w:sz="4" w:space="0" w:color="000000"/>
              <w:right w:val="single" w:sz="4" w:space="0" w:color="000000"/>
            </w:tcBorders>
            <w:shd w:val="clear" w:color="auto" w:fill="auto"/>
          </w:tcPr>
          <w:p w14:paraId="355E672A" w14:textId="77777777" w:rsidR="00F32304" w:rsidRDefault="00C2620F">
            <w:pPr>
              <w:pStyle w:val="Corpotesto"/>
              <w:widowControl w:val="0"/>
            </w:pPr>
            <w:r>
              <w:rPr>
                <w:rFonts w:cs="Arial"/>
                <w:b/>
                <w:sz w:val="22"/>
                <w:szCs w:val="22"/>
              </w:rPr>
              <w:t xml:space="preserve">The site </w:t>
            </w:r>
            <w:r>
              <w:rPr>
                <w:rFonts w:cs="Arial"/>
                <w:b/>
                <w:sz w:val="22"/>
                <w:szCs w:val="22"/>
              </w:rPr>
              <w:t xml:space="preserve">will be </w:t>
            </w:r>
            <w:r>
              <w:rPr>
                <w:rFonts w:cs="Arial"/>
                <w:b/>
                <w:sz w:val="22"/>
                <w:szCs w:val="22"/>
              </w:rPr>
              <w:t xml:space="preserve">retrained. </w:t>
            </w:r>
          </w:p>
          <w:p w14:paraId="01A87E1E" w14:textId="77777777" w:rsidR="00F32304" w:rsidRDefault="00C2620F">
            <w:pPr>
              <w:pStyle w:val="Corpotesto"/>
              <w:widowControl w:val="0"/>
            </w:pPr>
            <w:r>
              <w:rPr>
                <w:rFonts w:cs="Arial"/>
                <w:b/>
                <w:sz w:val="22"/>
                <w:szCs w:val="22"/>
              </w:rPr>
              <w:t xml:space="preserve">To </w:t>
            </w:r>
            <w:r>
              <w:rPr>
                <w:rFonts w:cs="Arial"/>
                <w:b/>
                <w:sz w:val="22"/>
                <w:szCs w:val="22"/>
              </w:rPr>
              <w:t>inform the EC</w:t>
            </w:r>
            <w:r>
              <w:rPr>
                <w:rFonts w:cs="Arial"/>
                <w:b/>
                <w:sz w:val="22"/>
                <w:szCs w:val="22"/>
              </w:rPr>
              <w:t xml:space="preserve"> about the deviation</w:t>
            </w: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37FAFFCB" w14:textId="77777777" w:rsidR="00F32304" w:rsidRDefault="00C2620F">
            <w:pPr>
              <w:pStyle w:val="Corpotesto"/>
              <w:widowControl w:val="0"/>
            </w:pPr>
            <w:r>
              <w:rPr>
                <w:rFonts w:cs="Arial"/>
                <w:b/>
                <w:bCs/>
              </w:rPr>
              <w:t>Open</w:t>
            </w:r>
          </w:p>
          <w:p w14:paraId="3333DFBF" w14:textId="77777777" w:rsidR="00F32304" w:rsidRDefault="00F32304">
            <w:pPr>
              <w:pStyle w:val="Corpotesto"/>
              <w:widowControl w:val="0"/>
              <w:rPr>
                <w:rFonts w:cs="Arial"/>
                <w:b/>
                <w:bCs/>
              </w:rPr>
            </w:pPr>
          </w:p>
          <w:p w14:paraId="681B6EE3" w14:textId="77777777" w:rsidR="00F32304" w:rsidRDefault="00C2620F">
            <w:pPr>
              <w:pStyle w:val="Corpotesto"/>
              <w:widowControl w:val="0"/>
            </w:pPr>
            <w:r>
              <w:rPr>
                <w:rFonts w:cs="Arial"/>
                <w:b/>
                <w:bCs/>
              </w:rPr>
              <w:t>(</w:t>
            </w:r>
            <w:r>
              <w:rPr>
                <w:rFonts w:cs="Arial"/>
                <w:b/>
                <w:bCs/>
              </w:rPr>
              <w:t>Same of CAPA #</w:t>
            </w:r>
            <w:r>
              <w:rPr>
                <w:rFonts w:cs="Arial"/>
                <w:b/>
                <w:bCs/>
              </w:rPr>
              <w:t>9)</w:t>
            </w:r>
          </w:p>
        </w:tc>
      </w:tr>
      <w:tr w:rsidR="00F32304" w14:paraId="5FADB23C" w14:textId="77777777">
        <w:trPr>
          <w:cantSplit/>
          <w:jc w:val="center"/>
        </w:trPr>
        <w:tc>
          <w:tcPr>
            <w:tcW w:w="455" w:type="dxa"/>
            <w:tcBorders>
              <w:top w:val="single" w:sz="4" w:space="0" w:color="000000"/>
              <w:left w:val="single" w:sz="4" w:space="0" w:color="000000"/>
              <w:bottom w:val="single" w:sz="4" w:space="0" w:color="000000"/>
              <w:right w:val="single" w:sz="4" w:space="0" w:color="000000"/>
            </w:tcBorders>
            <w:shd w:val="clear" w:color="auto" w:fill="auto"/>
          </w:tcPr>
          <w:p w14:paraId="1777C14E" w14:textId="2250120F" w:rsidR="00F32304" w:rsidRDefault="00C2620F">
            <w:pPr>
              <w:pStyle w:val="Corpotesto"/>
              <w:widowControl w:val="0"/>
              <w:rPr>
                <w:rFonts w:cs="Arial"/>
                <w:b/>
                <w:bCs/>
              </w:rPr>
            </w:pPr>
            <w:r>
              <w:rPr>
                <w:rFonts w:cs="Arial"/>
                <w:b/>
                <w:bCs/>
              </w:rPr>
              <w:t>1</w:t>
            </w:r>
            <w:r w:rsidR="008F4A66">
              <w:rPr>
                <w:rFonts w:cs="Arial"/>
                <w:b/>
                <w:bCs/>
              </w:rPr>
              <w:t>4</w:t>
            </w:r>
          </w:p>
        </w:tc>
        <w:tc>
          <w:tcPr>
            <w:tcW w:w="1263" w:type="dxa"/>
            <w:tcBorders>
              <w:top w:val="single" w:sz="4" w:space="0" w:color="000000"/>
              <w:left w:val="single" w:sz="4" w:space="0" w:color="000000"/>
              <w:bottom w:val="single" w:sz="4" w:space="0" w:color="000000"/>
              <w:right w:val="single" w:sz="4" w:space="0" w:color="000000"/>
            </w:tcBorders>
            <w:shd w:val="clear" w:color="auto" w:fill="auto"/>
          </w:tcPr>
          <w:p w14:paraId="683F836F" w14:textId="77777777" w:rsidR="00F32304" w:rsidRDefault="00C2620F">
            <w:pPr>
              <w:widowControl w:val="0"/>
              <w:jc w:val="center"/>
              <w:rPr>
                <w:rFonts w:cs="Arial"/>
                <w:sz w:val="22"/>
                <w:szCs w:val="22"/>
                <w:lang w:val="en-GB"/>
              </w:rPr>
            </w:pPr>
            <w:r>
              <w:rPr>
                <w:rFonts w:cs="Arial"/>
                <w:b/>
                <w:bCs/>
              </w:rPr>
              <w:t>09Jun2022</w:t>
            </w:r>
            <w:r>
              <w:rPr>
                <w:rFonts w:cs="Arial"/>
                <w:sz w:val="22"/>
                <w:szCs w:val="22"/>
                <w:lang w:val="en-GB"/>
              </w:rPr>
              <w:t>.</w:t>
            </w:r>
          </w:p>
          <w:p w14:paraId="5AEC36C2" w14:textId="77777777" w:rsidR="00F32304" w:rsidRDefault="00F32304">
            <w:pPr>
              <w:pStyle w:val="Corpotesto"/>
              <w:widowControl w:val="0"/>
              <w:rPr>
                <w:rFonts w:cs="Arial"/>
                <w:b/>
                <w:bCs/>
                <w:lang w:val="en-GB"/>
              </w:rPr>
            </w:pP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32FD9A6D" w14:textId="6155F6A0" w:rsidR="00F32304" w:rsidRPr="008F4A66" w:rsidRDefault="00C2620F">
            <w:pPr>
              <w:pStyle w:val="Corpotesto"/>
              <w:widowControl w:val="0"/>
              <w:rPr>
                <w:rFonts w:cs="Arial"/>
                <w:b/>
                <w:bCs/>
              </w:rPr>
            </w:pPr>
            <w:r w:rsidRPr="008F4A66">
              <w:rPr>
                <w:rFonts w:cs="Arial"/>
                <w:b/>
                <w:bCs/>
                <w:sz w:val="22"/>
                <w:szCs w:val="22"/>
                <w:lang w:val="en-GB"/>
              </w:rPr>
              <w:t xml:space="preserve">The out of window visits of subject </w:t>
            </w:r>
            <w:r w:rsidRPr="008F4A66">
              <w:rPr>
                <w:rFonts w:cs="Arial"/>
                <w:b/>
                <w:bCs/>
                <w:sz w:val="22"/>
                <w:szCs w:val="22"/>
                <w:lang w:val="en-GB"/>
              </w:rPr>
              <w:t>101/7 FU 6 Months was noted.</w:t>
            </w:r>
          </w:p>
        </w:tc>
        <w:tc>
          <w:tcPr>
            <w:tcW w:w="1872" w:type="dxa"/>
            <w:tcBorders>
              <w:top w:val="single" w:sz="4" w:space="0" w:color="000000"/>
              <w:left w:val="single" w:sz="4" w:space="0" w:color="000000"/>
              <w:bottom w:val="single" w:sz="4" w:space="0" w:color="000000"/>
              <w:right w:val="single" w:sz="4" w:space="0" w:color="000000"/>
            </w:tcBorders>
            <w:shd w:val="clear" w:color="auto" w:fill="auto"/>
          </w:tcPr>
          <w:p w14:paraId="461A1B4B" w14:textId="77777777" w:rsidR="00F32304" w:rsidRDefault="00C2620F">
            <w:pPr>
              <w:pStyle w:val="Corpotesto"/>
              <w:widowControl w:val="0"/>
              <w:rPr>
                <w:rFonts w:cs="Arial"/>
                <w:b/>
                <w:bCs/>
              </w:rPr>
            </w:pPr>
            <w:r>
              <w:rPr>
                <w:rFonts w:cs="Arial"/>
                <w:b/>
                <w:bCs/>
              </w:rPr>
              <w:t>The site should be reminded to perform the visit within the timeframe defined by the protocol</w:t>
            </w:r>
          </w:p>
        </w:tc>
        <w:tc>
          <w:tcPr>
            <w:tcW w:w="1855" w:type="dxa"/>
            <w:tcBorders>
              <w:top w:val="single" w:sz="4" w:space="0" w:color="000000"/>
              <w:left w:val="single" w:sz="4" w:space="0" w:color="000000"/>
              <w:bottom w:val="single" w:sz="4" w:space="0" w:color="000000"/>
              <w:right w:val="single" w:sz="4" w:space="0" w:color="000000"/>
            </w:tcBorders>
            <w:shd w:val="clear" w:color="auto" w:fill="auto"/>
          </w:tcPr>
          <w:p w14:paraId="7295E1F6" w14:textId="39E340E0" w:rsidR="00F32304" w:rsidRPr="008F4A66" w:rsidRDefault="00C2620F">
            <w:pPr>
              <w:pStyle w:val="Corpotesto"/>
              <w:widowControl w:val="0"/>
              <w:rPr>
                <w:rFonts w:cs="Arial"/>
                <w:b/>
                <w:bCs/>
                <w:sz w:val="22"/>
                <w:szCs w:val="22"/>
              </w:rPr>
            </w:pPr>
            <w:r w:rsidRPr="008F4A66">
              <w:rPr>
                <w:rFonts w:cs="Arial"/>
                <w:b/>
                <w:bCs/>
                <w:sz w:val="22"/>
                <w:szCs w:val="22"/>
                <w:lang w:val="en-GB"/>
              </w:rPr>
              <w:t xml:space="preserve">The site was </w:t>
            </w:r>
            <w:r w:rsidRPr="008F4A66">
              <w:rPr>
                <w:rFonts w:cs="Arial"/>
                <w:b/>
                <w:bCs/>
                <w:sz w:val="22"/>
                <w:szCs w:val="22"/>
                <w:lang w:val="en-GB"/>
              </w:rPr>
              <w:t xml:space="preserve">reminded to perform the visit within the </w:t>
            </w:r>
            <w:r w:rsidRPr="008F4A66">
              <w:rPr>
                <w:rFonts w:cs="Arial"/>
                <w:b/>
                <w:bCs/>
                <w:sz w:val="22"/>
                <w:szCs w:val="22"/>
                <w:lang w:val="en-GB"/>
              </w:rPr>
              <w:t>protocol defined timeframe</w:t>
            </w: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7B0A92C6" w14:textId="77777777" w:rsidR="00F32304" w:rsidRDefault="00C2620F">
            <w:pPr>
              <w:pStyle w:val="Corpotesto"/>
              <w:widowControl w:val="0"/>
              <w:rPr>
                <w:rFonts w:cs="Arial"/>
                <w:b/>
                <w:bCs/>
              </w:rPr>
            </w:pPr>
            <w:r>
              <w:rPr>
                <w:rFonts w:cs="Arial"/>
                <w:b/>
                <w:bCs/>
              </w:rPr>
              <w:t>Open</w:t>
            </w:r>
          </w:p>
        </w:tc>
      </w:tr>
    </w:tbl>
    <w:p w14:paraId="259B8ED3" w14:textId="77777777" w:rsidR="00F32304" w:rsidRDefault="00F32304"/>
    <w:p w14:paraId="5BC30520" w14:textId="77777777" w:rsidR="00F32304" w:rsidRDefault="00F32304"/>
    <w:tbl>
      <w:tblPr>
        <w:tblW w:w="9639" w:type="dxa"/>
        <w:jc w:val="center"/>
        <w:tblLayout w:type="fixed"/>
        <w:tblLook w:val="0000" w:firstRow="0" w:lastRow="0" w:firstColumn="0" w:lastColumn="0" w:noHBand="0" w:noVBand="0"/>
      </w:tblPr>
      <w:tblGrid>
        <w:gridCol w:w="863"/>
        <w:gridCol w:w="8776"/>
      </w:tblGrid>
      <w:tr w:rsidR="00F32304" w14:paraId="514E3F78" w14:textId="77777777">
        <w:trPr>
          <w:trHeight w:val="340"/>
          <w:jc w:val="center"/>
        </w:trPr>
        <w:tc>
          <w:tcPr>
            <w:tcW w:w="9638" w:type="dxa"/>
            <w:gridSpan w:val="2"/>
            <w:tcBorders>
              <w:top w:val="single" w:sz="4" w:space="0" w:color="000000"/>
              <w:left w:val="single" w:sz="4" w:space="0" w:color="000000"/>
              <w:bottom w:val="single" w:sz="4" w:space="0" w:color="000000"/>
              <w:right w:val="single" w:sz="4" w:space="0" w:color="000000"/>
            </w:tcBorders>
            <w:shd w:val="clear" w:color="auto" w:fill="BFBFBF"/>
          </w:tcPr>
          <w:p w14:paraId="63A8799C" w14:textId="77777777" w:rsidR="00F32304" w:rsidRDefault="00C2620F">
            <w:pPr>
              <w:widowControl w:val="0"/>
              <w:spacing w:before="40"/>
              <w:ind w:left="360"/>
              <w:jc w:val="center"/>
            </w:pPr>
            <w:bookmarkStart w:id="285" w:name="_Hlk59031523"/>
            <w:bookmarkEnd w:id="285"/>
            <w:r>
              <w:rPr>
                <w:rFonts w:cs="Arial"/>
                <w:b/>
                <w:lang w:val="en-GB"/>
              </w:rPr>
              <w:t xml:space="preserve">12. Discussion with Principal investigator </w:t>
            </w:r>
          </w:p>
        </w:tc>
      </w:tr>
      <w:tr w:rsidR="00F32304" w14:paraId="279EAC71" w14:textId="77777777">
        <w:trPr>
          <w:trHeight w:val="340"/>
          <w:jc w:val="center"/>
        </w:trPr>
        <w:tc>
          <w:tcPr>
            <w:tcW w:w="9638" w:type="dxa"/>
            <w:gridSpan w:val="2"/>
            <w:tcBorders>
              <w:top w:val="single" w:sz="4" w:space="0" w:color="000000"/>
              <w:left w:val="single" w:sz="4" w:space="0" w:color="000000"/>
              <w:bottom w:val="single" w:sz="4" w:space="0" w:color="000000"/>
              <w:right w:val="single" w:sz="4" w:space="0" w:color="000000"/>
            </w:tcBorders>
            <w:shd w:val="clear" w:color="auto" w:fill="D9D9D9"/>
          </w:tcPr>
          <w:p w14:paraId="41E5CAB7" w14:textId="77777777" w:rsidR="00F32304" w:rsidRDefault="00C2620F">
            <w:pPr>
              <w:widowControl w:val="0"/>
              <w:spacing w:before="40"/>
              <w:jc w:val="center"/>
            </w:pPr>
            <w:r>
              <w:rPr>
                <w:rFonts w:cs="Arial"/>
                <w:sz w:val="22"/>
                <w:szCs w:val="22"/>
                <w:lang w:val="en-GB"/>
              </w:rPr>
              <w:t>Ensure appropriate corrections, additions, or deletions are made, dated, explained and signed</w:t>
            </w:r>
          </w:p>
        </w:tc>
      </w:tr>
      <w:tr w:rsidR="00F32304" w14:paraId="1E62FD04" w14:textId="77777777">
        <w:trPr>
          <w:trHeight w:val="829"/>
          <w:jc w:val="center"/>
        </w:trPr>
        <w:tc>
          <w:tcPr>
            <w:tcW w:w="86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4A3C5A" w14:textId="77777777" w:rsidR="00F32304" w:rsidRDefault="00C2620F">
            <w:pPr>
              <w:widowControl w:val="0"/>
            </w:pPr>
            <w:r>
              <w:rPr>
                <w:rFonts w:cs="Arial"/>
                <w:sz w:val="22"/>
                <w:szCs w:val="22"/>
                <w:lang w:val="en-GB"/>
              </w:rPr>
              <w:t>Topics</w:t>
            </w:r>
          </w:p>
        </w:tc>
        <w:tc>
          <w:tcPr>
            <w:tcW w:w="8775" w:type="dxa"/>
            <w:tcBorders>
              <w:top w:val="single" w:sz="4" w:space="0" w:color="000000"/>
              <w:left w:val="single" w:sz="4" w:space="0" w:color="000000"/>
              <w:bottom w:val="single" w:sz="4" w:space="0" w:color="000000"/>
              <w:right w:val="single" w:sz="4" w:space="0" w:color="000000"/>
            </w:tcBorders>
            <w:shd w:val="clear" w:color="auto" w:fill="FFFFFF"/>
          </w:tcPr>
          <w:p w14:paraId="73F9FF3E" w14:textId="77777777" w:rsidR="00F32304" w:rsidRDefault="00C2620F">
            <w:pPr>
              <w:widowControl w:val="0"/>
              <w:rPr>
                <w:rFonts w:cs="Arial"/>
              </w:rPr>
            </w:pPr>
            <w:r>
              <w:rPr>
                <w:rFonts w:cs="Arial"/>
                <w:sz w:val="22"/>
                <w:szCs w:val="22"/>
                <w:lang w:val="en-GB"/>
              </w:rPr>
              <w:t>PI was not present during the monitoring visit. The current open issues will be discussed with PI after the visit.</w:t>
            </w:r>
          </w:p>
        </w:tc>
      </w:tr>
    </w:tbl>
    <w:p w14:paraId="569140A4" w14:textId="77777777" w:rsidR="00F32304" w:rsidRDefault="00C2620F">
      <w:pPr>
        <w:rPr>
          <w:rFonts w:cs="Arial"/>
        </w:rPr>
      </w:pPr>
      <w:r>
        <w:br w:type="page"/>
      </w:r>
    </w:p>
    <w:p w14:paraId="1D69CAA4" w14:textId="77777777" w:rsidR="00F32304" w:rsidRDefault="00F32304">
      <w:pPr>
        <w:rPr>
          <w:rFonts w:cs="Arial"/>
        </w:rPr>
      </w:pPr>
    </w:p>
    <w:tbl>
      <w:tblPr>
        <w:tblW w:w="9639" w:type="dxa"/>
        <w:jc w:val="center"/>
        <w:tblLayout w:type="fixed"/>
        <w:tblLook w:val="0000" w:firstRow="0" w:lastRow="0" w:firstColumn="0" w:lastColumn="0" w:noHBand="0" w:noVBand="0"/>
      </w:tblPr>
      <w:tblGrid>
        <w:gridCol w:w="1170"/>
        <w:gridCol w:w="8469"/>
      </w:tblGrid>
      <w:tr w:rsidR="00F32304" w14:paraId="6BF0063E" w14:textId="77777777">
        <w:trPr>
          <w:trHeight w:val="340"/>
          <w:jc w:val="center"/>
        </w:trPr>
        <w:tc>
          <w:tcPr>
            <w:tcW w:w="9638" w:type="dxa"/>
            <w:gridSpan w:val="2"/>
            <w:tcBorders>
              <w:top w:val="single" w:sz="4" w:space="0" w:color="000000"/>
              <w:left w:val="single" w:sz="4" w:space="0" w:color="000000"/>
              <w:bottom w:val="single" w:sz="4" w:space="0" w:color="000000"/>
              <w:right w:val="single" w:sz="4" w:space="0" w:color="000000"/>
            </w:tcBorders>
            <w:shd w:val="clear" w:color="auto" w:fill="BFBFBF"/>
          </w:tcPr>
          <w:p w14:paraId="7E8FC11A" w14:textId="77777777" w:rsidR="00F32304" w:rsidRDefault="00C2620F">
            <w:pPr>
              <w:widowControl w:val="0"/>
              <w:spacing w:before="40"/>
              <w:ind w:left="360"/>
              <w:jc w:val="center"/>
            </w:pPr>
            <w:r>
              <w:rPr>
                <w:rFonts w:cs="Arial"/>
                <w:b/>
                <w:lang w:val="en-GB"/>
              </w:rPr>
              <w:t>13. Closure of Monitoring Visit Report</w:t>
            </w:r>
          </w:p>
        </w:tc>
      </w:tr>
      <w:tr w:rsidR="00F32304" w14:paraId="22DD884E" w14:textId="77777777">
        <w:trPr>
          <w:trHeight w:val="270"/>
          <w:jc w:val="center"/>
        </w:trPr>
        <w:tc>
          <w:tcPr>
            <w:tcW w:w="117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22C65D7" w14:textId="77777777" w:rsidR="00F32304" w:rsidRDefault="00C2620F">
            <w:pPr>
              <w:widowControl w:val="0"/>
            </w:pPr>
            <w:r>
              <w:rPr>
                <w:rFonts w:cs="Arial"/>
                <w:sz w:val="22"/>
                <w:szCs w:val="22"/>
                <w:lang w:val="en-GB"/>
              </w:rPr>
              <w:t>Comment</w:t>
            </w:r>
          </w:p>
        </w:tc>
        <w:tc>
          <w:tcPr>
            <w:tcW w:w="8468" w:type="dxa"/>
            <w:tcBorders>
              <w:top w:val="single" w:sz="4" w:space="0" w:color="000000"/>
              <w:left w:val="single" w:sz="4" w:space="0" w:color="000000"/>
              <w:bottom w:val="single" w:sz="4" w:space="0" w:color="000000"/>
              <w:right w:val="single" w:sz="4" w:space="0" w:color="000000"/>
            </w:tcBorders>
            <w:shd w:val="clear" w:color="auto" w:fill="FFFFFF"/>
          </w:tcPr>
          <w:p w14:paraId="2C4BE9E9" w14:textId="77777777" w:rsidR="00F32304" w:rsidRDefault="00F32304">
            <w:pPr>
              <w:widowControl w:val="0"/>
              <w:snapToGrid w:val="0"/>
              <w:rPr>
                <w:rFonts w:cs="Arial"/>
                <w:sz w:val="22"/>
                <w:szCs w:val="22"/>
                <w:lang w:val="en-GB"/>
              </w:rPr>
            </w:pPr>
          </w:p>
          <w:p w14:paraId="77594C69" w14:textId="77777777" w:rsidR="00F32304" w:rsidRDefault="00C2620F">
            <w:pPr>
              <w:widowControl w:val="0"/>
            </w:pPr>
            <w:r>
              <w:rPr>
                <w:rFonts w:cs="Arial"/>
                <w:sz w:val="22"/>
                <w:szCs w:val="22"/>
                <w:lang w:val="en-GB"/>
              </w:rPr>
              <w:t xml:space="preserve">The purpose of this monitoring visit was to perform SDV on completed CRFs as well </w:t>
            </w:r>
            <w:r>
              <w:rPr>
                <w:rFonts w:cs="Arial"/>
                <w:sz w:val="22"/>
                <w:szCs w:val="22"/>
                <w:lang w:val="en-GB"/>
              </w:rPr>
              <w:t>as consenting procedures and overall site performance with respect to ICH-GCP and ISO 14155 requirement.</w:t>
            </w:r>
          </w:p>
          <w:p w14:paraId="37D53DE6" w14:textId="77777777" w:rsidR="00F32304" w:rsidRDefault="00F32304">
            <w:pPr>
              <w:widowControl w:val="0"/>
              <w:rPr>
                <w:rFonts w:cs="Arial"/>
                <w:sz w:val="22"/>
                <w:szCs w:val="22"/>
                <w:lang w:val="en-GB"/>
              </w:rPr>
            </w:pPr>
          </w:p>
          <w:p w14:paraId="0AB46DCF" w14:textId="77777777" w:rsidR="00F32304" w:rsidRDefault="00C2620F">
            <w:pPr>
              <w:widowControl w:val="0"/>
            </w:pPr>
            <w:r>
              <w:rPr>
                <w:rFonts w:cs="Arial"/>
                <w:sz w:val="22"/>
                <w:szCs w:val="22"/>
                <w:lang w:val="en-GB"/>
              </w:rPr>
              <w:t>During the visit the consenting process was verified, subjects’ eligibility was checked as well as SDV was performed based on partially available SD.</w:t>
            </w:r>
          </w:p>
          <w:p w14:paraId="46E55C17" w14:textId="581F730C" w:rsidR="00F32304" w:rsidRDefault="00C2620F">
            <w:pPr>
              <w:widowControl w:val="0"/>
              <w:rPr>
                <w:rFonts w:cs="Arial"/>
                <w:sz w:val="22"/>
                <w:szCs w:val="22"/>
                <w:lang w:val="en-GB"/>
              </w:rPr>
            </w:pPr>
            <w:r>
              <w:rPr>
                <w:rFonts w:cs="Arial"/>
                <w:sz w:val="22"/>
                <w:szCs w:val="22"/>
                <w:lang w:val="en-GB"/>
              </w:rPr>
              <w:t xml:space="preserve">The </w:t>
            </w:r>
            <w:r>
              <w:rPr>
                <w:rFonts w:cs="Arial"/>
                <w:sz w:val="22"/>
                <w:szCs w:val="22"/>
                <w:lang w:val="en-GB"/>
              </w:rPr>
              <w:t xml:space="preserve">Radiographic evaluation was verified for subjects 1-4, due to the lack of SD only partial SD was performed as described </w:t>
            </w:r>
            <w:r>
              <w:rPr>
                <w:rFonts w:cs="Arial"/>
                <w:sz w:val="22"/>
                <w:szCs w:val="22"/>
                <w:lang w:val="en-GB"/>
              </w:rPr>
              <w:t>in section 8.</w:t>
            </w:r>
            <w:r>
              <w:rPr>
                <w:rFonts w:cs="Arial"/>
                <w:sz w:val="22"/>
                <w:szCs w:val="22"/>
                <w:lang w:val="en-GB"/>
              </w:rPr>
              <w:t xml:space="preserve"> The Protocol Deviations including Out of Window visit</w:t>
            </w:r>
            <w:r>
              <w:rPr>
                <w:rFonts w:cs="Arial"/>
                <w:sz w:val="22"/>
                <w:szCs w:val="22"/>
                <w:lang w:val="en-GB"/>
              </w:rPr>
              <w:t xml:space="preserve">, the ICF </w:t>
            </w:r>
            <w:r>
              <w:rPr>
                <w:rFonts w:cs="Arial"/>
                <w:sz w:val="22"/>
                <w:szCs w:val="22"/>
                <w:lang w:val="en-GB"/>
              </w:rPr>
              <w:t xml:space="preserve">consent </w:t>
            </w:r>
            <w:r>
              <w:rPr>
                <w:rFonts w:cs="Arial"/>
                <w:sz w:val="22"/>
                <w:szCs w:val="22"/>
                <w:lang w:val="en-GB"/>
              </w:rPr>
              <w:t>pro</w:t>
            </w:r>
            <w:r>
              <w:rPr>
                <w:rFonts w:cs="Arial"/>
                <w:sz w:val="22"/>
                <w:szCs w:val="22"/>
                <w:lang w:val="en-GB"/>
              </w:rPr>
              <w:t>cess</w:t>
            </w:r>
            <w:r>
              <w:rPr>
                <w:rFonts w:cs="Arial"/>
                <w:sz w:val="22"/>
                <w:szCs w:val="22"/>
                <w:lang w:val="en-GB"/>
              </w:rPr>
              <w:t xml:space="preserve"> documentation, the ICF not properly completed and signed by the subjec</w:t>
            </w:r>
            <w:r>
              <w:rPr>
                <w:rFonts w:cs="Arial"/>
                <w:sz w:val="22"/>
                <w:szCs w:val="22"/>
                <w:lang w:val="en-GB"/>
              </w:rPr>
              <w:t>ts</w:t>
            </w:r>
            <w:r>
              <w:rPr>
                <w:rFonts w:cs="Arial"/>
                <w:sz w:val="22"/>
                <w:szCs w:val="22"/>
                <w:lang w:val="en-GB"/>
              </w:rPr>
              <w:t xml:space="preserve"> and the</w:t>
            </w:r>
            <w:r w:rsidR="008F4A66">
              <w:rPr>
                <w:rFonts w:cs="Arial"/>
                <w:sz w:val="22"/>
                <w:szCs w:val="22"/>
                <w:lang w:val="en-GB"/>
              </w:rPr>
              <w:t xml:space="preserve"> </w:t>
            </w:r>
            <w:r>
              <w:rPr>
                <w:rFonts w:cs="Arial"/>
                <w:sz w:val="22"/>
                <w:szCs w:val="22"/>
                <w:lang w:val="en-GB"/>
              </w:rPr>
              <w:t>delayed SAE reporting needs to be completed in the PD log.</w:t>
            </w:r>
          </w:p>
          <w:p w14:paraId="7E7CE581" w14:textId="77777777" w:rsidR="00F32304" w:rsidRDefault="00F32304">
            <w:pPr>
              <w:widowControl w:val="0"/>
              <w:rPr>
                <w:rFonts w:cs="Arial"/>
                <w:sz w:val="22"/>
                <w:szCs w:val="22"/>
                <w:lang w:val="en-GB"/>
              </w:rPr>
            </w:pPr>
          </w:p>
          <w:p w14:paraId="187D882B" w14:textId="77777777" w:rsidR="00F32304" w:rsidRDefault="00C2620F">
            <w:pPr>
              <w:widowControl w:val="0"/>
            </w:pPr>
            <w:r>
              <w:rPr>
                <w:sz w:val="22"/>
                <w:szCs w:val="22"/>
                <w:lang w:val="en-GB"/>
              </w:rPr>
              <w:t xml:space="preserve"> </w:t>
            </w:r>
          </w:p>
        </w:tc>
      </w:tr>
    </w:tbl>
    <w:p w14:paraId="27C2D208" w14:textId="77777777" w:rsidR="00F32304" w:rsidRDefault="00F32304">
      <w:pPr>
        <w:rPr>
          <w:rFonts w:cs="Arial"/>
          <w:sz w:val="22"/>
          <w:szCs w:val="22"/>
          <w:lang w:val="en-GB"/>
        </w:rPr>
      </w:pPr>
    </w:p>
    <w:p w14:paraId="7800517F" w14:textId="77777777" w:rsidR="00F32304" w:rsidRDefault="00F32304">
      <w:pPr>
        <w:rPr>
          <w:rFonts w:cs="Arial"/>
          <w:sz w:val="22"/>
          <w:szCs w:val="22"/>
          <w:lang w:val="en-GB"/>
        </w:rPr>
      </w:pPr>
    </w:p>
    <w:tbl>
      <w:tblPr>
        <w:tblW w:w="9777" w:type="dxa"/>
        <w:tblLayout w:type="fixed"/>
        <w:tblLook w:val="0000" w:firstRow="0" w:lastRow="0" w:firstColumn="0" w:lastColumn="0" w:noHBand="0" w:noVBand="0"/>
      </w:tblPr>
      <w:tblGrid>
        <w:gridCol w:w="1808"/>
        <w:gridCol w:w="1276"/>
        <w:gridCol w:w="3120"/>
        <w:gridCol w:w="1417"/>
        <w:gridCol w:w="2156"/>
      </w:tblGrid>
      <w:tr w:rsidR="00F32304" w14:paraId="47E805F5" w14:textId="77777777">
        <w:trPr>
          <w:trHeight w:val="454"/>
          <w:tblHeader/>
        </w:trPr>
        <w:tc>
          <w:tcPr>
            <w:tcW w:w="1808" w:type="dxa"/>
            <w:tcBorders>
              <w:bottom w:val="single" w:sz="4" w:space="0" w:color="000000"/>
            </w:tcBorders>
            <w:shd w:val="clear" w:color="auto" w:fill="auto"/>
            <w:vAlign w:val="center"/>
          </w:tcPr>
          <w:p w14:paraId="3F43781D" w14:textId="77777777" w:rsidR="00F32304" w:rsidRDefault="00F32304">
            <w:pPr>
              <w:widowControl w:val="0"/>
              <w:snapToGrid w:val="0"/>
              <w:jc w:val="center"/>
            </w:pPr>
          </w:p>
        </w:tc>
        <w:tc>
          <w:tcPr>
            <w:tcW w:w="1276" w:type="dxa"/>
            <w:tcBorders>
              <w:bottom w:val="single" w:sz="4" w:space="0" w:color="000000"/>
            </w:tcBorders>
            <w:shd w:val="clear" w:color="auto" w:fill="auto"/>
            <w:vAlign w:val="center"/>
          </w:tcPr>
          <w:p w14:paraId="1A63B77F" w14:textId="77777777" w:rsidR="00F32304" w:rsidRDefault="00C2620F">
            <w:pPr>
              <w:widowControl w:val="0"/>
              <w:jc w:val="center"/>
            </w:pPr>
            <w:r>
              <w:rPr>
                <w:b/>
              </w:rPr>
              <w:t>Role</w:t>
            </w:r>
          </w:p>
        </w:tc>
        <w:tc>
          <w:tcPr>
            <w:tcW w:w="3120" w:type="dxa"/>
            <w:tcBorders>
              <w:bottom w:val="single" w:sz="4" w:space="0" w:color="000000"/>
            </w:tcBorders>
            <w:shd w:val="clear" w:color="auto" w:fill="auto"/>
            <w:vAlign w:val="center"/>
          </w:tcPr>
          <w:p w14:paraId="7E833722" w14:textId="77777777" w:rsidR="00F32304" w:rsidRDefault="00C2620F">
            <w:pPr>
              <w:widowControl w:val="0"/>
              <w:jc w:val="center"/>
            </w:pPr>
            <w:r>
              <w:rPr>
                <w:b/>
              </w:rPr>
              <w:t>Name and Surname</w:t>
            </w:r>
          </w:p>
        </w:tc>
        <w:tc>
          <w:tcPr>
            <w:tcW w:w="1417" w:type="dxa"/>
            <w:tcBorders>
              <w:bottom w:val="single" w:sz="4" w:space="0" w:color="000000"/>
            </w:tcBorders>
            <w:shd w:val="clear" w:color="auto" w:fill="auto"/>
            <w:vAlign w:val="center"/>
          </w:tcPr>
          <w:p w14:paraId="0AE715CE" w14:textId="77777777" w:rsidR="00F32304" w:rsidRDefault="00C2620F">
            <w:pPr>
              <w:widowControl w:val="0"/>
              <w:jc w:val="center"/>
            </w:pPr>
            <w:r>
              <w:rPr>
                <w:b/>
              </w:rPr>
              <w:t>Date</w:t>
            </w:r>
          </w:p>
        </w:tc>
        <w:tc>
          <w:tcPr>
            <w:tcW w:w="2156" w:type="dxa"/>
            <w:tcBorders>
              <w:bottom w:val="single" w:sz="4" w:space="0" w:color="000000"/>
            </w:tcBorders>
            <w:shd w:val="clear" w:color="auto" w:fill="auto"/>
            <w:vAlign w:val="center"/>
          </w:tcPr>
          <w:p w14:paraId="5E3C3C74" w14:textId="77777777" w:rsidR="00F32304" w:rsidRDefault="00C2620F">
            <w:pPr>
              <w:widowControl w:val="0"/>
              <w:jc w:val="center"/>
            </w:pPr>
            <w:r>
              <w:rPr>
                <w:b/>
              </w:rPr>
              <w:t>Signature</w:t>
            </w:r>
          </w:p>
        </w:tc>
      </w:tr>
      <w:tr w:rsidR="00F32304" w14:paraId="662E9295" w14:textId="77777777">
        <w:trPr>
          <w:trHeight w:val="3455"/>
        </w:trPr>
        <w:tc>
          <w:tcPr>
            <w:tcW w:w="1808" w:type="dxa"/>
            <w:tcBorders>
              <w:top w:val="single" w:sz="4" w:space="0" w:color="000000"/>
              <w:bottom w:val="dashed" w:sz="4" w:space="0" w:color="000000"/>
            </w:tcBorders>
            <w:shd w:val="clear" w:color="auto" w:fill="auto"/>
            <w:vAlign w:val="center"/>
          </w:tcPr>
          <w:p w14:paraId="2B395D59" w14:textId="77777777" w:rsidR="00F32304" w:rsidRDefault="00C2620F">
            <w:pPr>
              <w:widowControl w:val="0"/>
            </w:pPr>
            <w:r>
              <w:t>Written by:</w:t>
            </w:r>
          </w:p>
        </w:tc>
        <w:tc>
          <w:tcPr>
            <w:tcW w:w="1276" w:type="dxa"/>
            <w:tcBorders>
              <w:top w:val="single" w:sz="4" w:space="0" w:color="000000"/>
              <w:bottom w:val="dashed" w:sz="4" w:space="0" w:color="000000"/>
            </w:tcBorders>
            <w:shd w:val="clear" w:color="auto" w:fill="auto"/>
            <w:vAlign w:val="center"/>
          </w:tcPr>
          <w:p w14:paraId="52BEF4E6" w14:textId="77777777" w:rsidR="00F32304" w:rsidRDefault="00C2620F">
            <w:pPr>
              <w:widowControl w:val="0"/>
              <w:jc w:val="center"/>
            </w:pPr>
            <w:r>
              <w:t>CRA</w:t>
            </w:r>
          </w:p>
        </w:tc>
        <w:tc>
          <w:tcPr>
            <w:tcW w:w="3120" w:type="dxa"/>
            <w:tcBorders>
              <w:top w:val="single" w:sz="4" w:space="0" w:color="000000"/>
              <w:bottom w:val="dashed" w:sz="4" w:space="0" w:color="000000"/>
            </w:tcBorders>
            <w:shd w:val="clear" w:color="auto" w:fill="auto"/>
            <w:vAlign w:val="center"/>
          </w:tcPr>
          <w:p w14:paraId="02C60608" w14:textId="77777777" w:rsidR="00F32304" w:rsidRDefault="00C2620F">
            <w:pPr>
              <w:widowControl w:val="0"/>
              <w:jc w:val="center"/>
            </w:pPr>
            <w:r>
              <w:t>Adam Kogut</w:t>
            </w:r>
          </w:p>
        </w:tc>
        <w:tc>
          <w:tcPr>
            <w:tcW w:w="1417" w:type="dxa"/>
            <w:tcBorders>
              <w:top w:val="single" w:sz="4" w:space="0" w:color="000000"/>
              <w:bottom w:val="dashed" w:sz="4" w:space="0" w:color="000000"/>
            </w:tcBorders>
            <w:shd w:val="clear" w:color="auto" w:fill="auto"/>
            <w:vAlign w:val="center"/>
          </w:tcPr>
          <w:p w14:paraId="01E218A8" w14:textId="77777777" w:rsidR="00F32304" w:rsidRDefault="00F32304">
            <w:pPr>
              <w:widowControl w:val="0"/>
              <w:snapToGrid w:val="0"/>
              <w:jc w:val="center"/>
            </w:pPr>
          </w:p>
        </w:tc>
        <w:tc>
          <w:tcPr>
            <w:tcW w:w="2156" w:type="dxa"/>
            <w:tcBorders>
              <w:top w:val="single" w:sz="4" w:space="0" w:color="000000"/>
              <w:bottom w:val="dashed" w:sz="4" w:space="0" w:color="000000"/>
            </w:tcBorders>
            <w:shd w:val="clear" w:color="auto" w:fill="auto"/>
            <w:vAlign w:val="center"/>
          </w:tcPr>
          <w:p w14:paraId="59D89DE7" w14:textId="77777777" w:rsidR="00F32304" w:rsidRDefault="00F32304">
            <w:pPr>
              <w:widowControl w:val="0"/>
              <w:snapToGrid w:val="0"/>
              <w:jc w:val="center"/>
            </w:pPr>
          </w:p>
        </w:tc>
      </w:tr>
      <w:tr w:rsidR="00F32304" w14:paraId="33CE4745" w14:textId="77777777">
        <w:trPr>
          <w:trHeight w:val="3250"/>
        </w:trPr>
        <w:tc>
          <w:tcPr>
            <w:tcW w:w="1808" w:type="dxa"/>
            <w:tcBorders>
              <w:top w:val="dashed" w:sz="4" w:space="0" w:color="000000"/>
              <w:bottom w:val="single" w:sz="4" w:space="0" w:color="000000"/>
            </w:tcBorders>
            <w:shd w:val="clear" w:color="auto" w:fill="auto"/>
            <w:vAlign w:val="center"/>
          </w:tcPr>
          <w:p w14:paraId="23BA575D" w14:textId="77777777" w:rsidR="00F32304" w:rsidRDefault="00C2620F">
            <w:pPr>
              <w:widowControl w:val="0"/>
            </w:pPr>
            <w:r>
              <w:t>Approved by:</w:t>
            </w:r>
          </w:p>
        </w:tc>
        <w:tc>
          <w:tcPr>
            <w:tcW w:w="1276" w:type="dxa"/>
            <w:tcBorders>
              <w:top w:val="dashed" w:sz="4" w:space="0" w:color="000000"/>
              <w:bottom w:val="single" w:sz="4" w:space="0" w:color="000000"/>
            </w:tcBorders>
            <w:shd w:val="clear" w:color="auto" w:fill="auto"/>
            <w:vAlign w:val="center"/>
          </w:tcPr>
          <w:p w14:paraId="3EB66094" w14:textId="77777777" w:rsidR="00F32304" w:rsidRDefault="00C2620F">
            <w:pPr>
              <w:widowControl w:val="0"/>
              <w:jc w:val="center"/>
            </w:pPr>
            <w:r>
              <w:t>CMCL</w:t>
            </w:r>
          </w:p>
        </w:tc>
        <w:tc>
          <w:tcPr>
            <w:tcW w:w="3120" w:type="dxa"/>
            <w:tcBorders>
              <w:top w:val="dashed" w:sz="4" w:space="0" w:color="000000"/>
              <w:bottom w:val="single" w:sz="4" w:space="0" w:color="000000"/>
            </w:tcBorders>
            <w:shd w:val="clear" w:color="auto" w:fill="auto"/>
            <w:vAlign w:val="center"/>
          </w:tcPr>
          <w:p w14:paraId="75A3E6C7" w14:textId="77777777" w:rsidR="00F32304" w:rsidRDefault="00C2620F">
            <w:pPr>
              <w:widowControl w:val="0"/>
              <w:jc w:val="center"/>
            </w:pPr>
            <w:r>
              <w:t xml:space="preserve">Federica </w:t>
            </w:r>
            <w:r>
              <w:t>Azzimonti</w:t>
            </w:r>
          </w:p>
        </w:tc>
        <w:tc>
          <w:tcPr>
            <w:tcW w:w="1417" w:type="dxa"/>
            <w:tcBorders>
              <w:top w:val="dashed" w:sz="4" w:space="0" w:color="000000"/>
              <w:bottom w:val="single" w:sz="4" w:space="0" w:color="000000"/>
            </w:tcBorders>
            <w:shd w:val="clear" w:color="auto" w:fill="auto"/>
            <w:vAlign w:val="center"/>
          </w:tcPr>
          <w:p w14:paraId="2BD95868" w14:textId="77777777" w:rsidR="00F32304" w:rsidRDefault="00F32304">
            <w:pPr>
              <w:widowControl w:val="0"/>
              <w:snapToGrid w:val="0"/>
              <w:jc w:val="center"/>
            </w:pPr>
          </w:p>
        </w:tc>
        <w:tc>
          <w:tcPr>
            <w:tcW w:w="2156" w:type="dxa"/>
            <w:tcBorders>
              <w:top w:val="dashed" w:sz="4" w:space="0" w:color="000000"/>
              <w:bottom w:val="single" w:sz="4" w:space="0" w:color="000000"/>
            </w:tcBorders>
            <w:shd w:val="clear" w:color="auto" w:fill="auto"/>
            <w:vAlign w:val="center"/>
          </w:tcPr>
          <w:p w14:paraId="4C2147DA" w14:textId="77777777" w:rsidR="00F32304" w:rsidRDefault="00F32304">
            <w:pPr>
              <w:widowControl w:val="0"/>
              <w:snapToGrid w:val="0"/>
              <w:jc w:val="center"/>
            </w:pPr>
          </w:p>
        </w:tc>
      </w:tr>
    </w:tbl>
    <w:p w14:paraId="0B90EA13" w14:textId="77777777" w:rsidR="00F32304" w:rsidRDefault="00F32304">
      <w:pPr>
        <w:rPr>
          <w:rFonts w:cs="Arial"/>
          <w:sz w:val="22"/>
          <w:szCs w:val="22"/>
        </w:rPr>
      </w:pPr>
    </w:p>
    <w:p w14:paraId="5170A3BB" w14:textId="77777777" w:rsidR="00F32304" w:rsidRDefault="00F32304">
      <w:pPr>
        <w:rPr>
          <w:rFonts w:cs="Arial"/>
          <w:sz w:val="22"/>
          <w:szCs w:val="22"/>
        </w:rPr>
      </w:pPr>
    </w:p>
    <w:p w14:paraId="69462C0D" w14:textId="77777777" w:rsidR="00F32304" w:rsidRDefault="00F32304">
      <w:bookmarkStart w:id="286" w:name="_Hlk525804408"/>
      <w:bookmarkEnd w:id="286"/>
    </w:p>
    <w:sectPr w:rsidR="00F32304">
      <w:headerReference w:type="default" r:id="rId7"/>
      <w:footerReference w:type="default" r:id="rId8"/>
      <w:pgSz w:w="11906" w:h="16838"/>
      <w:pgMar w:top="1418" w:right="1134" w:bottom="1134" w:left="1134" w:header="680" w:footer="624"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D5A01F" w14:textId="77777777" w:rsidR="00000000" w:rsidRDefault="00C2620F">
      <w:r>
        <w:separator/>
      </w:r>
    </w:p>
  </w:endnote>
  <w:endnote w:type="continuationSeparator" w:id="0">
    <w:p w14:paraId="752C0787" w14:textId="77777777" w:rsidR="00000000" w:rsidRDefault="00C262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Grande">
    <w:altName w:val="Segoe UI"/>
    <w:charset w:val="01"/>
    <w:family w:val="swiss"/>
    <w:pitch w:val="default"/>
  </w:font>
  <w:font w:name="Droid Sans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1"/>
    <w:family w:val="swiss"/>
    <w:pitch w:val="default"/>
  </w:font>
  <w:font w:name="DejaVu Sans">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DB693" w14:textId="77777777" w:rsidR="00F32304" w:rsidRDefault="00F32304"/>
  <w:tbl>
    <w:tblPr>
      <w:tblW w:w="9638" w:type="dxa"/>
      <w:jc w:val="center"/>
      <w:tblLayout w:type="fixed"/>
      <w:tblCellMar>
        <w:left w:w="70" w:type="dxa"/>
        <w:right w:w="70" w:type="dxa"/>
      </w:tblCellMar>
      <w:tblLook w:val="0000" w:firstRow="0" w:lastRow="0" w:firstColumn="0" w:lastColumn="0" w:noHBand="0" w:noVBand="0"/>
    </w:tblPr>
    <w:tblGrid>
      <w:gridCol w:w="5103"/>
      <w:gridCol w:w="567"/>
      <w:gridCol w:w="2267"/>
      <w:gridCol w:w="1701"/>
    </w:tblGrid>
    <w:tr w:rsidR="00F32304" w14:paraId="72900C01" w14:textId="77777777">
      <w:trPr>
        <w:cantSplit/>
        <w:jc w:val="center"/>
      </w:trPr>
      <w:tc>
        <w:tcPr>
          <w:tcW w:w="5102" w:type="dxa"/>
          <w:tcBorders>
            <w:top w:val="single" w:sz="4" w:space="0" w:color="000000"/>
          </w:tcBorders>
          <w:shd w:val="clear" w:color="auto" w:fill="auto"/>
        </w:tcPr>
        <w:p w14:paraId="23E1FFFE" w14:textId="77777777" w:rsidR="00F32304" w:rsidRDefault="00C2620F">
          <w:pPr>
            <w:widowControl w:val="0"/>
            <w:spacing w:before="20" w:after="20"/>
          </w:pPr>
          <w:r>
            <w:rPr>
              <w:b/>
              <w:bCs/>
            </w:rPr>
            <w:t>FRM 33-10</w:t>
          </w:r>
          <w:r>
            <w:rPr>
              <w:bCs/>
            </w:rPr>
            <w:t>, rev.2 dated 15/03/2021 - Company: HQ</w:t>
          </w:r>
        </w:p>
      </w:tc>
      <w:tc>
        <w:tcPr>
          <w:tcW w:w="567" w:type="dxa"/>
          <w:tcBorders>
            <w:top w:val="single" w:sz="4" w:space="0" w:color="000000"/>
          </w:tcBorders>
          <w:shd w:val="clear" w:color="auto" w:fill="auto"/>
        </w:tcPr>
        <w:p w14:paraId="30267DE7" w14:textId="77777777" w:rsidR="00F32304" w:rsidRDefault="00F32304">
          <w:pPr>
            <w:widowControl w:val="0"/>
            <w:snapToGrid w:val="0"/>
            <w:jc w:val="right"/>
          </w:pPr>
        </w:p>
      </w:tc>
      <w:tc>
        <w:tcPr>
          <w:tcW w:w="2267" w:type="dxa"/>
          <w:tcBorders>
            <w:top w:val="single" w:sz="4" w:space="0" w:color="000000"/>
          </w:tcBorders>
          <w:shd w:val="clear" w:color="auto" w:fill="auto"/>
        </w:tcPr>
        <w:p w14:paraId="4FB8DD76" w14:textId="77777777" w:rsidR="00F32304" w:rsidRDefault="00F32304">
          <w:pPr>
            <w:widowControl w:val="0"/>
            <w:snapToGrid w:val="0"/>
          </w:pPr>
        </w:p>
      </w:tc>
      <w:tc>
        <w:tcPr>
          <w:tcW w:w="1701" w:type="dxa"/>
          <w:tcBorders>
            <w:top w:val="single" w:sz="4" w:space="0" w:color="000000"/>
          </w:tcBorders>
          <w:shd w:val="clear" w:color="auto" w:fill="auto"/>
        </w:tcPr>
        <w:p w14:paraId="0214C9D8" w14:textId="77777777" w:rsidR="00F32304" w:rsidRDefault="00C2620F">
          <w:pPr>
            <w:widowControl w:val="0"/>
            <w:spacing w:before="20"/>
            <w:jc w:val="right"/>
            <w:rPr>
              <w:sz w:val="2"/>
            </w:rPr>
          </w:pPr>
          <w:r>
            <w:t xml:space="preserve">Page </w:t>
          </w:r>
          <w:r>
            <w:fldChar w:fldCharType="begin"/>
          </w:r>
          <w:r>
            <w:instrText>PAGE</w:instrText>
          </w:r>
          <w:r>
            <w:fldChar w:fldCharType="separate"/>
          </w:r>
          <w:r>
            <w:t>17</w:t>
          </w:r>
          <w:r>
            <w:fldChar w:fldCharType="end"/>
          </w:r>
          <w:r>
            <w:t xml:space="preserve"> of </w:t>
          </w:r>
          <w:r>
            <w:fldChar w:fldCharType="begin"/>
          </w:r>
          <w:r>
            <w:instrText>NUMPAGES</w:instrText>
          </w:r>
          <w:r>
            <w:fldChar w:fldCharType="separate"/>
          </w:r>
          <w:r>
            <w:t>17</w:t>
          </w:r>
          <w:r>
            <w:fldChar w:fldCharType="end"/>
          </w:r>
        </w:p>
      </w:tc>
    </w:tr>
  </w:tbl>
  <w:p w14:paraId="1B296679" w14:textId="77777777" w:rsidR="00F32304" w:rsidRDefault="00F32304">
    <w:pPr>
      <w:pStyle w:val="Pidipagina"/>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FEABBD" w14:textId="77777777" w:rsidR="00000000" w:rsidRDefault="00C2620F">
      <w:r>
        <w:separator/>
      </w:r>
    </w:p>
  </w:footnote>
  <w:footnote w:type="continuationSeparator" w:id="0">
    <w:p w14:paraId="264E7ADB" w14:textId="77777777" w:rsidR="00000000" w:rsidRDefault="00C262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Layout w:type="fixed"/>
      <w:tblCellMar>
        <w:left w:w="70" w:type="dxa"/>
        <w:right w:w="70" w:type="dxa"/>
      </w:tblCellMar>
      <w:tblLook w:val="0000" w:firstRow="0" w:lastRow="0" w:firstColumn="0" w:lastColumn="0" w:noHBand="0" w:noVBand="0"/>
    </w:tblPr>
    <w:tblGrid>
      <w:gridCol w:w="1133"/>
      <w:gridCol w:w="8506"/>
    </w:tblGrid>
    <w:tr w:rsidR="00F32304" w14:paraId="079D854D" w14:textId="77777777">
      <w:trPr>
        <w:cantSplit/>
        <w:trHeight w:val="907"/>
        <w:jc w:val="center"/>
      </w:trPr>
      <w:tc>
        <w:tcPr>
          <w:tcW w:w="1133" w:type="dxa"/>
          <w:tcBorders>
            <w:top w:val="single" w:sz="4" w:space="0" w:color="000000"/>
            <w:left w:val="single" w:sz="4" w:space="0" w:color="000000"/>
            <w:bottom w:val="single" w:sz="4" w:space="0" w:color="000000"/>
          </w:tcBorders>
          <w:shd w:val="clear" w:color="auto" w:fill="auto"/>
          <w:vAlign w:val="center"/>
        </w:tcPr>
        <w:p w14:paraId="1FC98380" w14:textId="77777777" w:rsidR="00F32304" w:rsidRDefault="00C2620F">
          <w:pPr>
            <w:widowControl w:val="0"/>
            <w:rPr>
              <w:rFonts w:cs="Arial"/>
              <w:b/>
              <w:sz w:val="32"/>
            </w:rPr>
          </w:pPr>
          <w:r>
            <w:pict w14:anchorId="10C67E4D">
              <v:shapetype id="_x0000_tole_rId1" o:spid="_x0000_m2050"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w:pict>
          </w:r>
          <w:r>
            <w:object w:dxaOrig="900" w:dyaOrig="696" w14:anchorId="6E3A1A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 o:spid="_x0000_i1025" type="#_x0000_t75" style="width:45pt;height:34.8pt;visibility:visible;mso-wrap-distance-right:0" filled="t">
                <v:imagedata r:id="rId1" o:title=""/>
              </v:shape>
              <o:OLEObject Type="Embed" ProgID="MSDraw" ShapeID="ole_rId1" DrawAspect="Content" ObjectID="_1717919122" r:id="rId2"/>
            </w:object>
          </w:r>
        </w:p>
      </w:tc>
      <w:tc>
        <w:tcPr>
          <w:tcW w:w="8505" w:type="dxa"/>
          <w:tcBorders>
            <w:top w:val="single" w:sz="4" w:space="0" w:color="000000"/>
            <w:bottom w:val="single" w:sz="4" w:space="0" w:color="000000"/>
            <w:right w:val="single" w:sz="4" w:space="0" w:color="000000"/>
          </w:tcBorders>
          <w:shd w:val="clear" w:color="auto" w:fill="auto"/>
          <w:vAlign w:val="center"/>
        </w:tcPr>
        <w:p w14:paraId="51E63574" w14:textId="77777777" w:rsidR="00F32304" w:rsidRDefault="00C2620F">
          <w:pPr>
            <w:widowControl w:val="0"/>
            <w:jc w:val="right"/>
          </w:pPr>
          <w:r>
            <w:rPr>
              <w:rFonts w:cs="Arial"/>
              <w:b/>
              <w:sz w:val="32"/>
            </w:rPr>
            <w:t>Monitoring Report</w:t>
          </w:r>
        </w:p>
      </w:tc>
    </w:tr>
  </w:tbl>
  <w:p w14:paraId="410F8C80" w14:textId="77777777" w:rsidR="00F32304" w:rsidRDefault="00F32304">
    <w:pPr>
      <w:pStyle w:val="Intestazione"/>
      <w:rPr>
        <w:sz w:val="2"/>
        <w:szCs w:val="2"/>
      </w:rPr>
    </w:pPr>
  </w:p>
  <w:p w14:paraId="0C8DE6D1" w14:textId="77777777" w:rsidR="00F32304" w:rsidRDefault="00F32304">
    <w:pPr>
      <w:pStyle w:val="Intestazione"/>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E3646"/>
    <w:multiLevelType w:val="multilevel"/>
    <w:tmpl w:val="C3D0870C"/>
    <w:lvl w:ilvl="0">
      <w:start w:val="1"/>
      <w:numFmt w:val="bullet"/>
      <w:pStyle w:val="lista"/>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6AA2DFE"/>
    <w:multiLevelType w:val="multilevel"/>
    <w:tmpl w:val="30409140"/>
    <w:lvl w:ilvl="0">
      <w:start w:val="1"/>
      <w:numFmt w:val="none"/>
      <w:pStyle w:val="Titolo1"/>
      <w:suff w:val="nothing"/>
      <w:lvlText w:val=""/>
      <w:lvlJc w:val="left"/>
      <w:pPr>
        <w:tabs>
          <w:tab w:val="num" w:pos="0"/>
        </w:tabs>
        <w:ind w:left="0" w:firstLine="0"/>
      </w:pPr>
    </w:lvl>
    <w:lvl w:ilvl="1">
      <w:start w:val="1"/>
      <w:numFmt w:val="none"/>
      <w:pStyle w:val="Titolo2"/>
      <w:suff w:val="nothing"/>
      <w:lvlText w:val=""/>
      <w:lvlJc w:val="left"/>
      <w:pPr>
        <w:tabs>
          <w:tab w:val="num" w:pos="0"/>
        </w:tabs>
        <w:ind w:left="0" w:firstLine="0"/>
      </w:pPr>
    </w:lvl>
    <w:lvl w:ilvl="2">
      <w:start w:val="1"/>
      <w:numFmt w:val="none"/>
      <w:pStyle w:val="Tito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pStyle w:val="Titolo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7DE548F"/>
    <w:multiLevelType w:val="multilevel"/>
    <w:tmpl w:val="914A58E2"/>
    <w:lvl w:ilvl="0">
      <w:start w:val="1"/>
      <w:numFmt w:val="decimal"/>
      <w:lvlText w:val="%1."/>
      <w:lvlJc w:val="left"/>
      <w:pPr>
        <w:tabs>
          <w:tab w:val="num" w:pos="0"/>
        </w:tabs>
        <w:ind w:left="720" w:hanging="360"/>
      </w:pPr>
      <w:rPr>
        <w:b/>
      </w:rPr>
    </w:lvl>
    <w:lvl w:ilvl="1">
      <w:start w:val="1"/>
      <w:numFmt w:val="decimal"/>
      <w:lvlText w:val="%1.%2"/>
      <w:lvlJc w:val="left"/>
      <w:pPr>
        <w:tabs>
          <w:tab w:val="num" w:pos="0"/>
        </w:tabs>
        <w:ind w:left="1080" w:hanging="360"/>
      </w:pPr>
    </w:lvl>
    <w:lvl w:ilvl="2">
      <w:start w:val="1"/>
      <w:numFmt w:val="decimal"/>
      <w:lvlText w:val="%1.%2.%3"/>
      <w:lvlJc w:val="left"/>
      <w:pPr>
        <w:tabs>
          <w:tab w:val="num" w:pos="0"/>
        </w:tabs>
        <w:ind w:left="1800" w:hanging="720"/>
      </w:pPr>
    </w:lvl>
    <w:lvl w:ilvl="3">
      <w:start w:val="1"/>
      <w:numFmt w:val="decimal"/>
      <w:lvlText w:val="%1.%2.%3.%4"/>
      <w:lvlJc w:val="left"/>
      <w:pPr>
        <w:tabs>
          <w:tab w:val="num" w:pos="0"/>
        </w:tabs>
        <w:ind w:left="2160" w:hanging="720"/>
      </w:pPr>
    </w:lvl>
    <w:lvl w:ilvl="4">
      <w:start w:val="1"/>
      <w:numFmt w:val="decimal"/>
      <w:lvlText w:val="%1.%2.%3.%4.%5"/>
      <w:lvlJc w:val="left"/>
      <w:pPr>
        <w:tabs>
          <w:tab w:val="num" w:pos="0"/>
        </w:tabs>
        <w:ind w:left="2880" w:hanging="1080"/>
      </w:pPr>
    </w:lvl>
    <w:lvl w:ilvl="5">
      <w:start w:val="1"/>
      <w:numFmt w:val="decimal"/>
      <w:lvlText w:val="%1.%2.%3.%4.%5.%6"/>
      <w:lvlJc w:val="left"/>
      <w:pPr>
        <w:tabs>
          <w:tab w:val="num" w:pos="0"/>
        </w:tabs>
        <w:ind w:left="3240" w:hanging="1080"/>
      </w:pPr>
    </w:lvl>
    <w:lvl w:ilvl="6">
      <w:start w:val="1"/>
      <w:numFmt w:val="decimal"/>
      <w:lvlText w:val="%1.%2.%3.%4.%5.%6.%7"/>
      <w:lvlJc w:val="left"/>
      <w:pPr>
        <w:tabs>
          <w:tab w:val="num" w:pos="0"/>
        </w:tabs>
        <w:ind w:left="3960" w:hanging="1440"/>
      </w:pPr>
    </w:lvl>
    <w:lvl w:ilvl="7">
      <w:start w:val="1"/>
      <w:numFmt w:val="decimal"/>
      <w:lvlText w:val="%1.%2.%3.%4.%5.%6.%7.%8"/>
      <w:lvlJc w:val="left"/>
      <w:pPr>
        <w:tabs>
          <w:tab w:val="num" w:pos="0"/>
        </w:tabs>
        <w:ind w:left="4320" w:hanging="1440"/>
      </w:pPr>
    </w:lvl>
    <w:lvl w:ilvl="8">
      <w:start w:val="1"/>
      <w:numFmt w:val="decimal"/>
      <w:lvlText w:val="%1.%2.%3.%4.%5.%6.%7.%8.%9"/>
      <w:lvlJc w:val="left"/>
      <w:pPr>
        <w:tabs>
          <w:tab w:val="num" w:pos="0"/>
        </w:tabs>
        <w:ind w:left="5040" w:hanging="1800"/>
      </w:p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isa Ciuffarin">
    <w15:presenceInfo w15:providerId="AD" w15:userId="S::Lisa.Ciuffarin@limacorporate.com::be7a4c95-b5ea-4519-992c-e8fe1771de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defaultTabStop w:val="708"/>
  <w:autoHyphenation/>
  <w:hyphenationZone w:val="283"/>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304"/>
    <w:rsid w:val="008F4A66"/>
    <w:rsid w:val="00946660"/>
    <w:rsid w:val="00C2620F"/>
    <w:rsid w:val="00F32304"/>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16A9DE23"/>
  <w15:docId w15:val="{87F277D3-D713-4EF9-8E02-1F5CDD883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qFormat/>
    <w:pPr>
      <w:keepNext/>
      <w:numPr>
        <w:numId w:val="1"/>
      </w:numPr>
      <w:spacing w:before="120"/>
      <w:jc w:val="center"/>
      <w:outlineLvl w:val="0"/>
    </w:pPr>
  </w:style>
  <w:style w:type="paragraph" w:styleId="Titolo2">
    <w:name w:val="heading 2"/>
    <w:basedOn w:val="Normale"/>
    <w:next w:val="Normale"/>
    <w:qFormat/>
    <w:pPr>
      <w:keepNext/>
      <w:numPr>
        <w:ilvl w:val="1"/>
        <w:numId w:val="1"/>
      </w:numPr>
      <w:outlineLvl w:val="1"/>
    </w:pPr>
  </w:style>
  <w:style w:type="paragraph" w:styleId="Titolo3">
    <w:name w:val="heading 3"/>
    <w:basedOn w:val="Normale"/>
    <w:next w:val="Normale"/>
    <w:qFormat/>
    <w:pPr>
      <w:keepNext/>
      <w:numPr>
        <w:ilvl w:val="2"/>
        <w:numId w:val="1"/>
      </w:numPr>
      <w:outlineLvl w:val="2"/>
    </w:pPr>
  </w:style>
  <w:style w:type="paragraph" w:styleId="Titolo6">
    <w:name w:val="heading 6"/>
    <w:basedOn w:val="Normale"/>
    <w:next w:val="Normale"/>
    <w:qFormat/>
    <w:pPr>
      <w:keepNext/>
      <w:numPr>
        <w:ilvl w:val="5"/>
        <w:numId w:val="1"/>
      </w:numPr>
      <w:jc w:val="center"/>
      <w:outlineLvl w:val="5"/>
    </w:pPr>
    <w:rPr>
      <w:sz w:val="2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b/>
    </w:rPr>
  </w:style>
  <w:style w:type="character" w:customStyle="1" w:styleId="WW8Num2z1">
    <w:name w:val="WW8Num2z1"/>
    <w:qFormat/>
  </w:style>
  <w:style w:type="character" w:customStyle="1" w:styleId="WW8Num3z0">
    <w:name w:val="WW8Num3z0"/>
    <w:qFormat/>
    <w:rPr>
      <w:rFonts w:ascii="Wingdings" w:hAnsi="Wingdings" w:cs="Wingdings"/>
    </w:rPr>
  </w:style>
  <w:style w:type="character" w:customStyle="1" w:styleId="Carpredefinitoparagrafo1">
    <w:name w:val="Car. predefinito paragrafo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4z0">
    <w:name w:val="WW8Num4z0"/>
    <w:qFormat/>
  </w:style>
  <w:style w:type="character" w:customStyle="1" w:styleId="WW8Num4z1">
    <w:name w:val="WW8Num4z1"/>
    <w:qFormat/>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qFormat/>
  </w:style>
  <w:style w:type="character" w:customStyle="1" w:styleId="WW8Num5z0">
    <w:name w:val="WW8Num5z0"/>
    <w:qFormat/>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6z0">
    <w:name w:val="WW8Num6z0"/>
    <w:qFormat/>
    <w:rPr>
      <w:b/>
    </w:rPr>
  </w:style>
  <w:style w:type="character" w:customStyle="1" w:styleId="WW8Num6z1">
    <w:name w:val="WW8Num6z1"/>
    <w:qFormat/>
  </w:style>
  <w:style w:type="character" w:customStyle="1" w:styleId="WW8Num7z0">
    <w:name w:val="WW8Num7z0"/>
    <w:qFormat/>
  </w:style>
  <w:style w:type="character" w:customStyle="1" w:styleId="WW8Num7z1">
    <w:name w:val="WW8Num7z1"/>
    <w:qFormat/>
  </w:style>
  <w:style w:type="character" w:customStyle="1" w:styleId="WW8Num7z2">
    <w:name w:val="WW8Num7z2"/>
    <w:qFormat/>
  </w:style>
  <w:style w:type="character" w:customStyle="1" w:styleId="WW8Num7z3">
    <w:name w:val="WW8Num7z3"/>
    <w:qFormat/>
  </w:style>
  <w:style w:type="character" w:customStyle="1" w:styleId="WW8Num7z4">
    <w:name w:val="WW8Num7z4"/>
    <w:qFormat/>
  </w:style>
  <w:style w:type="character" w:customStyle="1" w:styleId="WW8Num7z5">
    <w:name w:val="WW8Num7z5"/>
    <w:qFormat/>
  </w:style>
  <w:style w:type="character" w:customStyle="1" w:styleId="WW8Num7z6">
    <w:name w:val="WW8Num7z6"/>
    <w:qFormat/>
  </w:style>
  <w:style w:type="character" w:customStyle="1" w:styleId="WW8Num7z7">
    <w:name w:val="WW8Num7z7"/>
    <w:qFormat/>
  </w:style>
  <w:style w:type="character" w:customStyle="1" w:styleId="WW8Num7z8">
    <w:name w:val="WW8Num7z8"/>
    <w:qFormat/>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9z0">
    <w:name w:val="WW8Num9z0"/>
    <w:qFormat/>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9z3">
    <w:name w:val="WW8Num9z3"/>
    <w:qFormat/>
    <w:rPr>
      <w:rFonts w:ascii="Symbol" w:hAnsi="Symbol" w:cs="Symbol"/>
    </w:rPr>
  </w:style>
  <w:style w:type="character" w:customStyle="1" w:styleId="WW8Num10z0">
    <w:name w:val="WW8Num10z0"/>
    <w:qFormat/>
  </w:style>
  <w:style w:type="character" w:customStyle="1" w:styleId="WW8Num11z0">
    <w:name w:val="WW8Num11z0"/>
    <w:qFormat/>
  </w:style>
  <w:style w:type="character" w:customStyle="1" w:styleId="WW8Num11z1">
    <w:name w:val="WW8Num11z1"/>
    <w:qFormat/>
  </w:style>
  <w:style w:type="character" w:customStyle="1" w:styleId="WW8Num11z2">
    <w:name w:val="WW8Num11z2"/>
    <w:qFormat/>
  </w:style>
  <w:style w:type="character" w:customStyle="1" w:styleId="WW8Num11z3">
    <w:name w:val="WW8Num11z3"/>
    <w:qFormat/>
  </w:style>
  <w:style w:type="character" w:customStyle="1" w:styleId="WW8Num11z4">
    <w:name w:val="WW8Num11z4"/>
    <w:qFormat/>
  </w:style>
  <w:style w:type="character" w:customStyle="1" w:styleId="WW8Num11z5">
    <w:name w:val="WW8Num11z5"/>
    <w:qFormat/>
  </w:style>
  <w:style w:type="character" w:customStyle="1" w:styleId="WW8Num11z6">
    <w:name w:val="WW8Num11z6"/>
    <w:qFormat/>
  </w:style>
  <w:style w:type="character" w:customStyle="1" w:styleId="WW8Num11z7">
    <w:name w:val="WW8Num11z7"/>
    <w:qFormat/>
  </w:style>
  <w:style w:type="character" w:customStyle="1" w:styleId="WW8Num11z8">
    <w:name w:val="WW8Num11z8"/>
    <w:qFormat/>
  </w:style>
  <w:style w:type="character" w:customStyle="1" w:styleId="WW8Num12z0">
    <w:name w:val="WW8Num12z0"/>
    <w:qFormat/>
    <w:rPr>
      <w:b/>
    </w:rPr>
  </w:style>
  <w:style w:type="character" w:customStyle="1" w:styleId="WW8Num12z1">
    <w:name w:val="WW8Num12z1"/>
    <w:qFormat/>
  </w:style>
  <w:style w:type="character" w:customStyle="1" w:styleId="WW8Num13z0">
    <w:name w:val="WW8Num13z0"/>
    <w:qFormat/>
  </w:style>
  <w:style w:type="character" w:customStyle="1" w:styleId="WW8Num13z1">
    <w:name w:val="WW8Num13z1"/>
    <w:qFormat/>
  </w:style>
  <w:style w:type="character" w:customStyle="1" w:styleId="WW8Num13z2">
    <w:name w:val="WW8Num13z2"/>
    <w:qFormat/>
  </w:style>
  <w:style w:type="character" w:customStyle="1" w:styleId="WW8Num13z3">
    <w:name w:val="WW8Num13z3"/>
    <w:qFormat/>
  </w:style>
  <w:style w:type="character" w:customStyle="1" w:styleId="WW8Num13z4">
    <w:name w:val="WW8Num13z4"/>
    <w:qFormat/>
  </w:style>
  <w:style w:type="character" w:customStyle="1" w:styleId="WW8Num13z5">
    <w:name w:val="WW8Num13z5"/>
    <w:qFormat/>
  </w:style>
  <w:style w:type="character" w:customStyle="1" w:styleId="WW8Num13z6">
    <w:name w:val="WW8Num13z6"/>
    <w:qFormat/>
  </w:style>
  <w:style w:type="character" w:customStyle="1" w:styleId="WW8Num13z7">
    <w:name w:val="WW8Num13z7"/>
    <w:qFormat/>
  </w:style>
  <w:style w:type="character" w:customStyle="1" w:styleId="WW8Num13z8">
    <w:name w:val="WW8Num13z8"/>
    <w:qFormat/>
  </w:style>
  <w:style w:type="character" w:customStyle="1" w:styleId="WW8Num14z0">
    <w:name w:val="WW8Num14z0"/>
    <w:qFormat/>
  </w:style>
  <w:style w:type="character" w:customStyle="1" w:styleId="WW8Num14z1">
    <w:name w:val="WW8Num14z1"/>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WW8Num15z0">
    <w:name w:val="WW8Num15z0"/>
    <w:qFormat/>
  </w:style>
  <w:style w:type="character" w:customStyle="1" w:styleId="WW8Num15z1">
    <w:name w:val="WW8Num15z1"/>
    <w:qFormat/>
  </w:style>
  <w:style w:type="character" w:customStyle="1" w:styleId="WW8Num15z2">
    <w:name w:val="WW8Num15z2"/>
    <w:qFormat/>
  </w:style>
  <w:style w:type="character" w:customStyle="1" w:styleId="WW8Num15z3">
    <w:name w:val="WW8Num15z3"/>
    <w:qFormat/>
  </w:style>
  <w:style w:type="character" w:customStyle="1" w:styleId="WW8Num15z4">
    <w:name w:val="WW8Num15z4"/>
    <w:qFormat/>
  </w:style>
  <w:style w:type="character" w:customStyle="1" w:styleId="WW8Num15z5">
    <w:name w:val="WW8Num15z5"/>
    <w:qFormat/>
  </w:style>
  <w:style w:type="character" w:customStyle="1" w:styleId="WW8Num15z6">
    <w:name w:val="WW8Num15z6"/>
    <w:qFormat/>
  </w:style>
  <w:style w:type="character" w:customStyle="1" w:styleId="WW8Num15z7">
    <w:name w:val="WW8Num15z7"/>
    <w:qFormat/>
  </w:style>
  <w:style w:type="character" w:customStyle="1" w:styleId="WW8Num15z8">
    <w:name w:val="WW8Num15z8"/>
    <w:qFormat/>
  </w:style>
  <w:style w:type="character" w:customStyle="1" w:styleId="WW8Num16z0">
    <w:name w:val="WW8Num16z0"/>
    <w:qFormat/>
  </w:style>
  <w:style w:type="character" w:customStyle="1" w:styleId="WW8Num17z0">
    <w:name w:val="WW8Num17z0"/>
    <w:qFormat/>
  </w:style>
  <w:style w:type="character" w:customStyle="1" w:styleId="WW8Num18z0">
    <w:name w:val="WW8Num18z0"/>
    <w:qFormat/>
    <w:rPr>
      <w:rFonts w:ascii="Wingdings" w:hAnsi="Wingdings" w:cs="Wingdings"/>
    </w:rPr>
  </w:style>
  <w:style w:type="character" w:customStyle="1" w:styleId="WW8Num19z0">
    <w:name w:val="WW8Num19z0"/>
    <w:qFormat/>
  </w:style>
  <w:style w:type="character" w:customStyle="1" w:styleId="WW8Num19z1">
    <w:name w:val="WW8Num19z1"/>
    <w:qFormat/>
  </w:style>
  <w:style w:type="character" w:customStyle="1" w:styleId="WW8Num19z2">
    <w:name w:val="WW8Num19z2"/>
    <w:qFormat/>
  </w:style>
  <w:style w:type="character" w:customStyle="1" w:styleId="WW8Num19z3">
    <w:name w:val="WW8Num19z3"/>
    <w:qFormat/>
  </w:style>
  <w:style w:type="character" w:customStyle="1" w:styleId="WW8Num19z4">
    <w:name w:val="WW8Num19z4"/>
    <w:qFormat/>
  </w:style>
  <w:style w:type="character" w:customStyle="1" w:styleId="WW8Num19z5">
    <w:name w:val="WW8Num19z5"/>
    <w:qFormat/>
  </w:style>
  <w:style w:type="character" w:customStyle="1" w:styleId="WW8Num19z6">
    <w:name w:val="WW8Num19z6"/>
    <w:qFormat/>
  </w:style>
  <w:style w:type="character" w:customStyle="1" w:styleId="WW8Num19z7">
    <w:name w:val="WW8Num19z7"/>
    <w:qFormat/>
  </w:style>
  <w:style w:type="character" w:customStyle="1" w:styleId="WW8Num19z8">
    <w:name w:val="WW8Num19z8"/>
    <w:qFormat/>
  </w:style>
  <w:style w:type="character" w:customStyle="1" w:styleId="WW8Num20z0">
    <w:name w:val="WW8Num20z0"/>
    <w:qFormat/>
  </w:style>
  <w:style w:type="character" w:customStyle="1" w:styleId="WW8Num20z1">
    <w:name w:val="WW8Num20z1"/>
    <w:qFormat/>
  </w:style>
  <w:style w:type="character" w:customStyle="1" w:styleId="WW8Num20z2">
    <w:name w:val="WW8Num20z2"/>
    <w:qFormat/>
  </w:style>
  <w:style w:type="character" w:customStyle="1" w:styleId="WW8Num20z3">
    <w:name w:val="WW8Num20z3"/>
    <w:qFormat/>
  </w:style>
  <w:style w:type="character" w:customStyle="1" w:styleId="WW8Num20z4">
    <w:name w:val="WW8Num20z4"/>
    <w:qFormat/>
  </w:style>
  <w:style w:type="character" w:customStyle="1" w:styleId="WW8Num20z5">
    <w:name w:val="WW8Num20z5"/>
    <w:qFormat/>
  </w:style>
  <w:style w:type="character" w:customStyle="1" w:styleId="WW8Num20z6">
    <w:name w:val="WW8Num20z6"/>
    <w:qFormat/>
  </w:style>
  <w:style w:type="character" w:customStyle="1" w:styleId="WW8Num20z7">
    <w:name w:val="WW8Num20z7"/>
    <w:qFormat/>
  </w:style>
  <w:style w:type="character" w:customStyle="1" w:styleId="WW8Num20z8">
    <w:name w:val="WW8Num20z8"/>
    <w:qFormat/>
  </w:style>
  <w:style w:type="character" w:customStyle="1" w:styleId="WW8Num21z0">
    <w:name w:val="WW8Num21z0"/>
    <w:qFormat/>
  </w:style>
  <w:style w:type="character" w:customStyle="1" w:styleId="WW8Num21z1">
    <w:name w:val="WW8Num21z1"/>
    <w:qFormat/>
  </w:style>
  <w:style w:type="character" w:customStyle="1" w:styleId="WW8Num21z2">
    <w:name w:val="WW8Num21z2"/>
    <w:qFormat/>
  </w:style>
  <w:style w:type="character" w:customStyle="1" w:styleId="WW8Num21z3">
    <w:name w:val="WW8Num21z3"/>
    <w:qFormat/>
  </w:style>
  <w:style w:type="character" w:customStyle="1" w:styleId="WW8Num21z4">
    <w:name w:val="WW8Num21z4"/>
    <w:qFormat/>
  </w:style>
  <w:style w:type="character" w:customStyle="1" w:styleId="WW8Num21z5">
    <w:name w:val="WW8Num21z5"/>
    <w:qFormat/>
  </w:style>
  <w:style w:type="character" w:customStyle="1" w:styleId="WW8Num21z6">
    <w:name w:val="WW8Num21z6"/>
    <w:qFormat/>
  </w:style>
  <w:style w:type="character" w:customStyle="1" w:styleId="WW8Num21z7">
    <w:name w:val="WW8Num21z7"/>
    <w:qFormat/>
  </w:style>
  <w:style w:type="character" w:customStyle="1" w:styleId="WW8Num21z8">
    <w:name w:val="WW8Num21z8"/>
    <w:qFormat/>
  </w:style>
  <w:style w:type="character" w:customStyle="1" w:styleId="WW8Num22z0">
    <w:name w:val="WW8Num22z0"/>
    <w:qFormat/>
  </w:style>
  <w:style w:type="character" w:customStyle="1" w:styleId="WW8Num23z0">
    <w:name w:val="WW8Num23z0"/>
    <w:qFormat/>
  </w:style>
  <w:style w:type="character" w:customStyle="1" w:styleId="WW-Carpredefinitoparagrafo">
    <w:name w:val="WW-Car. predefinito paragrafo"/>
    <w:qFormat/>
  </w:style>
  <w:style w:type="character" w:customStyle="1" w:styleId="Rimandocommento1">
    <w:name w:val="Rimando commento1"/>
    <w:qFormat/>
    <w:rPr>
      <w:sz w:val="16"/>
      <w:szCs w:val="16"/>
    </w:rPr>
  </w:style>
  <w:style w:type="character" w:customStyle="1" w:styleId="CommentTextChar">
    <w:name w:val="Comment Text Char"/>
    <w:qFormat/>
  </w:style>
  <w:style w:type="character" w:customStyle="1" w:styleId="BodyTextChar">
    <w:name w:val="Body Text Char"/>
    <w:qFormat/>
  </w:style>
  <w:style w:type="character" w:styleId="Numeroriga">
    <w:name w:val="line number"/>
    <w:qFormat/>
  </w:style>
  <w:style w:type="character" w:customStyle="1" w:styleId="TestofumettoCarattere">
    <w:name w:val="Testo fumetto Carattere"/>
    <w:basedOn w:val="Carpredefinitoparagrafo"/>
    <w:link w:val="Testofumetto"/>
    <w:uiPriority w:val="99"/>
    <w:semiHidden/>
    <w:qFormat/>
    <w:rsid w:val="00D33923"/>
    <w:rPr>
      <w:rFonts w:ascii="Lucida Grande" w:hAnsi="Lucida Grande"/>
      <w:sz w:val="18"/>
      <w:szCs w:val="18"/>
    </w:rPr>
  </w:style>
  <w:style w:type="character" w:customStyle="1" w:styleId="TestocommentoCarattere">
    <w:name w:val="Testo commento Carattere"/>
    <w:basedOn w:val="Carpredefinitoparagrafo"/>
    <w:link w:val="Testocommento"/>
    <w:uiPriority w:val="99"/>
    <w:semiHidden/>
    <w:qFormat/>
  </w:style>
  <w:style w:type="character" w:styleId="Rimandocommento">
    <w:name w:val="annotation reference"/>
    <w:basedOn w:val="Carpredefinitoparagrafo"/>
    <w:uiPriority w:val="99"/>
    <w:semiHidden/>
    <w:unhideWhenUsed/>
    <w:qFormat/>
    <w:rPr>
      <w:sz w:val="16"/>
      <w:szCs w:val="16"/>
    </w:rPr>
  </w:style>
  <w:style w:type="character" w:customStyle="1" w:styleId="SoggettocommentoCarattere">
    <w:name w:val="Soggetto commento Carattere"/>
    <w:basedOn w:val="TestocommentoCarattere"/>
    <w:link w:val="Soggettocommento"/>
    <w:uiPriority w:val="99"/>
    <w:semiHidden/>
    <w:qFormat/>
    <w:rsid w:val="00DD39DC"/>
    <w:rPr>
      <w:b/>
      <w:bCs/>
    </w:rPr>
  </w:style>
  <w:style w:type="character" w:customStyle="1" w:styleId="LineNumbering">
    <w:name w:val="Line Numbering"/>
  </w:style>
  <w:style w:type="paragraph" w:customStyle="1" w:styleId="Heading">
    <w:name w:val="Heading"/>
    <w:basedOn w:val="Normale"/>
    <w:next w:val="Corpotesto"/>
    <w:qFormat/>
    <w:pPr>
      <w:keepNext/>
      <w:spacing w:before="240" w:after="120"/>
    </w:pPr>
  </w:style>
  <w:style w:type="paragraph" w:styleId="Corpotesto">
    <w:name w:val="Body Text"/>
    <w:basedOn w:val="Normale"/>
    <w:pPr>
      <w:spacing w:after="120"/>
    </w:pPr>
  </w:style>
  <w:style w:type="paragraph" w:styleId="Elenco">
    <w:name w:val="List"/>
    <w:basedOn w:val="Corpotesto"/>
    <w:rPr>
      <w:rFonts w:cs="Droid Sans Devanagari"/>
    </w:rPr>
  </w:style>
  <w:style w:type="paragraph" w:styleId="Didascalia">
    <w:name w:val="caption"/>
    <w:basedOn w:val="Normale"/>
    <w:qFormat/>
    <w:pPr>
      <w:suppressLineNumbers/>
      <w:spacing w:before="120" w:after="120"/>
    </w:pPr>
  </w:style>
  <w:style w:type="paragraph" w:customStyle="1" w:styleId="Index">
    <w:name w:val="Index"/>
    <w:basedOn w:val="Normale"/>
    <w:qFormat/>
    <w:pPr>
      <w:suppressLineNumbers/>
    </w:pPr>
  </w:style>
  <w:style w:type="paragraph" w:customStyle="1" w:styleId="Didascalia1">
    <w:name w:val="Didascalia1"/>
    <w:basedOn w:val="Normale"/>
    <w:qFormat/>
    <w:pPr>
      <w:suppressLineNumbers/>
      <w:spacing w:before="120" w:after="120"/>
    </w:pPr>
  </w:style>
  <w:style w:type="paragraph" w:customStyle="1" w:styleId="lista">
    <w:name w:val="lista"/>
    <w:basedOn w:val="Normale"/>
    <w:qFormat/>
    <w:pPr>
      <w:widowControl w:val="0"/>
      <w:numPr>
        <w:numId w:val="3"/>
      </w:numPr>
      <w:jc w:val="both"/>
    </w:pPr>
    <w:rPr>
      <w:sz w:val="26"/>
    </w:rPr>
  </w:style>
  <w:style w:type="paragraph" w:customStyle="1" w:styleId="HeaderandFooter">
    <w:name w:val="Header and Footer"/>
    <w:basedOn w:val="Normale"/>
    <w:qFormat/>
    <w:pPr>
      <w:suppressLineNumbers/>
      <w:tabs>
        <w:tab w:val="center" w:pos="4819"/>
        <w:tab w:val="right" w:pos="9638"/>
      </w:tabs>
    </w:pPr>
  </w:style>
  <w:style w:type="paragraph" w:styleId="Intestazione">
    <w:name w:val="header"/>
    <w:basedOn w:val="Normale"/>
    <w:pPr>
      <w:tabs>
        <w:tab w:val="center" w:pos="4819"/>
        <w:tab w:val="right" w:pos="9638"/>
      </w:tabs>
    </w:pPr>
  </w:style>
  <w:style w:type="paragraph" w:styleId="Pidipagina">
    <w:name w:val="footer"/>
    <w:basedOn w:val="Normale"/>
    <w:pPr>
      <w:tabs>
        <w:tab w:val="center" w:pos="4819"/>
        <w:tab w:val="right" w:pos="9638"/>
      </w:tabs>
    </w:pPr>
  </w:style>
  <w:style w:type="paragraph" w:customStyle="1" w:styleId="Corpodeltesto21">
    <w:name w:val="Corpo del testo 21"/>
    <w:basedOn w:val="Normale"/>
    <w:qFormat/>
    <w:pPr>
      <w:jc w:val="center"/>
    </w:pPr>
  </w:style>
  <w:style w:type="paragraph" w:customStyle="1" w:styleId="Testofumetto1">
    <w:name w:val="Testo fumetto1"/>
    <w:basedOn w:val="Normale"/>
    <w:qFormat/>
  </w:style>
  <w:style w:type="paragraph" w:customStyle="1" w:styleId="Testocommento1">
    <w:name w:val="Testo commento1"/>
    <w:basedOn w:val="Normale"/>
    <w:qFormat/>
  </w:style>
  <w:style w:type="paragraph" w:customStyle="1" w:styleId="Soggettocommento1">
    <w:name w:val="Soggetto commento1"/>
    <w:basedOn w:val="Testocommento1"/>
    <w:next w:val="Testocommento1"/>
    <w:qFormat/>
    <w:rPr>
      <w:b/>
      <w:bCs/>
    </w:rPr>
  </w:style>
  <w:style w:type="paragraph" w:customStyle="1" w:styleId="MediumList2-Accent21">
    <w:name w:val="Medium List 2 - Accent 21"/>
    <w:qFormat/>
  </w:style>
  <w:style w:type="paragraph" w:customStyle="1" w:styleId="ColorfulShading-Accent11">
    <w:name w:val="Colorful Shading - Accent 11"/>
    <w:qFormat/>
  </w:style>
  <w:style w:type="paragraph" w:customStyle="1" w:styleId="Sfondoacolori-Colore11">
    <w:name w:val="Sfondo a colori - Colore 11"/>
    <w:qFormat/>
  </w:style>
  <w:style w:type="paragraph" w:customStyle="1" w:styleId="TableContents">
    <w:name w:val="Table Contents"/>
    <w:basedOn w:val="Normale"/>
    <w:qFormat/>
    <w:pPr>
      <w:widowControl w:val="0"/>
      <w:suppressLineNumbers/>
    </w:pPr>
  </w:style>
  <w:style w:type="paragraph" w:customStyle="1" w:styleId="TableHeading">
    <w:name w:val="Table Heading"/>
    <w:basedOn w:val="TableContents"/>
    <w:qFormat/>
    <w:pPr>
      <w:jc w:val="center"/>
    </w:pPr>
    <w:rPr>
      <w:b/>
      <w:bCs/>
    </w:rPr>
  </w:style>
  <w:style w:type="paragraph" w:styleId="Testofumetto">
    <w:name w:val="Balloon Text"/>
    <w:basedOn w:val="Normale"/>
    <w:link w:val="TestofumettoCarattere"/>
    <w:uiPriority w:val="99"/>
    <w:semiHidden/>
    <w:unhideWhenUsed/>
    <w:qFormat/>
    <w:rsid w:val="00D33923"/>
    <w:rPr>
      <w:rFonts w:ascii="Lucida Grande" w:hAnsi="Lucida Grande"/>
      <w:sz w:val="18"/>
      <w:szCs w:val="18"/>
    </w:rPr>
  </w:style>
  <w:style w:type="paragraph" w:styleId="Revisione">
    <w:name w:val="Revision"/>
    <w:uiPriority w:val="99"/>
    <w:semiHidden/>
    <w:qFormat/>
    <w:rsid w:val="00D33923"/>
  </w:style>
  <w:style w:type="paragraph" w:styleId="Testocommento">
    <w:name w:val="annotation text"/>
    <w:basedOn w:val="Normale"/>
    <w:link w:val="TestocommentoCarattere"/>
    <w:uiPriority w:val="99"/>
    <w:semiHidden/>
    <w:unhideWhenUsed/>
    <w:qFormat/>
  </w:style>
  <w:style w:type="paragraph" w:styleId="Soggettocommento">
    <w:name w:val="annotation subject"/>
    <w:basedOn w:val="Testocommento"/>
    <w:next w:val="Testocommento"/>
    <w:link w:val="SoggettocommentoCarattere"/>
    <w:uiPriority w:val="99"/>
    <w:semiHidden/>
    <w:unhideWhenUsed/>
    <w:qFormat/>
    <w:rsid w:val="00DD39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72466A100C89648BB041AB94D58C39B" ma:contentTypeVersion="0" ma:contentTypeDescription="Creare un nuovo documento." ma:contentTypeScope="" ma:versionID="ca2b0cfd6814a3c017fa9a43db0a7b9e">
  <xsd:schema xmlns:xsd="http://www.w3.org/2001/XMLSchema" xmlns:xs="http://www.w3.org/2001/XMLSchema" xmlns:p="http://schemas.microsoft.com/office/2006/metadata/properties" targetNamespace="http://schemas.microsoft.com/office/2006/metadata/properties" ma:root="true" ma:fieldsID="bb080ef245d5e8892c66eea03128ca9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E419E3-554B-42D0-A013-75FEFB8B0F49}"/>
</file>

<file path=customXml/itemProps2.xml><?xml version="1.0" encoding="utf-8"?>
<ds:datastoreItem xmlns:ds="http://schemas.openxmlformats.org/officeDocument/2006/customXml" ds:itemID="{54E238BA-5FF1-4366-B8DE-95120A8DD2D1}"/>
</file>

<file path=customXml/itemProps3.xml><?xml version="1.0" encoding="utf-8"?>
<ds:datastoreItem xmlns:ds="http://schemas.openxmlformats.org/officeDocument/2006/customXml" ds:itemID="{063BB74E-3332-49F5-AF73-B4E83C02320D}"/>
</file>

<file path=docProps/app.xml><?xml version="1.0" encoding="utf-8"?>
<Properties xmlns="http://schemas.openxmlformats.org/officeDocument/2006/extended-properties" xmlns:vt="http://schemas.openxmlformats.org/officeDocument/2006/docPropsVTypes">
  <Template>Normal</Template>
  <TotalTime>235</TotalTime>
  <Pages>16</Pages>
  <Words>4044</Words>
  <Characters>23052</Characters>
  <Application>Microsoft Office Word</Application>
  <DocSecurity>0</DocSecurity>
  <Lines>192</Lines>
  <Paragraphs>54</Paragraphs>
  <ScaleCrop>false</ScaleCrop>
  <HeadingPairs>
    <vt:vector size="2" baseType="variant">
      <vt:variant>
        <vt:lpstr>Titolo</vt:lpstr>
      </vt:variant>
      <vt:variant>
        <vt:i4>1</vt:i4>
      </vt:variant>
    </vt:vector>
  </HeadingPairs>
  <TitlesOfParts>
    <vt:vector size="1" baseType="lpstr">
      <vt:lpstr>Rev</vt:lpstr>
    </vt:vector>
  </TitlesOfParts>
  <Company/>
  <LinksUpToDate>false</LinksUpToDate>
  <CharactersWithSpaces>27042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dc:title>
  <dc:subject/>
  <dc:creator>Alessandra Giandomenico</dc:creator>
  <dc:description/>
  <cp:lastModifiedBy>Lisa Ciuffarin</cp:lastModifiedBy>
  <cp:revision>8</cp:revision>
  <cp:lastPrinted>2019-01-24T09:19:00Z</cp:lastPrinted>
  <dcterms:created xsi:type="dcterms:W3CDTF">2022-06-27T10:35:00Z</dcterms:created>
  <dcterms:modified xsi:type="dcterms:W3CDTF">2022-06-28T08:59:00Z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0x010100972466A100C89648BB041AB94D58C39B</vt:lpwstr>
  </property>
  <property fmtid="{D5CDD505-2E9C-101B-9397-08002B2CF9AE}" pid="3" name="Order">
    <vt:r8>3120800</vt:r8>
  </property>
  <property fmtid="{D5CDD505-2E9C-101B-9397-08002B2CF9AE}" pid="4" name="_ExtendedDescription">
    <vt:lpwstr/>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