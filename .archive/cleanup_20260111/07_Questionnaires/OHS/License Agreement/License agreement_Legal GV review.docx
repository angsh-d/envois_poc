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81CD2" w14:textId="77777777" w:rsidR="008D765B" w:rsidRPr="009D0516" w:rsidRDefault="008D765B">
      <w:pPr>
        <w:rPr>
          <w:rFonts w:asciiTheme="minorHAnsi" w:hAnsiTheme="minorHAnsi"/>
          <w:b/>
        </w:rPr>
      </w:pPr>
      <w:r w:rsidRPr="009D0516">
        <w:rPr>
          <w:rFonts w:asciiTheme="minorHAnsi" w:hAnsiTheme="minorHAnsi"/>
          <w:b/>
        </w:rPr>
        <w:t>PARTIES:</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092"/>
      </w:tblGrid>
      <w:tr w:rsidR="008D765B" w:rsidRPr="009D0516" w14:paraId="32625606" w14:textId="77777777">
        <w:tc>
          <w:tcPr>
            <w:tcW w:w="2376" w:type="dxa"/>
          </w:tcPr>
          <w:p w14:paraId="03366255" w14:textId="77777777" w:rsidR="008D765B" w:rsidRPr="009D0516" w:rsidRDefault="008D765B">
            <w:pPr>
              <w:numPr>
                <w:ilvl w:val="0"/>
                <w:numId w:val="1"/>
              </w:numPr>
              <w:rPr>
                <w:rFonts w:asciiTheme="minorHAnsi" w:hAnsiTheme="minorHAnsi"/>
              </w:rPr>
            </w:pPr>
            <w:r w:rsidRPr="009D0516">
              <w:rPr>
                <w:rFonts w:asciiTheme="minorHAnsi" w:hAnsiTheme="minorHAnsi"/>
              </w:rPr>
              <w:t>Licensor:</w:t>
            </w:r>
          </w:p>
        </w:tc>
        <w:tc>
          <w:tcPr>
            <w:tcW w:w="7092" w:type="dxa"/>
          </w:tcPr>
          <w:p w14:paraId="586719A4" w14:textId="36321933" w:rsidR="00394659" w:rsidRPr="00394659" w:rsidRDefault="00B368EF" w:rsidP="00394659">
            <w:pPr>
              <w:autoSpaceDE w:val="0"/>
              <w:autoSpaceDN w:val="0"/>
              <w:rPr>
                <w:rFonts w:ascii="Verdana" w:hAnsi="Verdana"/>
                <w:noProof/>
                <w:color w:val="000000" w:themeColor="text1"/>
                <w:sz w:val="18"/>
                <w:szCs w:val="18"/>
                <w:lang w:eastAsia="en-GB"/>
              </w:rPr>
            </w:pPr>
            <w:r>
              <w:rPr>
                <w:rFonts w:asciiTheme="minorHAnsi" w:hAnsiTheme="minorHAnsi"/>
              </w:rPr>
              <w:t>Oxford University</w:t>
            </w:r>
            <w:r w:rsidRPr="009D0516">
              <w:rPr>
                <w:rFonts w:asciiTheme="minorHAnsi" w:hAnsiTheme="minorHAnsi"/>
              </w:rPr>
              <w:t xml:space="preserve"> </w:t>
            </w:r>
            <w:r w:rsidR="008D765B" w:rsidRPr="009D0516">
              <w:rPr>
                <w:rFonts w:asciiTheme="minorHAnsi" w:hAnsiTheme="minorHAnsi"/>
              </w:rPr>
              <w:t xml:space="preserve">Innovation Limited with a principal place of business situated at </w:t>
            </w:r>
            <w:r w:rsidR="00394659" w:rsidRPr="00394659">
              <w:rPr>
                <w:rFonts w:ascii="Verdana" w:hAnsi="Verdana"/>
                <w:noProof/>
                <w:color w:val="000000" w:themeColor="text1"/>
                <w:sz w:val="18"/>
                <w:szCs w:val="18"/>
                <w:lang w:eastAsia="en-GB"/>
              </w:rPr>
              <w:t>Buxton Court, 3 West Way, Oxford OX2 0SZ</w:t>
            </w:r>
          </w:p>
          <w:p w14:paraId="064F7C5B" w14:textId="0772E533" w:rsidR="008D765B" w:rsidRPr="009D0516" w:rsidRDefault="008D765B" w:rsidP="00172A16">
            <w:pPr>
              <w:rPr>
                <w:rFonts w:asciiTheme="minorHAnsi" w:hAnsiTheme="minorHAnsi"/>
              </w:rPr>
            </w:pPr>
          </w:p>
        </w:tc>
      </w:tr>
      <w:tr w:rsidR="008D765B" w:rsidRPr="00ED2F32" w14:paraId="72FF6C62" w14:textId="77777777">
        <w:tc>
          <w:tcPr>
            <w:tcW w:w="2376" w:type="dxa"/>
          </w:tcPr>
          <w:p w14:paraId="018AE90B" w14:textId="77777777" w:rsidR="008D765B" w:rsidRPr="009D0516" w:rsidRDefault="008D765B">
            <w:pPr>
              <w:numPr>
                <w:ilvl w:val="0"/>
                <w:numId w:val="1"/>
              </w:numPr>
              <w:rPr>
                <w:rFonts w:asciiTheme="minorHAnsi" w:hAnsiTheme="minorHAnsi"/>
              </w:rPr>
            </w:pPr>
            <w:r w:rsidRPr="009D0516">
              <w:rPr>
                <w:rFonts w:asciiTheme="minorHAnsi" w:hAnsiTheme="minorHAnsi"/>
              </w:rPr>
              <w:t>Licensee:</w:t>
            </w:r>
          </w:p>
        </w:tc>
        <w:tc>
          <w:tcPr>
            <w:tcW w:w="7092" w:type="dxa"/>
          </w:tcPr>
          <w:p w14:paraId="491AFBB3" w14:textId="0921D4BF" w:rsidR="00097B9A" w:rsidRPr="00ED2F32" w:rsidRDefault="00ED2F32" w:rsidP="00DF1209">
            <w:pPr>
              <w:autoSpaceDE w:val="0"/>
              <w:autoSpaceDN w:val="0"/>
              <w:adjustRightInd w:val="0"/>
              <w:jc w:val="both"/>
              <w:rPr>
                <w:color w:val="000000"/>
                <w:szCs w:val="16"/>
                <w:lang w:val="it-IT"/>
              </w:rPr>
            </w:pPr>
            <w:r w:rsidRPr="00ED2F32">
              <w:rPr>
                <w:color w:val="000000"/>
                <w:szCs w:val="16"/>
                <w:lang w:val="it-IT"/>
              </w:rPr>
              <w:t xml:space="preserve">LimaCorporate SpA with a principal place of business at Via Nazionale 52, </w:t>
            </w:r>
            <w:r>
              <w:rPr>
                <w:color w:val="000000"/>
                <w:szCs w:val="16"/>
                <w:lang w:val="it-IT"/>
              </w:rPr>
              <w:t xml:space="preserve">33038 </w:t>
            </w:r>
            <w:r w:rsidRPr="00ED2F32">
              <w:rPr>
                <w:color w:val="000000"/>
                <w:szCs w:val="16"/>
                <w:lang w:val="it-IT"/>
              </w:rPr>
              <w:t>Villanova di San Daniele del Friuli, Udi</w:t>
            </w:r>
            <w:r>
              <w:rPr>
                <w:color w:val="000000"/>
                <w:szCs w:val="16"/>
                <w:lang w:val="it-IT"/>
              </w:rPr>
              <w:t>ne, Italy</w:t>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p>
          <w:p w14:paraId="2B36DE6B" w14:textId="77777777" w:rsidR="007E6B7C" w:rsidRPr="00ED2F32" w:rsidRDefault="007E6B7C" w:rsidP="00097B9A">
            <w:pPr>
              <w:rPr>
                <w:rFonts w:asciiTheme="minorHAnsi" w:hAnsiTheme="minorHAnsi"/>
                <w:lang w:val="it-IT"/>
              </w:rPr>
            </w:pPr>
          </w:p>
        </w:tc>
      </w:tr>
    </w:tbl>
    <w:p w14:paraId="4BEDF0AC" w14:textId="77777777" w:rsidR="008D765B" w:rsidRPr="00ED2F32" w:rsidRDefault="008D765B">
      <w:pPr>
        <w:rPr>
          <w:rFonts w:asciiTheme="minorHAnsi" w:hAnsiTheme="minorHAnsi"/>
          <w:lang w:val="it-IT"/>
        </w:rPr>
      </w:pPr>
    </w:p>
    <w:p w14:paraId="0236E71B" w14:textId="77777777" w:rsidR="00DF1209" w:rsidRPr="00DF1209" w:rsidRDefault="00DF1209" w:rsidP="00DF1209">
      <w:pPr>
        <w:spacing w:after="120"/>
        <w:rPr>
          <w:rFonts w:asciiTheme="minorHAnsi" w:hAnsiTheme="minorHAnsi"/>
          <w:lang w:val="en-GB"/>
        </w:rPr>
      </w:pPr>
      <w:r w:rsidRPr="00DF1209">
        <w:rPr>
          <w:rFonts w:asciiTheme="minorHAnsi" w:hAnsiTheme="minorHAnsi"/>
          <w:lang w:val="en-GB"/>
        </w:rPr>
        <w:t xml:space="preserve">This agreement (the “Licence Agreement”) comprises the Commercial Terms below and the General Terms and Conditions of Licence (“the General Terms”) </w:t>
      </w:r>
      <w:r w:rsidRPr="00DF1209">
        <w:rPr>
          <w:rFonts w:asciiTheme="minorHAnsi" w:hAnsiTheme="minorHAnsi"/>
        </w:rPr>
        <w:t>and expressions used in the Licence Agreement have the meaning set out in the Commercial Terms</w:t>
      </w:r>
      <w:r w:rsidRPr="00DF1209">
        <w:rPr>
          <w:rFonts w:asciiTheme="minorHAnsi" w:hAnsiTheme="minorHAnsi"/>
          <w:lang w:val="en-GB"/>
        </w:rPr>
        <w:t>.</w:t>
      </w:r>
    </w:p>
    <w:p w14:paraId="0F4CAA83" w14:textId="77777777" w:rsidR="008D765B" w:rsidRPr="009D0516" w:rsidRDefault="008D765B" w:rsidP="00DF1209">
      <w:pPr>
        <w:spacing w:after="120"/>
        <w:rPr>
          <w:rFonts w:asciiTheme="minorHAnsi" w:hAnsiTheme="minorHAnsi"/>
          <w:b/>
        </w:rPr>
      </w:pPr>
      <w:r w:rsidRPr="009D0516">
        <w:rPr>
          <w:rFonts w:asciiTheme="minorHAnsi" w:hAnsiTheme="minorHAnsi"/>
          <w:b/>
        </w:rPr>
        <w:t>Commercial Terms: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6663"/>
      </w:tblGrid>
      <w:tr w:rsidR="001446A7" w:rsidRPr="009D0516" w14:paraId="0E6235D7" w14:textId="77777777" w:rsidTr="005B353D">
        <w:tc>
          <w:tcPr>
            <w:tcW w:w="2943" w:type="dxa"/>
          </w:tcPr>
          <w:p w14:paraId="0B3623CF" w14:textId="77777777" w:rsidR="001446A7" w:rsidRPr="009D0516" w:rsidRDefault="0058419C" w:rsidP="00A521C3">
            <w:pPr>
              <w:spacing w:after="120"/>
              <w:rPr>
                <w:rFonts w:asciiTheme="minorHAnsi" w:hAnsiTheme="minorHAnsi"/>
              </w:rPr>
            </w:pPr>
            <w:r>
              <w:rPr>
                <w:rFonts w:asciiTheme="minorHAnsi" w:hAnsiTheme="minorHAnsi"/>
              </w:rPr>
              <w:t>Commencement Date</w:t>
            </w:r>
          </w:p>
        </w:tc>
        <w:tc>
          <w:tcPr>
            <w:tcW w:w="6663" w:type="dxa"/>
          </w:tcPr>
          <w:p w14:paraId="5B37FFEE" w14:textId="067FBCE6" w:rsidR="004414B8" w:rsidRPr="009D0516" w:rsidRDefault="00ED2F32" w:rsidP="000D055D">
            <w:pPr>
              <w:spacing w:after="120"/>
              <w:rPr>
                <w:rFonts w:asciiTheme="minorHAnsi" w:hAnsiTheme="minorHAnsi"/>
              </w:rPr>
            </w:pPr>
            <w:r>
              <w:rPr>
                <w:rFonts w:asciiTheme="minorHAnsi" w:hAnsiTheme="minorHAnsi"/>
              </w:rPr>
              <w:t>1/</w:t>
            </w:r>
            <w:r w:rsidR="00580479">
              <w:rPr>
                <w:rFonts w:asciiTheme="minorHAnsi" w:hAnsiTheme="minorHAnsi"/>
              </w:rPr>
              <w:t>9</w:t>
            </w:r>
            <w:r>
              <w:rPr>
                <w:rFonts w:asciiTheme="minorHAnsi" w:hAnsiTheme="minorHAnsi"/>
              </w:rPr>
              <w:t>/202</w:t>
            </w:r>
            <w:r w:rsidR="00580479">
              <w:rPr>
                <w:rFonts w:asciiTheme="minorHAnsi" w:hAnsiTheme="minorHAnsi"/>
              </w:rPr>
              <w:t>1</w:t>
            </w:r>
          </w:p>
        </w:tc>
      </w:tr>
      <w:tr w:rsidR="001446A7" w:rsidRPr="009D0516" w14:paraId="2A49954C" w14:textId="77777777" w:rsidTr="005B353D">
        <w:tc>
          <w:tcPr>
            <w:tcW w:w="2943" w:type="dxa"/>
          </w:tcPr>
          <w:p w14:paraId="68B82D8E" w14:textId="77777777" w:rsidR="001446A7" w:rsidRPr="009D0516" w:rsidRDefault="001446A7" w:rsidP="00A521C3">
            <w:pPr>
              <w:spacing w:after="120"/>
              <w:rPr>
                <w:rFonts w:asciiTheme="minorHAnsi" w:hAnsiTheme="minorHAnsi"/>
              </w:rPr>
            </w:pPr>
            <w:r w:rsidRPr="009D0516">
              <w:rPr>
                <w:rFonts w:asciiTheme="minorHAnsi" w:hAnsiTheme="minorHAnsi"/>
              </w:rPr>
              <w:t>Questionnaire</w:t>
            </w:r>
            <w:r w:rsidR="00F519DF" w:rsidRPr="009D0516">
              <w:rPr>
                <w:rFonts w:asciiTheme="minorHAnsi" w:hAnsiTheme="minorHAnsi"/>
              </w:rPr>
              <w:t>s</w:t>
            </w:r>
          </w:p>
        </w:tc>
        <w:tc>
          <w:tcPr>
            <w:tcW w:w="6663" w:type="dxa"/>
          </w:tcPr>
          <w:p w14:paraId="7CB8801E" w14:textId="784AABBE" w:rsidR="00A24309" w:rsidRDefault="001446A7" w:rsidP="00A521C3">
            <w:pPr>
              <w:spacing w:after="120"/>
              <w:rPr>
                <w:rFonts w:asciiTheme="minorHAnsi" w:hAnsiTheme="minorHAnsi"/>
              </w:rPr>
            </w:pPr>
            <w:r w:rsidRPr="009D0516">
              <w:rPr>
                <w:rFonts w:asciiTheme="minorHAnsi" w:hAnsiTheme="minorHAnsi"/>
              </w:rPr>
              <w:t>The health outcomes questionnaire</w:t>
            </w:r>
            <w:r w:rsidR="00A24309" w:rsidRPr="009D0516">
              <w:rPr>
                <w:rFonts w:asciiTheme="minorHAnsi" w:hAnsiTheme="minorHAnsi"/>
              </w:rPr>
              <w:t>s</w:t>
            </w:r>
            <w:r w:rsidRPr="009D0516">
              <w:rPr>
                <w:rFonts w:asciiTheme="minorHAnsi" w:hAnsiTheme="minorHAnsi"/>
              </w:rPr>
              <w:t xml:space="preserve"> titled:</w:t>
            </w:r>
            <w:r w:rsidR="004414B8" w:rsidRPr="009D0516">
              <w:rPr>
                <w:rFonts w:asciiTheme="minorHAnsi" w:hAnsiTheme="minorHAnsi"/>
              </w:rPr>
              <w:t xml:space="preserve"> </w:t>
            </w:r>
          </w:p>
          <w:p w14:paraId="4D17EF71" w14:textId="54A3C78F" w:rsidR="003F6883" w:rsidRPr="009D0516" w:rsidRDefault="00ED2F32" w:rsidP="00ED2F32">
            <w:pPr>
              <w:spacing w:after="120"/>
              <w:rPr>
                <w:rFonts w:asciiTheme="minorHAnsi" w:hAnsiTheme="minorHAnsi"/>
              </w:rPr>
            </w:pPr>
            <w:r>
              <w:rPr>
                <w:rFonts w:asciiTheme="minorHAnsi" w:hAnsiTheme="minorHAnsi"/>
              </w:rPr>
              <w:t xml:space="preserve">Oxford </w:t>
            </w:r>
            <w:r w:rsidR="00E3615F">
              <w:rPr>
                <w:rFonts w:asciiTheme="minorHAnsi" w:hAnsiTheme="minorHAnsi"/>
              </w:rPr>
              <w:t>Hip</w:t>
            </w:r>
            <w:r>
              <w:rPr>
                <w:rFonts w:asciiTheme="minorHAnsi" w:hAnsiTheme="minorHAnsi"/>
              </w:rPr>
              <w:t xml:space="preserve"> Score</w:t>
            </w:r>
          </w:p>
        </w:tc>
      </w:tr>
      <w:tr w:rsidR="005A2390" w:rsidRPr="009D0516" w14:paraId="3617D536"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63F156E1" w14:textId="77777777" w:rsidR="005A2390" w:rsidRPr="009D0516" w:rsidRDefault="005A2390" w:rsidP="00A521C3">
            <w:pPr>
              <w:spacing w:after="120"/>
              <w:rPr>
                <w:rFonts w:asciiTheme="minorHAnsi" w:hAnsiTheme="minorHAnsi"/>
              </w:rPr>
            </w:pPr>
            <w:r w:rsidRPr="0058419C">
              <w:rPr>
                <w:rFonts w:asciiTheme="minorHAnsi" w:hAnsiTheme="minorHAnsi"/>
              </w:rPr>
              <w:t>Authors</w:t>
            </w:r>
          </w:p>
        </w:tc>
        <w:tc>
          <w:tcPr>
            <w:tcW w:w="6663" w:type="dxa"/>
            <w:tcBorders>
              <w:top w:val="single" w:sz="4" w:space="0" w:color="000000"/>
              <w:left w:val="single" w:sz="4" w:space="0" w:color="000000"/>
              <w:bottom w:val="single" w:sz="4" w:space="0" w:color="000000"/>
              <w:right w:val="single" w:sz="4" w:space="0" w:color="000000"/>
            </w:tcBorders>
          </w:tcPr>
          <w:p w14:paraId="3C9EE083" w14:textId="1AC8D253" w:rsidR="005A2390" w:rsidRPr="00A01E22" w:rsidRDefault="00C06D15" w:rsidP="005B353D">
            <w:pPr>
              <w:spacing w:after="120"/>
              <w:rPr>
                <w:rFonts w:asciiTheme="minorHAnsi" w:hAnsiTheme="minorHAnsi"/>
              </w:rPr>
            </w:pPr>
            <w:r>
              <w:rPr>
                <w:rFonts w:asciiTheme="minorHAnsi" w:hAnsiTheme="minorHAnsi"/>
              </w:rPr>
              <w:t>As detailed in the footer of the Questionnaire</w:t>
            </w:r>
            <w:r w:rsidR="00FC3365">
              <w:rPr>
                <w:rFonts w:asciiTheme="minorHAnsi" w:hAnsiTheme="minorHAnsi"/>
              </w:rPr>
              <w:t xml:space="preserve"> – or list Authors</w:t>
            </w:r>
          </w:p>
        </w:tc>
      </w:tr>
      <w:tr w:rsidR="00036306" w:rsidRPr="005F16F9" w14:paraId="79FE73EA"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B5B475E" w14:textId="77777777" w:rsidR="00036306" w:rsidRPr="00036306" w:rsidRDefault="00036306" w:rsidP="00A521C3">
            <w:pPr>
              <w:spacing w:after="120"/>
              <w:rPr>
                <w:rFonts w:asciiTheme="minorHAnsi" w:hAnsiTheme="minorHAnsi"/>
              </w:rPr>
            </w:pPr>
            <w:r w:rsidRPr="00036306">
              <w:rPr>
                <w:rFonts w:asciiTheme="minorHAnsi" w:hAnsiTheme="minorHAnsi"/>
              </w:rPr>
              <w:t xml:space="preserve">Clinical Study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07CDB752" w14:textId="4459E4CC" w:rsidR="00036306" w:rsidRPr="00036306" w:rsidRDefault="00ED2F32" w:rsidP="005B353D">
            <w:pPr>
              <w:spacing w:after="120"/>
              <w:rPr>
                <w:rFonts w:asciiTheme="minorHAnsi" w:hAnsiTheme="minorHAnsi"/>
              </w:rPr>
            </w:pPr>
            <w:r>
              <w:rPr>
                <w:rFonts w:asciiTheme="minorHAnsi" w:hAnsiTheme="minorHAnsi"/>
              </w:rPr>
              <w:t>H-34</w:t>
            </w:r>
          </w:p>
        </w:tc>
      </w:tr>
      <w:tr w:rsidR="004414B8" w:rsidRPr="009D0516" w14:paraId="16DC892C" w14:textId="77777777" w:rsidTr="005B353D">
        <w:tc>
          <w:tcPr>
            <w:tcW w:w="2943" w:type="dxa"/>
          </w:tcPr>
          <w:p w14:paraId="31B1E1E1" w14:textId="77777777" w:rsidR="004414B8" w:rsidRPr="009D0516" w:rsidRDefault="002D387E" w:rsidP="00A521C3">
            <w:pPr>
              <w:spacing w:after="120"/>
              <w:rPr>
                <w:rFonts w:asciiTheme="minorHAnsi" w:hAnsiTheme="minorHAnsi"/>
              </w:rPr>
            </w:pPr>
            <w:r w:rsidRPr="009D0516">
              <w:rPr>
                <w:rFonts w:asciiTheme="minorHAnsi" w:hAnsiTheme="minorHAnsi"/>
              </w:rPr>
              <w:t>Intended Use</w:t>
            </w:r>
          </w:p>
        </w:tc>
        <w:tc>
          <w:tcPr>
            <w:tcW w:w="6663" w:type="dxa"/>
          </w:tcPr>
          <w:p w14:paraId="3C13A0DE" w14:textId="73AB751D" w:rsidR="00ED2F32" w:rsidRDefault="00ED2F32" w:rsidP="00ED2F32">
            <w:pPr>
              <w:rPr>
                <w:lang w:val="en-GB" w:eastAsia="ja-JP"/>
              </w:rPr>
            </w:pPr>
            <w:r>
              <w:t xml:space="preserve">For a prospective, monocentric (1 site in PL), post-market, open-label, longitudinal cohort study. </w:t>
            </w:r>
          </w:p>
          <w:p w14:paraId="1033309C" w14:textId="13B8DDA3" w:rsidR="00397CBD" w:rsidRPr="00ED2F32" w:rsidRDefault="00ED2F32" w:rsidP="00ED2F32">
            <w:r>
              <w:t>The aim of the study is to evaluate clinical, radiographic and PROMs of THA with Delta Revision Acetabular Cups from preoperative to 5-year follow-up.</w:t>
            </w:r>
          </w:p>
        </w:tc>
      </w:tr>
      <w:tr w:rsidR="00933A37" w:rsidRPr="009D0516" w14:paraId="20047DEE" w14:textId="77777777" w:rsidTr="005B353D">
        <w:tc>
          <w:tcPr>
            <w:tcW w:w="2943" w:type="dxa"/>
          </w:tcPr>
          <w:p w14:paraId="25870ED0" w14:textId="77777777" w:rsidR="00933A37" w:rsidRPr="009D0516" w:rsidRDefault="00933A37" w:rsidP="00A521C3">
            <w:pPr>
              <w:spacing w:after="120"/>
              <w:rPr>
                <w:rFonts w:asciiTheme="minorHAnsi" w:hAnsiTheme="minorHAnsi"/>
              </w:rPr>
            </w:pPr>
            <w:r>
              <w:rPr>
                <w:rFonts w:asciiTheme="minorHAnsi" w:hAnsiTheme="minorHAnsi"/>
              </w:rPr>
              <w:t xml:space="preserve">Required Quantity </w:t>
            </w:r>
          </w:p>
        </w:tc>
        <w:tc>
          <w:tcPr>
            <w:tcW w:w="6663" w:type="dxa"/>
          </w:tcPr>
          <w:p w14:paraId="49501362" w14:textId="4375C69D" w:rsidR="00933A37" w:rsidRPr="00EA7577" w:rsidRDefault="00ED2F32" w:rsidP="00A521C3">
            <w:pPr>
              <w:spacing w:before="100" w:beforeAutospacing="1" w:after="120"/>
              <w:rPr>
                <w:rStyle w:val="Collegamentoipertestuale"/>
                <w:rFonts w:asciiTheme="minorHAnsi" w:hAnsiTheme="minorHAnsi"/>
                <w:color w:val="auto"/>
                <w:u w:val="none"/>
              </w:rPr>
            </w:pPr>
            <w:r>
              <w:rPr>
                <w:rStyle w:val="Collegamentoipertestuale"/>
                <w:rFonts w:asciiTheme="minorHAnsi" w:hAnsiTheme="minorHAnsi"/>
                <w:color w:val="auto"/>
                <w:u w:val="none"/>
              </w:rPr>
              <w:t>4</w:t>
            </w:r>
            <w:r w:rsidRPr="00ED2F32">
              <w:rPr>
                <w:rStyle w:val="Collegamentoipertestuale"/>
                <w:rFonts w:asciiTheme="minorHAnsi" w:hAnsiTheme="minorHAnsi"/>
                <w:color w:val="auto"/>
                <w:u w:val="none"/>
              </w:rPr>
              <w:t>9 patients times 9 assessments</w:t>
            </w:r>
            <w:r>
              <w:rPr>
                <w:rStyle w:val="Collegamentoipertestuale"/>
                <w:rFonts w:asciiTheme="minorHAnsi" w:hAnsiTheme="minorHAnsi"/>
                <w:color w:val="auto"/>
                <w:u w:val="none"/>
              </w:rPr>
              <w:t xml:space="preserve"> </w:t>
            </w:r>
            <w:r w:rsidRPr="00ED2F32">
              <w:rPr>
                <w:rStyle w:val="Collegamentoipertestuale"/>
                <w:rFonts w:asciiTheme="minorHAnsi" w:hAnsiTheme="minorHAnsi"/>
                <w:color w:val="auto"/>
                <w:u w:val="none"/>
              </w:rPr>
              <w:t>= 441 uses</w:t>
            </w:r>
          </w:p>
        </w:tc>
      </w:tr>
      <w:tr w:rsidR="005A2390" w:rsidRPr="005F16F9" w14:paraId="14E90060"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675FD971" w14:textId="77777777" w:rsidR="005A2390" w:rsidRPr="002265E9" w:rsidRDefault="005A2390" w:rsidP="00A521C3">
            <w:pPr>
              <w:spacing w:after="120"/>
              <w:rPr>
                <w:rFonts w:asciiTheme="minorHAnsi" w:hAnsiTheme="minorHAnsi"/>
              </w:rPr>
            </w:pPr>
            <w:r w:rsidRPr="002265E9">
              <w:rPr>
                <w:rFonts w:asciiTheme="minorHAnsi" w:hAnsiTheme="minorHAnsi"/>
              </w:rPr>
              <w:t>Required Translations</w:t>
            </w:r>
          </w:p>
          <w:p w14:paraId="6325B6EA" w14:textId="77777777" w:rsidR="005A2390" w:rsidRPr="002265E9"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38E71A4E" w14:textId="2A2B8F58" w:rsidR="005A2390" w:rsidRPr="00EA7577" w:rsidRDefault="005A2390" w:rsidP="00A521C3">
            <w:pPr>
              <w:spacing w:before="100" w:beforeAutospacing="1" w:after="120"/>
              <w:rPr>
                <w:rFonts w:asciiTheme="minorHAnsi" w:hAnsiTheme="minorHAnsi"/>
              </w:rPr>
            </w:pPr>
          </w:p>
        </w:tc>
      </w:tr>
      <w:tr w:rsidR="005B353D" w:rsidRPr="005F16F9" w14:paraId="7185DBD5"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9C014C7" w14:textId="77777777" w:rsidR="005B353D" w:rsidRPr="00ED2F32" w:rsidRDefault="005B353D" w:rsidP="00A521C3">
            <w:pPr>
              <w:spacing w:after="120"/>
              <w:rPr>
                <w:rFonts w:asciiTheme="minorHAnsi" w:hAnsiTheme="minorHAnsi"/>
                <w:highlight w:val="yellow"/>
              </w:rPr>
            </w:pPr>
            <w:r w:rsidRPr="00ED2F32">
              <w:rPr>
                <w:rFonts w:asciiTheme="minorHAnsi" w:hAnsiTheme="minorHAnsi"/>
                <w:highlight w:val="yellow"/>
              </w:rPr>
              <w:t xml:space="preserve">Commissioned Translation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68E9EF15" w14:textId="6E64A68B" w:rsidR="005B353D" w:rsidRPr="00ED2F32" w:rsidRDefault="00E3615F" w:rsidP="00A521C3">
            <w:pPr>
              <w:spacing w:before="100" w:beforeAutospacing="1" w:after="120"/>
              <w:rPr>
                <w:rFonts w:asciiTheme="minorHAnsi" w:hAnsiTheme="minorHAnsi"/>
                <w:highlight w:val="yellow"/>
              </w:rPr>
            </w:pPr>
            <w:r>
              <w:rPr>
                <w:rFonts w:asciiTheme="minorHAnsi" w:hAnsiTheme="minorHAnsi"/>
                <w:highlight w:val="yellow"/>
              </w:rPr>
              <w:t>Polish for Poland, subject to separate agreement and fees</w:t>
            </w:r>
          </w:p>
        </w:tc>
      </w:tr>
      <w:tr w:rsidR="004414B8" w:rsidRPr="009D0516" w14:paraId="1C12FDD6" w14:textId="77777777" w:rsidTr="00E3615F">
        <w:tc>
          <w:tcPr>
            <w:tcW w:w="2943" w:type="dxa"/>
            <w:shd w:val="clear" w:color="auto" w:fill="auto"/>
          </w:tcPr>
          <w:p w14:paraId="374F671A" w14:textId="77777777" w:rsidR="004414B8" w:rsidRPr="00E3615F" w:rsidRDefault="001056AF" w:rsidP="00A521C3">
            <w:pPr>
              <w:spacing w:after="120"/>
              <w:rPr>
                <w:rFonts w:asciiTheme="minorHAnsi" w:hAnsiTheme="minorHAnsi"/>
              </w:rPr>
            </w:pPr>
            <w:r w:rsidRPr="00E3615F">
              <w:rPr>
                <w:rFonts w:asciiTheme="minorHAnsi" w:hAnsiTheme="minorHAnsi"/>
              </w:rPr>
              <w:t>Term</w:t>
            </w:r>
          </w:p>
        </w:tc>
        <w:tc>
          <w:tcPr>
            <w:tcW w:w="6663" w:type="dxa"/>
            <w:shd w:val="clear" w:color="auto" w:fill="auto"/>
          </w:tcPr>
          <w:p w14:paraId="4F662129" w14:textId="09B42ACD" w:rsidR="003F6883" w:rsidRPr="00E3615F" w:rsidRDefault="00580479" w:rsidP="003450AD">
            <w:pPr>
              <w:spacing w:after="120"/>
              <w:rPr>
                <w:rFonts w:asciiTheme="minorHAnsi" w:hAnsiTheme="minorHAnsi"/>
              </w:rPr>
            </w:pPr>
            <w:r w:rsidRPr="00E3615F">
              <w:rPr>
                <w:rFonts w:asciiTheme="minorHAnsi" w:hAnsiTheme="minorHAnsi"/>
              </w:rPr>
              <w:t>Five years</w:t>
            </w:r>
          </w:p>
        </w:tc>
      </w:tr>
      <w:tr w:rsidR="005A2390" w:rsidRPr="009D0516" w14:paraId="5E340583"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1FA0A95A" w14:textId="77777777" w:rsidR="005A2390" w:rsidRPr="009D0516" w:rsidRDefault="005A2390" w:rsidP="00A521C3">
            <w:pPr>
              <w:spacing w:after="120"/>
              <w:rPr>
                <w:rFonts w:asciiTheme="minorHAnsi" w:hAnsiTheme="minorHAnsi"/>
              </w:rPr>
            </w:pPr>
            <w:r>
              <w:rPr>
                <w:rFonts w:asciiTheme="minorHAnsi" w:hAnsiTheme="minorHAnsi"/>
              </w:rPr>
              <w:t>Territory</w:t>
            </w:r>
          </w:p>
          <w:p w14:paraId="718D946B" w14:textId="77777777" w:rsidR="005A2390" w:rsidRPr="009D0516"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tcPr>
          <w:p w14:paraId="5F83CBF3" w14:textId="7A450CD9" w:rsidR="005A2390" w:rsidRPr="00EA7577" w:rsidRDefault="00ED2F32" w:rsidP="00A521C3">
            <w:pPr>
              <w:spacing w:after="120"/>
              <w:rPr>
                <w:rFonts w:asciiTheme="minorHAnsi" w:hAnsiTheme="minorHAnsi"/>
              </w:rPr>
            </w:pPr>
            <w:r>
              <w:rPr>
                <w:rFonts w:asciiTheme="minorHAnsi" w:hAnsiTheme="minorHAnsi"/>
              </w:rPr>
              <w:t>Poland</w:t>
            </w:r>
          </w:p>
        </w:tc>
      </w:tr>
      <w:tr w:rsidR="008659B1" w:rsidRPr="009D0516" w14:paraId="32E4C1AD" w14:textId="77777777" w:rsidTr="005B353D">
        <w:tc>
          <w:tcPr>
            <w:tcW w:w="2943" w:type="dxa"/>
          </w:tcPr>
          <w:p w14:paraId="0CC4636F" w14:textId="77777777" w:rsidR="008659B1" w:rsidRPr="009D0516" w:rsidRDefault="00570A8A" w:rsidP="00A521C3">
            <w:pPr>
              <w:spacing w:after="120"/>
              <w:rPr>
                <w:rFonts w:asciiTheme="minorHAnsi" w:hAnsiTheme="minorHAnsi"/>
              </w:rPr>
            </w:pPr>
            <w:r>
              <w:rPr>
                <w:rFonts w:asciiTheme="minorHAnsi" w:hAnsiTheme="minorHAnsi"/>
              </w:rPr>
              <w:t>Initial</w:t>
            </w:r>
            <w:r w:rsidR="008659B1" w:rsidRPr="009D0516">
              <w:rPr>
                <w:rFonts w:asciiTheme="minorHAnsi" w:hAnsiTheme="minorHAnsi"/>
              </w:rPr>
              <w:t xml:space="preserve"> Licence Fee</w:t>
            </w:r>
          </w:p>
        </w:tc>
        <w:tc>
          <w:tcPr>
            <w:tcW w:w="6663" w:type="dxa"/>
          </w:tcPr>
          <w:p w14:paraId="652761EE" w14:textId="61BFDA3B" w:rsidR="008659B1" w:rsidRPr="00EA7577" w:rsidRDefault="00ED2F32" w:rsidP="005B353D">
            <w:pPr>
              <w:spacing w:after="120"/>
              <w:rPr>
                <w:rFonts w:asciiTheme="minorHAnsi" w:hAnsiTheme="minorHAnsi"/>
              </w:rPr>
            </w:pPr>
            <w:r>
              <w:rPr>
                <w:rFonts w:asciiTheme="minorHAnsi" w:hAnsiTheme="minorHAnsi"/>
              </w:rPr>
              <w:t>441 times £2 = £882</w:t>
            </w:r>
          </w:p>
        </w:tc>
      </w:tr>
      <w:tr w:rsidR="005B353D" w:rsidRPr="009D0516" w14:paraId="526CC3D2" w14:textId="77777777" w:rsidTr="005B353D">
        <w:tc>
          <w:tcPr>
            <w:tcW w:w="2943" w:type="dxa"/>
          </w:tcPr>
          <w:p w14:paraId="0CE6D800" w14:textId="77777777" w:rsidR="005B353D" w:rsidRDefault="005B353D" w:rsidP="00A521C3">
            <w:pPr>
              <w:spacing w:after="120"/>
              <w:rPr>
                <w:rFonts w:asciiTheme="minorHAnsi" w:hAnsiTheme="minorHAnsi"/>
              </w:rPr>
            </w:pPr>
            <w:r>
              <w:rPr>
                <w:rFonts w:asciiTheme="minorHAnsi" w:hAnsiTheme="minorHAnsi"/>
              </w:rPr>
              <w:t xml:space="preserve">Annual Licence Fee </w:t>
            </w:r>
          </w:p>
        </w:tc>
        <w:tc>
          <w:tcPr>
            <w:tcW w:w="6663" w:type="dxa"/>
          </w:tcPr>
          <w:p w14:paraId="60204E68" w14:textId="601519B5" w:rsidR="005B353D" w:rsidRPr="00EA7577" w:rsidRDefault="005B353D" w:rsidP="00A521C3">
            <w:pPr>
              <w:spacing w:after="120"/>
              <w:rPr>
                <w:rFonts w:asciiTheme="minorHAnsi" w:hAnsiTheme="minorHAnsi"/>
                <w:i/>
              </w:rPr>
            </w:pPr>
          </w:p>
        </w:tc>
      </w:tr>
      <w:tr w:rsidR="005B353D" w:rsidRPr="009D0516" w14:paraId="7396CAD6" w14:textId="77777777" w:rsidTr="005B353D">
        <w:tc>
          <w:tcPr>
            <w:tcW w:w="2943" w:type="dxa"/>
          </w:tcPr>
          <w:p w14:paraId="31A1398A" w14:textId="77777777" w:rsidR="005B353D" w:rsidRPr="00ED2F32" w:rsidRDefault="005B353D" w:rsidP="00A521C3">
            <w:pPr>
              <w:spacing w:after="120"/>
              <w:rPr>
                <w:rFonts w:asciiTheme="minorHAnsi" w:hAnsiTheme="minorHAnsi"/>
                <w:highlight w:val="yellow"/>
              </w:rPr>
            </w:pPr>
            <w:r w:rsidRPr="00E3615F">
              <w:rPr>
                <w:rFonts w:asciiTheme="minorHAnsi" w:hAnsiTheme="minorHAnsi"/>
              </w:rPr>
              <w:t>Translation Fee</w:t>
            </w:r>
          </w:p>
        </w:tc>
        <w:tc>
          <w:tcPr>
            <w:tcW w:w="6663" w:type="dxa"/>
          </w:tcPr>
          <w:p w14:paraId="11292C57" w14:textId="0C3FCA58" w:rsidR="005B353D" w:rsidRPr="00ED2F32" w:rsidRDefault="005B353D" w:rsidP="00A521C3">
            <w:pPr>
              <w:spacing w:after="120"/>
              <w:rPr>
                <w:rFonts w:asciiTheme="minorHAnsi" w:hAnsiTheme="minorHAnsi"/>
                <w:i/>
                <w:highlight w:val="yellow"/>
              </w:rPr>
            </w:pPr>
          </w:p>
        </w:tc>
      </w:tr>
      <w:tr w:rsidR="001446A7" w:rsidRPr="00ED2F32" w14:paraId="7E07C245" w14:textId="77777777" w:rsidTr="005B353D">
        <w:tc>
          <w:tcPr>
            <w:tcW w:w="2943" w:type="dxa"/>
          </w:tcPr>
          <w:p w14:paraId="7AF06DA6" w14:textId="77777777" w:rsidR="001446A7" w:rsidRPr="009D0516" w:rsidRDefault="001446A7" w:rsidP="00A521C3">
            <w:pPr>
              <w:spacing w:after="120"/>
              <w:rPr>
                <w:rFonts w:asciiTheme="minorHAnsi" w:hAnsiTheme="minorHAnsi"/>
              </w:rPr>
            </w:pPr>
            <w:r w:rsidRPr="009D0516">
              <w:rPr>
                <w:rFonts w:asciiTheme="minorHAnsi" w:hAnsiTheme="minorHAnsi"/>
              </w:rPr>
              <w:t>Contact details for Licensee</w:t>
            </w:r>
          </w:p>
          <w:p w14:paraId="74AB6785" w14:textId="77777777" w:rsidR="001446A7" w:rsidRPr="009D0516" w:rsidRDefault="001446A7" w:rsidP="00A521C3">
            <w:pPr>
              <w:spacing w:after="120"/>
              <w:rPr>
                <w:rFonts w:asciiTheme="minorHAnsi" w:hAnsiTheme="minorHAnsi"/>
              </w:rPr>
            </w:pPr>
          </w:p>
        </w:tc>
        <w:tc>
          <w:tcPr>
            <w:tcW w:w="6663" w:type="dxa"/>
          </w:tcPr>
          <w:p w14:paraId="6EAF6102" w14:textId="1309AA36" w:rsidR="004414B8" w:rsidRPr="00EA7577" w:rsidRDefault="001446A7" w:rsidP="00A521C3">
            <w:pPr>
              <w:spacing w:after="120"/>
              <w:rPr>
                <w:rFonts w:asciiTheme="minorHAnsi" w:hAnsiTheme="minorHAnsi"/>
              </w:rPr>
            </w:pPr>
            <w:r w:rsidRPr="00EA7577">
              <w:rPr>
                <w:rFonts w:asciiTheme="minorHAnsi" w:hAnsiTheme="minorHAnsi"/>
              </w:rPr>
              <w:t>Name of Manager:</w:t>
            </w:r>
            <w:r w:rsidR="006F6F3B" w:rsidRPr="00EA7577">
              <w:rPr>
                <w:rFonts w:asciiTheme="minorHAnsi" w:hAnsiTheme="minorHAnsi"/>
              </w:rPr>
              <w:t xml:space="preserve"> </w:t>
            </w:r>
            <w:r w:rsidR="00ED2F32">
              <w:rPr>
                <w:rFonts w:asciiTheme="minorHAnsi" w:hAnsiTheme="minorHAnsi"/>
              </w:rPr>
              <w:t>Gloria Viti, C</w:t>
            </w:r>
            <w:ins w:id="0" w:author="Gloria Viti" w:date="2020-10-06T17:15:00Z">
              <w:r w:rsidR="005C7D43">
                <w:rPr>
                  <w:rFonts w:asciiTheme="minorHAnsi" w:hAnsiTheme="minorHAnsi"/>
                </w:rPr>
                <w:t>l</w:t>
              </w:r>
            </w:ins>
            <w:del w:id="1" w:author="Gloria Viti" w:date="2020-10-06T17:15:00Z">
              <w:r w:rsidR="00ED2F32" w:rsidDel="005C7D43">
                <w:rPr>
                  <w:rFonts w:asciiTheme="minorHAnsi" w:hAnsiTheme="minorHAnsi"/>
                </w:rPr>
                <w:delText>L</w:delText>
              </w:r>
            </w:del>
            <w:r w:rsidR="00ED2F32">
              <w:rPr>
                <w:rFonts w:asciiTheme="minorHAnsi" w:hAnsiTheme="minorHAnsi"/>
              </w:rPr>
              <w:t>inica</w:t>
            </w:r>
            <w:ins w:id="2" w:author="Gloria Viti" w:date="2020-10-06T17:15:00Z">
              <w:r w:rsidR="005C7D43">
                <w:rPr>
                  <w:rFonts w:asciiTheme="minorHAnsi" w:hAnsiTheme="minorHAnsi"/>
                </w:rPr>
                <w:t>l</w:t>
              </w:r>
            </w:ins>
            <w:bookmarkStart w:id="3" w:name="_GoBack"/>
            <w:bookmarkEnd w:id="3"/>
            <w:r w:rsidR="00ED2F32">
              <w:rPr>
                <w:rFonts w:asciiTheme="minorHAnsi" w:hAnsiTheme="minorHAnsi"/>
              </w:rPr>
              <w:t xml:space="preserve"> Trial Lead</w:t>
            </w:r>
          </w:p>
          <w:p w14:paraId="59298821" w14:textId="476965A7" w:rsidR="00CB7D31" w:rsidRPr="00EA7577" w:rsidRDefault="002441E8" w:rsidP="00A521C3">
            <w:pPr>
              <w:spacing w:after="120"/>
              <w:rPr>
                <w:rFonts w:asciiTheme="minorHAnsi" w:hAnsiTheme="minorHAnsi"/>
                <w:lang w:val="fr-FR"/>
              </w:rPr>
            </w:pPr>
            <w:r w:rsidRPr="00EA7577">
              <w:rPr>
                <w:rFonts w:asciiTheme="minorHAnsi" w:hAnsiTheme="minorHAnsi"/>
                <w:lang w:val="fr-FR"/>
              </w:rPr>
              <w:t xml:space="preserve">Tel: </w:t>
            </w:r>
            <w:r w:rsidR="00ED2F32">
              <w:rPr>
                <w:rFonts w:asciiTheme="minorHAnsi" w:hAnsiTheme="minorHAnsi"/>
                <w:lang w:val="fr-FR"/>
              </w:rPr>
              <w:t>+39/337 1532539</w:t>
            </w:r>
          </w:p>
          <w:p w14:paraId="3A41813D" w14:textId="7EF3A9D2" w:rsidR="001446A7" w:rsidRPr="00EA7577" w:rsidRDefault="001446A7" w:rsidP="00B42D24">
            <w:pPr>
              <w:spacing w:after="120"/>
              <w:rPr>
                <w:rFonts w:asciiTheme="minorHAnsi" w:hAnsiTheme="minorHAnsi"/>
                <w:lang w:val="fr-FR"/>
              </w:rPr>
            </w:pPr>
            <w:r w:rsidRPr="00EA7577">
              <w:rPr>
                <w:rFonts w:asciiTheme="minorHAnsi" w:hAnsiTheme="minorHAnsi"/>
                <w:lang w:val="fr-FR"/>
              </w:rPr>
              <w:t xml:space="preserve">E-Mail: </w:t>
            </w:r>
            <w:r w:rsidR="00ED2F32">
              <w:rPr>
                <w:rFonts w:asciiTheme="minorHAnsi" w:hAnsiTheme="minorHAnsi"/>
                <w:lang w:val="fr-FR"/>
              </w:rPr>
              <w:t>gloria.viti@limacorporate.com</w:t>
            </w:r>
          </w:p>
        </w:tc>
      </w:tr>
      <w:tr w:rsidR="003450AD" w:rsidRPr="00ED2F32" w14:paraId="63145A3A" w14:textId="77777777" w:rsidTr="005B353D">
        <w:tc>
          <w:tcPr>
            <w:tcW w:w="2943" w:type="dxa"/>
          </w:tcPr>
          <w:p w14:paraId="7BEED915" w14:textId="77777777" w:rsidR="003450AD" w:rsidRPr="00ED2F32" w:rsidRDefault="003450AD" w:rsidP="00A521C3">
            <w:pPr>
              <w:spacing w:after="120"/>
              <w:rPr>
                <w:rFonts w:asciiTheme="minorHAnsi" w:hAnsiTheme="minorHAnsi"/>
                <w:lang w:val="it-IT"/>
              </w:rPr>
            </w:pPr>
          </w:p>
        </w:tc>
        <w:tc>
          <w:tcPr>
            <w:tcW w:w="6663" w:type="dxa"/>
          </w:tcPr>
          <w:p w14:paraId="150B06E6" w14:textId="77777777" w:rsidR="003450AD" w:rsidRPr="00ED2F32" w:rsidRDefault="003450AD" w:rsidP="00A521C3">
            <w:pPr>
              <w:spacing w:after="120"/>
              <w:rPr>
                <w:rFonts w:asciiTheme="minorHAnsi" w:hAnsiTheme="minorHAnsi"/>
                <w:lang w:val="it-IT"/>
              </w:rPr>
            </w:pPr>
          </w:p>
        </w:tc>
      </w:tr>
      <w:tr w:rsidR="00291028" w:rsidRPr="00ED2F32" w14:paraId="54FEBCD3" w14:textId="77777777" w:rsidTr="005B353D">
        <w:tc>
          <w:tcPr>
            <w:tcW w:w="2943" w:type="dxa"/>
          </w:tcPr>
          <w:p w14:paraId="5C0B40CF" w14:textId="77777777" w:rsidR="00291028" w:rsidRPr="00ED2F32" w:rsidRDefault="00291028" w:rsidP="00A521C3">
            <w:pPr>
              <w:spacing w:after="120"/>
              <w:rPr>
                <w:rFonts w:asciiTheme="minorHAnsi" w:hAnsiTheme="minorHAnsi"/>
                <w:lang w:val="it-IT"/>
              </w:rPr>
            </w:pPr>
          </w:p>
        </w:tc>
        <w:tc>
          <w:tcPr>
            <w:tcW w:w="6663" w:type="dxa"/>
          </w:tcPr>
          <w:p w14:paraId="36C23F2F" w14:textId="77777777" w:rsidR="00291028" w:rsidRPr="00ED2F32" w:rsidRDefault="00291028" w:rsidP="00A521C3">
            <w:pPr>
              <w:spacing w:after="120"/>
              <w:rPr>
                <w:rFonts w:asciiTheme="minorHAnsi" w:hAnsiTheme="minorHAnsi"/>
                <w:lang w:val="it-IT"/>
              </w:rPr>
            </w:pPr>
          </w:p>
        </w:tc>
      </w:tr>
      <w:tr w:rsidR="003450AD" w:rsidRPr="00ED2F32" w14:paraId="4CF82577" w14:textId="77777777" w:rsidTr="005B353D">
        <w:tc>
          <w:tcPr>
            <w:tcW w:w="2943" w:type="dxa"/>
          </w:tcPr>
          <w:p w14:paraId="5DFE5784" w14:textId="77777777" w:rsidR="003450AD" w:rsidRPr="00ED2F32" w:rsidRDefault="003450AD" w:rsidP="00A521C3">
            <w:pPr>
              <w:spacing w:after="120"/>
              <w:rPr>
                <w:rFonts w:asciiTheme="minorHAnsi" w:hAnsiTheme="minorHAnsi"/>
                <w:lang w:val="it-IT"/>
              </w:rPr>
            </w:pPr>
          </w:p>
        </w:tc>
        <w:tc>
          <w:tcPr>
            <w:tcW w:w="6663" w:type="dxa"/>
          </w:tcPr>
          <w:p w14:paraId="017051A0" w14:textId="77777777" w:rsidR="003450AD" w:rsidRPr="00ED2F32" w:rsidRDefault="003450AD" w:rsidP="00A521C3">
            <w:pPr>
              <w:spacing w:after="120"/>
              <w:rPr>
                <w:rFonts w:asciiTheme="minorHAnsi" w:hAnsiTheme="minorHAnsi"/>
                <w:lang w:val="it-IT"/>
              </w:rPr>
            </w:pPr>
          </w:p>
        </w:tc>
      </w:tr>
    </w:tbl>
    <w:p w14:paraId="0AB4CB5A" w14:textId="77777777" w:rsidR="008D765B" w:rsidRDefault="008D765B">
      <w:pPr>
        <w:rPr>
          <w:rFonts w:asciiTheme="minorHAnsi" w:hAnsiTheme="minorHAnsi"/>
          <w:lang w:val="fr-FR"/>
        </w:rPr>
      </w:pPr>
    </w:p>
    <w:p w14:paraId="54E9FFF4" w14:textId="77777777" w:rsidR="00102629" w:rsidRDefault="00102629">
      <w:pPr>
        <w:rPr>
          <w:rFonts w:asciiTheme="minorHAnsi" w:hAnsiTheme="minorHAnsi"/>
          <w:lang w:val="fr-FR"/>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30"/>
      </w:tblGrid>
      <w:tr w:rsidR="008D765B" w:rsidRPr="009D0516" w14:paraId="7BD7C21A" w14:textId="77777777">
        <w:tc>
          <w:tcPr>
            <w:tcW w:w="2376" w:type="dxa"/>
          </w:tcPr>
          <w:p w14:paraId="300D1FB0" w14:textId="77777777" w:rsidR="004F56C0" w:rsidRPr="00230BF0" w:rsidRDefault="004F56C0">
            <w:pPr>
              <w:rPr>
                <w:rFonts w:asciiTheme="minorHAnsi" w:hAnsiTheme="minorHAnsi"/>
                <w:b/>
                <w:lang w:val="en-GB"/>
              </w:rPr>
            </w:pPr>
          </w:p>
          <w:p w14:paraId="028579EF" w14:textId="77777777" w:rsidR="008D765B" w:rsidRPr="009D0516" w:rsidRDefault="008D765B">
            <w:pPr>
              <w:rPr>
                <w:rFonts w:asciiTheme="minorHAnsi" w:hAnsiTheme="minorHAnsi"/>
                <w:b/>
              </w:rPr>
            </w:pPr>
            <w:r w:rsidRPr="009D0516">
              <w:rPr>
                <w:rFonts w:asciiTheme="minorHAnsi" w:hAnsiTheme="minorHAnsi"/>
                <w:b/>
              </w:rPr>
              <w:t>Signed on behalf of Licensor:</w:t>
            </w:r>
          </w:p>
          <w:p w14:paraId="55A374E1" w14:textId="77777777" w:rsidR="008D765B" w:rsidRPr="009D0516" w:rsidRDefault="008D765B">
            <w:pPr>
              <w:rPr>
                <w:rFonts w:asciiTheme="minorHAnsi" w:hAnsiTheme="minorHAnsi"/>
              </w:rPr>
            </w:pPr>
          </w:p>
        </w:tc>
        <w:tc>
          <w:tcPr>
            <w:tcW w:w="7230" w:type="dxa"/>
          </w:tcPr>
          <w:p w14:paraId="7AC7B846" w14:textId="77777777" w:rsidR="009A3C7C" w:rsidRPr="009D0516" w:rsidRDefault="009A3C7C">
            <w:pPr>
              <w:rPr>
                <w:rFonts w:asciiTheme="minorHAnsi" w:hAnsiTheme="minorHAnsi"/>
              </w:rPr>
            </w:pPr>
          </w:p>
          <w:p w14:paraId="5AF552C9" w14:textId="77777777" w:rsidR="009A3C7C" w:rsidRPr="009D0516" w:rsidRDefault="009A3C7C">
            <w:pPr>
              <w:rPr>
                <w:rFonts w:asciiTheme="minorHAnsi" w:hAnsiTheme="minorHAnsi"/>
              </w:rPr>
            </w:pPr>
          </w:p>
          <w:p w14:paraId="1075BE84" w14:textId="77777777" w:rsidR="008D765B" w:rsidRPr="009D0516" w:rsidRDefault="008D765B">
            <w:pPr>
              <w:rPr>
                <w:rFonts w:asciiTheme="minorHAnsi" w:hAnsiTheme="minorHAnsi"/>
              </w:rPr>
            </w:pPr>
            <w:r w:rsidRPr="009D0516">
              <w:rPr>
                <w:rFonts w:asciiTheme="minorHAnsi" w:hAnsiTheme="minorHAnsi"/>
              </w:rPr>
              <w:t>Sign: ______________________________________</w:t>
            </w:r>
          </w:p>
          <w:p w14:paraId="101A8B19" w14:textId="77777777" w:rsidR="008D765B" w:rsidRPr="009D0516" w:rsidRDefault="008D765B">
            <w:pPr>
              <w:rPr>
                <w:rFonts w:asciiTheme="minorHAnsi" w:hAnsiTheme="minorHAnsi"/>
              </w:rPr>
            </w:pPr>
          </w:p>
          <w:p w14:paraId="6556F9F3" w14:textId="77777777" w:rsidR="008D765B" w:rsidRPr="009D0516" w:rsidRDefault="008D765B">
            <w:pPr>
              <w:rPr>
                <w:rFonts w:asciiTheme="minorHAnsi" w:hAnsiTheme="minorHAnsi"/>
              </w:rPr>
            </w:pPr>
            <w:r w:rsidRPr="009D0516">
              <w:rPr>
                <w:rFonts w:asciiTheme="minorHAnsi" w:hAnsiTheme="minorHAnsi"/>
              </w:rPr>
              <w:t xml:space="preserve">Print Name and Job Title: …………………………………….. </w:t>
            </w:r>
          </w:p>
          <w:p w14:paraId="54BFBE23" w14:textId="77777777" w:rsidR="008D765B" w:rsidRPr="009D0516" w:rsidRDefault="008D765B">
            <w:pPr>
              <w:rPr>
                <w:rFonts w:asciiTheme="minorHAnsi" w:hAnsiTheme="minorHAnsi"/>
              </w:rPr>
            </w:pPr>
          </w:p>
          <w:p w14:paraId="5AEE1CE7" w14:textId="77777777" w:rsidR="008D765B" w:rsidRPr="009D0516" w:rsidRDefault="008D765B">
            <w:pPr>
              <w:rPr>
                <w:rFonts w:asciiTheme="minorHAnsi" w:hAnsiTheme="minorHAnsi"/>
              </w:rPr>
            </w:pPr>
            <w:r w:rsidRPr="009D0516">
              <w:rPr>
                <w:rFonts w:asciiTheme="minorHAnsi" w:hAnsiTheme="minorHAnsi"/>
              </w:rPr>
              <w:t>Date: …………………………………………………</w:t>
            </w:r>
          </w:p>
        </w:tc>
      </w:tr>
      <w:tr w:rsidR="008D765B" w:rsidRPr="009D0516" w14:paraId="5B1EBE8B" w14:textId="77777777">
        <w:tc>
          <w:tcPr>
            <w:tcW w:w="2376" w:type="dxa"/>
          </w:tcPr>
          <w:p w14:paraId="1F3E46C6" w14:textId="77777777" w:rsidR="004F56C0" w:rsidRPr="009D0516" w:rsidRDefault="004F56C0">
            <w:pPr>
              <w:rPr>
                <w:rFonts w:asciiTheme="minorHAnsi" w:hAnsiTheme="minorHAnsi"/>
                <w:b/>
              </w:rPr>
            </w:pPr>
          </w:p>
          <w:p w14:paraId="332DDFFD" w14:textId="77777777" w:rsidR="008D765B" w:rsidRPr="009D0516" w:rsidRDefault="008D765B">
            <w:pPr>
              <w:rPr>
                <w:rFonts w:asciiTheme="minorHAnsi" w:hAnsiTheme="minorHAnsi"/>
                <w:b/>
              </w:rPr>
            </w:pPr>
            <w:r w:rsidRPr="009D0516">
              <w:rPr>
                <w:rFonts w:asciiTheme="minorHAnsi" w:hAnsiTheme="minorHAnsi"/>
                <w:b/>
              </w:rPr>
              <w:t>Signed on behalf of Licensee:</w:t>
            </w:r>
          </w:p>
        </w:tc>
        <w:tc>
          <w:tcPr>
            <w:tcW w:w="7230" w:type="dxa"/>
          </w:tcPr>
          <w:p w14:paraId="01F6C062" w14:textId="77777777" w:rsidR="009A3C7C" w:rsidRPr="009D0516" w:rsidRDefault="009A3C7C">
            <w:pPr>
              <w:rPr>
                <w:rFonts w:asciiTheme="minorHAnsi" w:hAnsiTheme="minorHAnsi"/>
              </w:rPr>
            </w:pPr>
          </w:p>
          <w:p w14:paraId="723F3069" w14:textId="77777777" w:rsidR="009A3C7C" w:rsidRPr="009D0516" w:rsidRDefault="009A3C7C" w:rsidP="009A3C7C">
            <w:pPr>
              <w:rPr>
                <w:rFonts w:asciiTheme="minorHAnsi" w:hAnsiTheme="minorHAnsi"/>
              </w:rPr>
            </w:pPr>
          </w:p>
          <w:p w14:paraId="7D3130EB" w14:textId="77777777" w:rsidR="009A3C7C" w:rsidRPr="009D0516" w:rsidRDefault="009A3C7C" w:rsidP="009A3C7C">
            <w:pPr>
              <w:rPr>
                <w:rFonts w:asciiTheme="minorHAnsi" w:hAnsiTheme="minorHAnsi"/>
              </w:rPr>
            </w:pPr>
            <w:r w:rsidRPr="009D0516">
              <w:rPr>
                <w:rFonts w:asciiTheme="minorHAnsi" w:hAnsiTheme="minorHAnsi"/>
              </w:rPr>
              <w:t>Sign: ______________________________________</w:t>
            </w:r>
          </w:p>
          <w:p w14:paraId="632E9331" w14:textId="77777777" w:rsidR="009A3C7C" w:rsidRPr="009D0516" w:rsidRDefault="009A3C7C" w:rsidP="009A3C7C">
            <w:pPr>
              <w:rPr>
                <w:rFonts w:asciiTheme="minorHAnsi" w:hAnsiTheme="minorHAnsi"/>
              </w:rPr>
            </w:pPr>
          </w:p>
          <w:p w14:paraId="0CD1A754" w14:textId="77777777" w:rsidR="009A3C7C" w:rsidRPr="009D0516" w:rsidRDefault="009A3C7C" w:rsidP="009A3C7C">
            <w:pPr>
              <w:rPr>
                <w:rFonts w:asciiTheme="minorHAnsi" w:hAnsiTheme="minorHAnsi"/>
              </w:rPr>
            </w:pPr>
            <w:r w:rsidRPr="009D0516">
              <w:rPr>
                <w:rFonts w:asciiTheme="minorHAnsi" w:hAnsiTheme="minorHAnsi"/>
              </w:rPr>
              <w:t xml:space="preserve">Print Name and Job Title: …………………………………….. </w:t>
            </w:r>
          </w:p>
          <w:p w14:paraId="620D03E6" w14:textId="77777777" w:rsidR="009A3C7C" w:rsidRPr="009D0516" w:rsidRDefault="009A3C7C" w:rsidP="009A3C7C">
            <w:pPr>
              <w:rPr>
                <w:rFonts w:asciiTheme="minorHAnsi" w:hAnsiTheme="minorHAnsi"/>
              </w:rPr>
            </w:pPr>
          </w:p>
          <w:p w14:paraId="285B8C36" w14:textId="77777777" w:rsidR="008D765B" w:rsidRPr="009D0516" w:rsidRDefault="009A3C7C">
            <w:pPr>
              <w:rPr>
                <w:rFonts w:asciiTheme="minorHAnsi" w:hAnsiTheme="minorHAnsi"/>
              </w:rPr>
            </w:pPr>
            <w:r w:rsidRPr="009D0516">
              <w:rPr>
                <w:rFonts w:asciiTheme="minorHAnsi" w:hAnsiTheme="minorHAnsi"/>
              </w:rPr>
              <w:t>Date: …………………………………………………</w:t>
            </w:r>
          </w:p>
        </w:tc>
      </w:tr>
    </w:tbl>
    <w:p w14:paraId="4580CCE9" w14:textId="77777777" w:rsidR="008D765B" w:rsidRPr="009D0516" w:rsidRDefault="00902570">
      <w:pPr>
        <w:rPr>
          <w:rFonts w:asciiTheme="minorHAnsi" w:hAnsiTheme="minorHAnsi"/>
          <w:b/>
        </w:rPr>
      </w:pPr>
      <w:r w:rsidRPr="009D0516">
        <w:rPr>
          <w:rFonts w:asciiTheme="minorHAnsi" w:hAnsiTheme="minorHAnsi"/>
          <w:b/>
        </w:rPr>
        <w:br w:type="page"/>
      </w:r>
      <w:r w:rsidR="008D765B" w:rsidRPr="009D0516">
        <w:rPr>
          <w:rFonts w:asciiTheme="minorHAnsi" w:hAnsiTheme="minorHAnsi"/>
          <w:b/>
        </w:rPr>
        <w:lastRenderedPageBreak/>
        <w:t>GENERAL TERMS &amp; CONDITIONS OF LICENCE</w:t>
      </w:r>
    </w:p>
    <w:p w14:paraId="7941EE7E" w14:textId="77777777" w:rsidR="008D765B" w:rsidRPr="009D0516" w:rsidRDefault="008D765B">
      <w:pPr>
        <w:rPr>
          <w:rFonts w:asciiTheme="minorHAnsi" w:hAnsiTheme="minorHAnsi"/>
        </w:rPr>
      </w:pPr>
    </w:p>
    <w:p w14:paraId="71674E88" w14:textId="77777777" w:rsidR="008D765B" w:rsidRPr="009D0516" w:rsidRDefault="003F6883" w:rsidP="005A2390">
      <w:pPr>
        <w:pStyle w:val="Paragrafoelenco"/>
        <w:numPr>
          <w:ilvl w:val="0"/>
          <w:numId w:val="13"/>
        </w:numPr>
        <w:ind w:left="426" w:hanging="426"/>
        <w:rPr>
          <w:rFonts w:asciiTheme="minorHAnsi" w:hAnsiTheme="minorHAnsi"/>
          <w:b/>
          <w:sz w:val="22"/>
          <w:szCs w:val="22"/>
        </w:rPr>
      </w:pPr>
      <w:r w:rsidRPr="009D0516">
        <w:rPr>
          <w:rFonts w:asciiTheme="minorHAnsi" w:hAnsiTheme="minorHAnsi"/>
          <w:b/>
          <w:sz w:val="22"/>
          <w:szCs w:val="22"/>
        </w:rPr>
        <w:t>Inte</w:t>
      </w:r>
      <w:r w:rsidR="0001034F">
        <w:rPr>
          <w:rFonts w:asciiTheme="minorHAnsi" w:hAnsiTheme="minorHAnsi"/>
          <w:b/>
          <w:sz w:val="22"/>
          <w:szCs w:val="22"/>
        </w:rPr>
        <w:t>r</w:t>
      </w:r>
      <w:r w:rsidRPr="009D0516">
        <w:rPr>
          <w:rFonts w:asciiTheme="minorHAnsi" w:hAnsiTheme="minorHAnsi"/>
          <w:b/>
          <w:sz w:val="22"/>
          <w:szCs w:val="22"/>
        </w:rPr>
        <w:t xml:space="preserve">pretation </w:t>
      </w:r>
    </w:p>
    <w:p w14:paraId="233CB3DD" w14:textId="77777777" w:rsidR="001E525A" w:rsidRDefault="00021259" w:rsidP="001E525A">
      <w:pPr>
        <w:spacing w:before="120"/>
        <w:ind w:left="851" w:hanging="851"/>
        <w:rPr>
          <w:rFonts w:asciiTheme="minorHAnsi" w:hAnsiTheme="minorHAnsi"/>
        </w:rPr>
      </w:pPr>
      <w:r>
        <w:rPr>
          <w:rFonts w:asciiTheme="minorHAnsi" w:hAnsiTheme="minorHAnsi"/>
        </w:rPr>
        <w:t>1.1</w:t>
      </w:r>
      <w:r w:rsidR="005A2390">
        <w:rPr>
          <w:rFonts w:asciiTheme="minorHAnsi" w:hAnsiTheme="minorHAnsi"/>
        </w:rPr>
        <w:tab/>
      </w:r>
      <w:r w:rsidR="001E525A" w:rsidRPr="009D0516">
        <w:rPr>
          <w:rFonts w:asciiTheme="minorHAnsi" w:hAnsiTheme="minorHAnsi"/>
        </w:rPr>
        <w:t>The Licensor and Licensee are together referred to as “Parties” and individually as “Party”</w:t>
      </w:r>
      <w:r w:rsidR="005B353D">
        <w:rPr>
          <w:rFonts w:asciiTheme="minorHAnsi" w:hAnsiTheme="minorHAnsi"/>
        </w:rPr>
        <w:t>.</w:t>
      </w:r>
    </w:p>
    <w:p w14:paraId="6ACCF3E2" w14:textId="77777777" w:rsidR="008D765B" w:rsidRDefault="00021259" w:rsidP="001E525A">
      <w:pPr>
        <w:spacing w:before="120"/>
        <w:ind w:left="851" w:hanging="851"/>
        <w:rPr>
          <w:rFonts w:asciiTheme="minorHAnsi" w:hAnsiTheme="minorHAnsi"/>
        </w:rPr>
      </w:pPr>
      <w:r>
        <w:rPr>
          <w:rFonts w:asciiTheme="minorHAnsi" w:hAnsiTheme="minorHAnsi"/>
        </w:rPr>
        <w:t>1.2</w:t>
      </w:r>
      <w:r w:rsidR="001E525A">
        <w:rPr>
          <w:rFonts w:asciiTheme="minorHAnsi" w:hAnsiTheme="minorHAnsi"/>
        </w:rPr>
        <w:tab/>
      </w:r>
      <w:r w:rsidR="005A2390" w:rsidRPr="005A2390">
        <w:rPr>
          <w:rFonts w:asciiTheme="minorHAnsi" w:hAnsiTheme="minorHAnsi"/>
        </w:rPr>
        <w:t>The headings in this Licence Agreement shall not affect the interpretation of this Licence Agreement.  The singular includes the plural and vice versa and one gender includes the others. Use of the words “includes” and “including” shall be construed as being without limitation.</w:t>
      </w:r>
    </w:p>
    <w:p w14:paraId="53B513B2" w14:textId="77777777" w:rsidR="00021259" w:rsidRPr="009D0516" w:rsidRDefault="00021259" w:rsidP="001E525A">
      <w:pPr>
        <w:spacing w:before="120"/>
        <w:ind w:left="851" w:hanging="851"/>
        <w:rPr>
          <w:rFonts w:asciiTheme="minorHAnsi" w:hAnsiTheme="minorHAnsi"/>
        </w:rPr>
      </w:pPr>
    </w:p>
    <w:p w14:paraId="64C17166" w14:textId="77777777" w:rsidR="00A53EFA" w:rsidRPr="009D0516" w:rsidRDefault="008D765B" w:rsidP="00A53EFA">
      <w:pPr>
        <w:pStyle w:val="Paragrafoelenco"/>
        <w:widowControl w:val="0"/>
        <w:numPr>
          <w:ilvl w:val="0"/>
          <w:numId w:val="13"/>
        </w:numPr>
        <w:ind w:left="426" w:hanging="426"/>
        <w:rPr>
          <w:rFonts w:asciiTheme="minorHAnsi" w:hAnsiTheme="minorHAnsi"/>
          <w:b/>
          <w:sz w:val="22"/>
          <w:szCs w:val="22"/>
        </w:rPr>
      </w:pPr>
      <w:r w:rsidRPr="009D0516">
        <w:rPr>
          <w:rFonts w:asciiTheme="minorHAnsi" w:hAnsiTheme="minorHAnsi"/>
          <w:b/>
          <w:sz w:val="22"/>
          <w:szCs w:val="22"/>
        </w:rPr>
        <w:t xml:space="preserve">Licence </w:t>
      </w:r>
    </w:p>
    <w:p w14:paraId="6C2838CF" w14:textId="77777777" w:rsidR="00A53EFA" w:rsidRPr="009D0516" w:rsidRDefault="00A53EFA" w:rsidP="00A53EFA">
      <w:pPr>
        <w:widowControl w:val="0"/>
        <w:rPr>
          <w:rFonts w:asciiTheme="minorHAnsi" w:hAnsiTheme="minorHAnsi"/>
        </w:rPr>
      </w:pPr>
    </w:p>
    <w:p w14:paraId="5E184679" w14:textId="77777777" w:rsidR="00916341" w:rsidRPr="0058419C" w:rsidRDefault="00076734" w:rsidP="00C40005">
      <w:pPr>
        <w:pStyle w:val="Paragrafoelenco"/>
        <w:widowControl w:val="0"/>
        <w:numPr>
          <w:ilvl w:val="1"/>
          <w:numId w:val="14"/>
        </w:numPr>
        <w:spacing w:after="120"/>
        <w:ind w:left="851" w:hanging="851"/>
        <w:jc w:val="both"/>
        <w:rPr>
          <w:rFonts w:asciiTheme="minorHAnsi" w:hAnsiTheme="minorHAnsi"/>
          <w:b/>
          <w:sz w:val="22"/>
          <w:szCs w:val="22"/>
        </w:rPr>
      </w:pPr>
      <w:r>
        <w:rPr>
          <w:rFonts w:asciiTheme="minorHAnsi" w:hAnsiTheme="minorHAnsi"/>
          <w:sz w:val="22"/>
          <w:szCs w:val="22"/>
          <w:lang w:val="en-US"/>
        </w:rPr>
        <w:t>T</w:t>
      </w:r>
      <w:r w:rsidR="007B2FF9" w:rsidRPr="009D0516">
        <w:rPr>
          <w:rFonts w:asciiTheme="minorHAnsi" w:hAnsiTheme="minorHAnsi"/>
          <w:sz w:val="22"/>
          <w:szCs w:val="22"/>
        </w:rPr>
        <w:t>he</w:t>
      </w:r>
      <w:r w:rsidR="00A30C55" w:rsidRPr="009D0516">
        <w:rPr>
          <w:rFonts w:asciiTheme="minorHAnsi" w:hAnsiTheme="minorHAnsi"/>
          <w:sz w:val="22"/>
          <w:szCs w:val="22"/>
        </w:rPr>
        <w:t xml:space="preserve"> Licensor hereby grants to </w:t>
      </w:r>
      <w:r w:rsidR="001E5A11" w:rsidRPr="009D0516">
        <w:rPr>
          <w:rFonts w:asciiTheme="minorHAnsi" w:hAnsiTheme="minorHAnsi"/>
          <w:sz w:val="22"/>
          <w:szCs w:val="22"/>
        </w:rPr>
        <w:t xml:space="preserve">the </w:t>
      </w:r>
      <w:r w:rsidR="00A30C55" w:rsidRPr="009D0516">
        <w:rPr>
          <w:rFonts w:asciiTheme="minorHAnsi" w:hAnsiTheme="minorHAnsi"/>
          <w:sz w:val="22"/>
          <w:szCs w:val="22"/>
        </w:rPr>
        <w:t>Licensee a</w:t>
      </w:r>
      <w:r w:rsidR="00FB6F45" w:rsidRPr="009D0516">
        <w:rPr>
          <w:rFonts w:asciiTheme="minorHAnsi" w:hAnsiTheme="minorHAnsi"/>
          <w:sz w:val="22"/>
          <w:szCs w:val="22"/>
        </w:rPr>
        <w:t xml:space="preserve"> non-exclusive, non-transferable</w:t>
      </w:r>
      <w:r w:rsidR="00A30C55" w:rsidRPr="009D0516">
        <w:rPr>
          <w:rFonts w:asciiTheme="minorHAnsi" w:hAnsiTheme="minorHAnsi"/>
          <w:sz w:val="22"/>
          <w:szCs w:val="22"/>
        </w:rPr>
        <w:t xml:space="preserve"> licence</w:t>
      </w:r>
      <w:r w:rsidR="00FB6F45" w:rsidRPr="009D0516">
        <w:rPr>
          <w:rFonts w:asciiTheme="minorHAnsi" w:hAnsiTheme="minorHAnsi"/>
          <w:sz w:val="22"/>
          <w:szCs w:val="22"/>
        </w:rPr>
        <w:t xml:space="preserve"> for the Term</w:t>
      </w:r>
      <w:r w:rsidR="00933A37">
        <w:rPr>
          <w:rFonts w:asciiTheme="minorHAnsi" w:hAnsiTheme="minorHAnsi"/>
          <w:sz w:val="22"/>
          <w:szCs w:val="22"/>
        </w:rPr>
        <w:t xml:space="preserve"> </w:t>
      </w:r>
      <w:r w:rsidR="00933A37" w:rsidRPr="00933A37">
        <w:rPr>
          <w:rFonts w:asciiTheme="minorHAnsi" w:hAnsiTheme="minorHAnsi"/>
          <w:sz w:val="22"/>
          <w:szCs w:val="22"/>
          <w:lang w:val="en-US"/>
        </w:rPr>
        <w:t xml:space="preserve">to make copies of the Questionnaire up to the Required Quantity and to use the copies of the Questionnaire for the </w:t>
      </w:r>
      <w:r>
        <w:rPr>
          <w:rFonts w:asciiTheme="minorHAnsi" w:hAnsiTheme="minorHAnsi"/>
          <w:sz w:val="22"/>
          <w:szCs w:val="22"/>
          <w:lang w:val="en-US"/>
        </w:rPr>
        <w:t>Intended Use on the terms of this</w:t>
      </w:r>
      <w:r w:rsidR="00933A37" w:rsidRPr="00933A37">
        <w:rPr>
          <w:rFonts w:asciiTheme="minorHAnsi" w:hAnsiTheme="minorHAnsi"/>
          <w:sz w:val="22"/>
          <w:szCs w:val="22"/>
          <w:lang w:val="en-US"/>
        </w:rPr>
        <w:t xml:space="preserve"> Licence Agreement</w:t>
      </w:r>
      <w:r w:rsidR="00916341" w:rsidRPr="009D0516">
        <w:rPr>
          <w:rFonts w:asciiTheme="minorHAnsi" w:hAnsiTheme="minorHAnsi"/>
          <w:sz w:val="22"/>
          <w:szCs w:val="22"/>
        </w:rPr>
        <w:t>.</w:t>
      </w:r>
      <w:r w:rsidR="0001034F" w:rsidRPr="0001034F">
        <w:rPr>
          <w:rFonts w:ascii="Calibri" w:eastAsia="Calibri" w:hAnsi="Calibri"/>
          <w:sz w:val="22"/>
          <w:szCs w:val="22"/>
          <w:lang w:val="en-US"/>
        </w:rPr>
        <w:t xml:space="preserve"> </w:t>
      </w:r>
      <w:r w:rsidR="0013165C">
        <w:rPr>
          <w:rFonts w:ascii="Calibri" w:eastAsia="Calibri" w:hAnsi="Calibri"/>
          <w:sz w:val="22"/>
          <w:szCs w:val="22"/>
          <w:lang w:val="en-US"/>
        </w:rPr>
        <w:t xml:space="preserve"> </w:t>
      </w:r>
      <w:r w:rsidR="0001034F" w:rsidRPr="0001034F">
        <w:rPr>
          <w:rFonts w:asciiTheme="minorHAnsi" w:hAnsiTheme="minorHAnsi"/>
          <w:sz w:val="22"/>
          <w:szCs w:val="22"/>
          <w:lang w:val="en-US"/>
        </w:rPr>
        <w:t>Where the Licensee’s use of the Questionnaire</w:t>
      </w:r>
      <w:r w:rsidR="0001034F">
        <w:rPr>
          <w:rFonts w:asciiTheme="minorHAnsi" w:hAnsiTheme="minorHAnsi"/>
          <w:sz w:val="22"/>
          <w:szCs w:val="22"/>
          <w:lang w:val="en-US"/>
        </w:rPr>
        <w:t>s</w:t>
      </w:r>
      <w:r w:rsidR="0001034F" w:rsidRPr="0001034F">
        <w:rPr>
          <w:rFonts w:asciiTheme="minorHAnsi" w:hAnsiTheme="minorHAnsi"/>
          <w:sz w:val="22"/>
          <w:szCs w:val="22"/>
          <w:lang w:val="en-US"/>
        </w:rPr>
        <w:t xml:space="preserve"> is for a Clinical Study the licence granted is limited to use of the Questionnaire in the Clinical Study only.</w:t>
      </w:r>
    </w:p>
    <w:p w14:paraId="645471BD" w14:textId="77777777" w:rsidR="00933A37" w:rsidRPr="005F16F9" w:rsidRDefault="00933A37" w:rsidP="00933A37">
      <w:pPr>
        <w:widowControl w:val="0"/>
        <w:numPr>
          <w:ilvl w:val="1"/>
          <w:numId w:val="14"/>
        </w:numPr>
        <w:tabs>
          <w:tab w:val="left" w:pos="1134"/>
        </w:tabs>
        <w:ind w:left="851" w:hanging="851"/>
        <w:jc w:val="both"/>
      </w:pPr>
      <w:r>
        <w:t xml:space="preserve">The Licensee </w:t>
      </w:r>
      <w:r w:rsidRPr="005F16F9">
        <w:t xml:space="preserve">will not </w:t>
      </w:r>
      <w:r w:rsidRPr="005F16F9">
        <w:rPr>
          <w:rStyle w:val="PN"/>
          <w:rFonts w:ascii="Calibri" w:hAnsi="Calibri"/>
          <w:spacing w:val="-2"/>
          <w:kern w:val="1"/>
        </w:rPr>
        <w:t xml:space="preserve">adapt or modify the Questionnaire in any way except as may be expressly authorised as part of the Intended Use.  </w:t>
      </w:r>
      <w:r>
        <w:t>For the avoidance of doubt, the Licensee</w:t>
      </w:r>
      <w:r w:rsidRPr="005F16F9">
        <w:t xml:space="preserve"> do</w:t>
      </w:r>
      <w:r>
        <w:t>es</w:t>
      </w:r>
      <w:r w:rsidRPr="005F16F9">
        <w:t xml:space="preserve"> not have the right to commercialise the Questionnaire in any manner.</w:t>
      </w:r>
    </w:p>
    <w:p w14:paraId="169C3B13" w14:textId="77777777" w:rsidR="00933A37" w:rsidRPr="005F16F9" w:rsidRDefault="00933A37" w:rsidP="00933A37">
      <w:pPr>
        <w:widowControl w:val="0"/>
        <w:ind w:left="851" w:hanging="851"/>
        <w:jc w:val="both"/>
      </w:pPr>
    </w:p>
    <w:p w14:paraId="02931276" w14:textId="77777777" w:rsidR="0058419C" w:rsidRPr="00933A37" w:rsidRDefault="00933A37" w:rsidP="00933A37">
      <w:pPr>
        <w:pStyle w:val="Paragrafoelenco"/>
        <w:widowControl w:val="0"/>
        <w:numPr>
          <w:ilvl w:val="1"/>
          <w:numId w:val="14"/>
        </w:numPr>
        <w:spacing w:after="120"/>
        <w:ind w:left="851" w:hanging="851"/>
        <w:jc w:val="both"/>
        <w:rPr>
          <w:rFonts w:asciiTheme="minorHAnsi" w:hAnsiTheme="minorHAnsi"/>
          <w:b/>
          <w:sz w:val="22"/>
          <w:szCs w:val="22"/>
        </w:rPr>
      </w:pPr>
      <w:r w:rsidRPr="00933A37">
        <w:rPr>
          <w:rFonts w:asciiTheme="minorHAnsi" w:hAnsiTheme="minorHAnsi"/>
          <w:sz w:val="22"/>
          <w:szCs w:val="22"/>
        </w:rPr>
        <w:t xml:space="preserve">The Licensee may only make additional copies over and above the Required Quantity; where </w:t>
      </w:r>
      <w:r w:rsidR="004C37C8">
        <w:rPr>
          <w:rFonts w:asciiTheme="minorHAnsi" w:hAnsiTheme="minorHAnsi"/>
          <w:sz w:val="22"/>
          <w:szCs w:val="22"/>
        </w:rPr>
        <w:t>the Licensee has</w:t>
      </w:r>
      <w:r w:rsidRPr="00933A37">
        <w:rPr>
          <w:rFonts w:asciiTheme="minorHAnsi" w:hAnsiTheme="minorHAnsi"/>
          <w:sz w:val="22"/>
          <w:szCs w:val="22"/>
        </w:rPr>
        <w:t xml:space="preserve"> first obtained the Licensor’s permission to do so and paid a supplemental licence fee as specified by the Licensor, which will be commensurate with the Initial Licence Fee.  Please submit any requests by email to </w:t>
      </w:r>
      <w:hyperlink r:id="rId11" w:history="1">
        <w:r w:rsidR="00CC4286" w:rsidRPr="00BB362D">
          <w:rPr>
            <w:rStyle w:val="Collegamentoipertestuale"/>
            <w:rFonts w:asciiTheme="minorHAnsi" w:hAnsiTheme="minorHAnsi"/>
            <w:sz w:val="22"/>
            <w:szCs w:val="22"/>
          </w:rPr>
          <w:t>healthoutcomes@innovation.ox.ac.uk</w:t>
        </w:r>
      </w:hyperlink>
      <w:r w:rsidRPr="00933A37">
        <w:rPr>
          <w:rFonts w:asciiTheme="minorHAnsi" w:hAnsiTheme="minorHAnsi"/>
          <w:sz w:val="22"/>
          <w:szCs w:val="22"/>
        </w:rPr>
        <w:t>.  If the Licensee fails to comply with this clause, then (without affecting any of its other rights) the Licensor reserves the right to terminate the Licence Agreement for breach and accordingly the Licensee must destroy all data and copies of the Questionnaire that it has gathered or made.</w:t>
      </w:r>
    </w:p>
    <w:p w14:paraId="5F37E214" w14:textId="77777777" w:rsidR="009D0516" w:rsidRPr="009D0516" w:rsidRDefault="00F57A74" w:rsidP="005A2390">
      <w:pPr>
        <w:pStyle w:val="Paragrafoelenco"/>
        <w:numPr>
          <w:ilvl w:val="1"/>
          <w:numId w:val="14"/>
        </w:numPr>
        <w:spacing w:after="120"/>
        <w:ind w:left="851" w:hanging="851"/>
        <w:jc w:val="both"/>
        <w:rPr>
          <w:rFonts w:asciiTheme="minorHAnsi" w:hAnsiTheme="minorHAnsi"/>
          <w:sz w:val="22"/>
          <w:szCs w:val="22"/>
          <w:lang w:val="en-US"/>
        </w:rPr>
      </w:pPr>
      <w:r w:rsidRPr="009D0516">
        <w:rPr>
          <w:rFonts w:asciiTheme="minorHAnsi" w:hAnsiTheme="minorHAnsi"/>
          <w:sz w:val="22"/>
          <w:szCs w:val="22"/>
        </w:rPr>
        <w:t xml:space="preserve">The licence granted under clause 2.1 </w:t>
      </w:r>
      <w:r w:rsidR="009D0516" w:rsidRPr="009D0516">
        <w:rPr>
          <w:rFonts w:asciiTheme="minorHAnsi" w:hAnsiTheme="minorHAnsi"/>
          <w:sz w:val="22"/>
          <w:szCs w:val="22"/>
          <w:lang w:val="en-US"/>
        </w:rPr>
        <w:t>does not carry any right of sub-license except the limited right where the Intended Use relates to a Clinical Study and then the licence granted automatically includes a right to sub-licence to: an Affiliate; the principal investigators and their teams; clinical study trial centres; CROs and CRAs; in each case provided that:</w:t>
      </w:r>
    </w:p>
    <w:p w14:paraId="7DE8EF5B"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directly involved with the performance of the Clinical Study, </w:t>
      </w:r>
    </w:p>
    <w:p w14:paraId="6C3381F3"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not a medic or clinician who has been previously debarred from practicing; and </w:t>
      </w:r>
    </w:p>
    <w:p w14:paraId="0F0D25EA" w14:textId="77777777" w:rsidR="009D0516" w:rsidRPr="0000621E" w:rsidRDefault="009D0516" w:rsidP="005A2390">
      <w:pPr>
        <w:pStyle w:val="Paragrafoelenco"/>
        <w:widowControl w:val="0"/>
        <w:numPr>
          <w:ilvl w:val="2"/>
          <w:numId w:val="14"/>
        </w:numPr>
        <w:spacing w:after="120"/>
        <w:ind w:left="1418" w:hanging="567"/>
        <w:jc w:val="both"/>
        <w:rPr>
          <w:rFonts w:asciiTheme="minorHAnsi" w:hAnsiTheme="minorHAnsi"/>
          <w:b/>
          <w:sz w:val="22"/>
          <w:szCs w:val="22"/>
        </w:rPr>
      </w:pPr>
      <w:r w:rsidRPr="009D0516">
        <w:rPr>
          <w:rFonts w:asciiTheme="minorHAnsi" w:hAnsiTheme="minorHAnsi"/>
          <w:sz w:val="22"/>
          <w:szCs w:val="22"/>
          <w:lang w:val="en-US"/>
        </w:rPr>
        <w:t xml:space="preserve">the identity of the proposed sub-licensee or the nature of its business is not likely to </w:t>
      </w:r>
      <w:r w:rsidR="000079C6">
        <w:rPr>
          <w:rFonts w:asciiTheme="minorHAnsi" w:hAnsiTheme="minorHAnsi"/>
          <w:sz w:val="22"/>
          <w:szCs w:val="22"/>
          <w:lang w:val="en-US"/>
        </w:rPr>
        <w:t>have a detrimental impact on the Licensor’s</w:t>
      </w:r>
      <w:r w:rsidRPr="009D0516">
        <w:rPr>
          <w:rFonts w:asciiTheme="minorHAnsi" w:hAnsiTheme="minorHAnsi"/>
          <w:sz w:val="22"/>
          <w:szCs w:val="22"/>
          <w:lang w:val="en-US"/>
        </w:rPr>
        <w:t xml:space="preserve"> reputation or that of the University of Oxford and the Licensor have the final decision in </w:t>
      </w:r>
      <w:r w:rsidR="000079C6">
        <w:rPr>
          <w:rFonts w:asciiTheme="minorHAnsi" w:hAnsiTheme="minorHAnsi"/>
          <w:sz w:val="22"/>
          <w:szCs w:val="22"/>
          <w:lang w:val="en-US"/>
        </w:rPr>
        <w:t xml:space="preserve">its </w:t>
      </w:r>
      <w:r w:rsidRPr="009D0516">
        <w:rPr>
          <w:rFonts w:asciiTheme="minorHAnsi" w:hAnsiTheme="minorHAnsi"/>
          <w:sz w:val="22"/>
          <w:szCs w:val="22"/>
          <w:lang w:val="en-US"/>
        </w:rPr>
        <w:t>absolute discretion in the case of any dispute regarding reputational matters.</w:t>
      </w:r>
    </w:p>
    <w:p w14:paraId="0674455F" w14:textId="04F7F7DB" w:rsidR="0013165C" w:rsidRPr="0000621E" w:rsidRDefault="005B353D" w:rsidP="00496FF1">
      <w:pPr>
        <w:pStyle w:val="Paragrafoelenco"/>
        <w:widowControl w:val="0"/>
        <w:numPr>
          <w:ilvl w:val="1"/>
          <w:numId w:val="14"/>
        </w:numPr>
        <w:spacing w:after="120"/>
        <w:jc w:val="both"/>
        <w:rPr>
          <w:rFonts w:asciiTheme="minorHAnsi" w:hAnsiTheme="minorHAnsi"/>
          <w:b/>
          <w:sz w:val="22"/>
          <w:szCs w:val="22"/>
        </w:rPr>
      </w:pPr>
      <w:r>
        <w:rPr>
          <w:rFonts w:asciiTheme="minorHAnsi" w:hAnsiTheme="minorHAnsi"/>
          <w:sz w:val="22"/>
          <w:szCs w:val="22"/>
        </w:rPr>
        <w:t xml:space="preserve">Where </w:t>
      </w:r>
      <w:r w:rsidRPr="00330E86">
        <w:rPr>
          <w:rFonts w:asciiTheme="minorHAnsi" w:hAnsiTheme="minorHAnsi"/>
          <w:sz w:val="22"/>
          <w:szCs w:val="22"/>
        </w:rPr>
        <w:t xml:space="preserve">an </w:t>
      </w:r>
      <w:r w:rsidR="00FC0553" w:rsidRPr="00330E86">
        <w:rPr>
          <w:rFonts w:asciiTheme="minorHAnsi" w:hAnsiTheme="minorHAnsi"/>
          <w:sz w:val="22"/>
          <w:szCs w:val="22"/>
        </w:rPr>
        <w:t>Initial Licence fee or an</w:t>
      </w:r>
      <w:r w:rsidR="00FC0553">
        <w:rPr>
          <w:rFonts w:asciiTheme="minorHAnsi" w:hAnsiTheme="minorHAnsi"/>
          <w:sz w:val="22"/>
          <w:szCs w:val="22"/>
        </w:rPr>
        <w:t xml:space="preserve"> </w:t>
      </w:r>
      <w:r>
        <w:rPr>
          <w:rFonts w:asciiTheme="minorHAnsi" w:hAnsiTheme="minorHAnsi"/>
          <w:sz w:val="22"/>
          <w:szCs w:val="22"/>
        </w:rPr>
        <w:t xml:space="preserve">Annual Licence Fee is payable </w:t>
      </w:r>
      <w:r w:rsidR="00EA13CE">
        <w:rPr>
          <w:rFonts w:asciiTheme="minorHAnsi" w:hAnsiTheme="minorHAnsi"/>
          <w:sz w:val="22"/>
          <w:szCs w:val="22"/>
        </w:rPr>
        <w:t xml:space="preserve">by the Licensee </w:t>
      </w:r>
      <w:r>
        <w:rPr>
          <w:rFonts w:asciiTheme="minorHAnsi" w:hAnsiTheme="minorHAnsi"/>
          <w:sz w:val="22"/>
          <w:szCs w:val="22"/>
        </w:rPr>
        <w:t>based on the volume of use of the Questionnaire d</w:t>
      </w:r>
      <w:r w:rsidR="0000621E" w:rsidRPr="0000621E">
        <w:rPr>
          <w:rFonts w:asciiTheme="minorHAnsi" w:hAnsiTheme="minorHAnsi"/>
          <w:sz w:val="22"/>
          <w:szCs w:val="22"/>
        </w:rPr>
        <w:t>uring the Licence Term</w:t>
      </w:r>
      <w:r>
        <w:rPr>
          <w:rFonts w:asciiTheme="minorHAnsi" w:hAnsiTheme="minorHAnsi"/>
          <w:sz w:val="22"/>
          <w:szCs w:val="22"/>
        </w:rPr>
        <w:t>,</w:t>
      </w:r>
      <w:r w:rsidR="0000621E" w:rsidRPr="0000621E">
        <w:rPr>
          <w:rFonts w:asciiTheme="minorHAnsi" w:hAnsiTheme="minorHAnsi"/>
          <w:sz w:val="22"/>
          <w:szCs w:val="22"/>
        </w:rPr>
        <w:t xml:space="preserve"> the Licensee will provide to the Licensor a licence report within 30 days after the close of each </w:t>
      </w:r>
      <w:r w:rsidR="0000621E" w:rsidRPr="0000621E">
        <w:rPr>
          <w:rFonts w:asciiTheme="minorHAnsi" w:hAnsiTheme="minorHAnsi"/>
          <w:sz w:val="22"/>
          <w:szCs w:val="22"/>
          <w:lang w:val="en-US"/>
        </w:rPr>
        <w:t xml:space="preserve">twelve (12) month period beginning on the Commencement Date and each anniversary of the Commencement Date </w:t>
      </w:r>
      <w:r w:rsidR="0000621E" w:rsidRPr="0000621E">
        <w:rPr>
          <w:rFonts w:asciiTheme="minorHAnsi" w:hAnsiTheme="minorHAnsi"/>
          <w:sz w:val="22"/>
          <w:szCs w:val="22"/>
        </w:rPr>
        <w:t xml:space="preserve">setting out details, by Questionnaire, of each client of the Licensee who has used each Questionnaire and the number of patients assessed by each client using each Questionnaire in the Licence Year. </w:t>
      </w:r>
    </w:p>
    <w:p w14:paraId="35960C4D" w14:textId="77777777" w:rsidR="0000621E" w:rsidRDefault="0000621E" w:rsidP="0000621E">
      <w:pPr>
        <w:pStyle w:val="Paragrafoelenco"/>
        <w:widowControl w:val="0"/>
        <w:spacing w:after="120"/>
        <w:jc w:val="both"/>
        <w:rPr>
          <w:rFonts w:asciiTheme="minorHAnsi" w:hAnsiTheme="minorHAnsi"/>
          <w:b/>
          <w:sz w:val="22"/>
          <w:szCs w:val="22"/>
        </w:rPr>
      </w:pPr>
    </w:p>
    <w:p w14:paraId="5862C80D" w14:textId="77777777" w:rsidR="00E0489B" w:rsidRPr="009D0516" w:rsidRDefault="00E0489B" w:rsidP="0000621E">
      <w:pPr>
        <w:pStyle w:val="Paragrafoelenco"/>
        <w:widowControl w:val="0"/>
        <w:spacing w:after="120"/>
        <w:jc w:val="both"/>
        <w:rPr>
          <w:rFonts w:asciiTheme="minorHAnsi" w:hAnsiTheme="minorHAnsi"/>
          <w:b/>
          <w:sz w:val="22"/>
          <w:szCs w:val="22"/>
        </w:rPr>
      </w:pPr>
    </w:p>
    <w:p w14:paraId="60A19202" w14:textId="77777777" w:rsidR="009D0516" w:rsidRPr="009D0516" w:rsidRDefault="009D0516" w:rsidP="009D0516">
      <w:pPr>
        <w:widowControl w:val="0"/>
        <w:numPr>
          <w:ilvl w:val="0"/>
          <w:numId w:val="16"/>
        </w:numPr>
        <w:spacing w:after="120"/>
        <w:jc w:val="both"/>
        <w:rPr>
          <w:rFonts w:asciiTheme="minorHAnsi" w:hAnsiTheme="minorHAnsi"/>
          <w:b/>
        </w:rPr>
      </w:pPr>
      <w:r w:rsidRPr="009D0516">
        <w:rPr>
          <w:rFonts w:asciiTheme="minorHAnsi" w:hAnsiTheme="minorHAnsi"/>
          <w:b/>
        </w:rPr>
        <w:t>Translations</w:t>
      </w:r>
    </w:p>
    <w:p w14:paraId="316B3729" w14:textId="77777777" w:rsidR="009D0516" w:rsidRPr="009D0516" w:rsidRDefault="009D0516" w:rsidP="00C40005">
      <w:pPr>
        <w:widowControl w:val="0"/>
        <w:numPr>
          <w:ilvl w:val="1"/>
          <w:numId w:val="16"/>
        </w:numPr>
        <w:ind w:hanging="792"/>
        <w:jc w:val="both"/>
        <w:rPr>
          <w:rFonts w:asciiTheme="minorHAnsi" w:hAnsiTheme="minorHAnsi"/>
        </w:rPr>
      </w:pPr>
      <w:r w:rsidRPr="009D0516">
        <w:rPr>
          <w:rFonts w:asciiTheme="minorHAnsi" w:hAnsiTheme="minorHAnsi"/>
        </w:rPr>
        <w:t xml:space="preserve">The Licensee is only licensed to use translations included in the Required Translations and </w:t>
      </w:r>
      <w:r w:rsidR="00CC3DF8">
        <w:rPr>
          <w:rFonts w:asciiTheme="minorHAnsi" w:hAnsiTheme="minorHAnsi"/>
        </w:rPr>
        <w:t xml:space="preserve">any </w:t>
      </w:r>
      <w:r w:rsidR="005B353D">
        <w:rPr>
          <w:rFonts w:asciiTheme="minorHAnsi" w:hAnsiTheme="minorHAnsi"/>
        </w:rPr>
        <w:t>Commissioned Translatio</w:t>
      </w:r>
      <w:r w:rsidR="00EA13CE">
        <w:rPr>
          <w:rFonts w:asciiTheme="minorHAnsi" w:hAnsiTheme="minorHAnsi"/>
        </w:rPr>
        <w:t>n</w:t>
      </w:r>
      <w:r w:rsidR="005B353D">
        <w:rPr>
          <w:rFonts w:asciiTheme="minorHAnsi" w:hAnsiTheme="minorHAnsi"/>
        </w:rPr>
        <w:t>.  T</w:t>
      </w:r>
      <w:r w:rsidRPr="009D0516">
        <w:rPr>
          <w:rFonts w:asciiTheme="minorHAnsi" w:hAnsiTheme="minorHAnsi"/>
        </w:rPr>
        <w:t>he Licensee will not use other translations except in accordance with clauses 3.2 and 3.3.</w:t>
      </w:r>
    </w:p>
    <w:p w14:paraId="792FF0F7" w14:textId="77777777" w:rsidR="009D0516" w:rsidRPr="009D0516" w:rsidRDefault="009D0516" w:rsidP="009D0516">
      <w:pPr>
        <w:widowControl w:val="0"/>
        <w:ind w:left="1142"/>
        <w:jc w:val="both"/>
        <w:rPr>
          <w:rFonts w:asciiTheme="minorHAnsi" w:hAnsiTheme="minorHAnsi"/>
        </w:rPr>
      </w:pPr>
    </w:p>
    <w:p w14:paraId="3F3C221A" w14:textId="77777777" w:rsidR="006D7BF8" w:rsidRDefault="009D0516" w:rsidP="0000621E">
      <w:pPr>
        <w:widowControl w:val="0"/>
        <w:numPr>
          <w:ilvl w:val="1"/>
          <w:numId w:val="16"/>
        </w:numPr>
        <w:ind w:hanging="792"/>
        <w:jc w:val="both"/>
        <w:rPr>
          <w:rFonts w:asciiTheme="minorHAnsi" w:hAnsiTheme="minorHAnsi"/>
        </w:rPr>
      </w:pPr>
      <w:r w:rsidRPr="009D0516">
        <w:rPr>
          <w:rFonts w:asciiTheme="minorHAnsi" w:hAnsiTheme="minorHAnsi"/>
        </w:rPr>
        <w:t xml:space="preserve">If the Licensee wishes to use a further translation of the Questionnaire that was not included in the Required Translations </w:t>
      </w:r>
      <w:r w:rsidR="005B353D">
        <w:rPr>
          <w:rFonts w:asciiTheme="minorHAnsi" w:hAnsiTheme="minorHAnsi"/>
        </w:rPr>
        <w:t>or the Commissioned Translatio</w:t>
      </w:r>
      <w:r w:rsidR="00EA13CE">
        <w:rPr>
          <w:rFonts w:asciiTheme="minorHAnsi" w:hAnsiTheme="minorHAnsi"/>
        </w:rPr>
        <w:t>n</w:t>
      </w:r>
      <w:r w:rsidR="005B353D">
        <w:rPr>
          <w:rFonts w:asciiTheme="minorHAnsi" w:hAnsiTheme="minorHAnsi"/>
        </w:rPr>
        <w:t xml:space="preserve"> </w:t>
      </w:r>
      <w:r w:rsidRPr="009D0516">
        <w:rPr>
          <w:rFonts w:asciiTheme="minorHAnsi" w:hAnsiTheme="minorHAnsi"/>
        </w:rPr>
        <w:t>the Licensee should contact the Licensor with details of the translation the Licensee require</w:t>
      </w:r>
      <w:r w:rsidR="00D31F87">
        <w:rPr>
          <w:rFonts w:asciiTheme="minorHAnsi" w:hAnsiTheme="minorHAnsi"/>
        </w:rPr>
        <w:t>s</w:t>
      </w:r>
      <w:r w:rsidRPr="009D0516">
        <w:rPr>
          <w:rFonts w:asciiTheme="minorHAnsi" w:hAnsiTheme="minorHAnsi"/>
        </w:rPr>
        <w:t xml:space="preserve"> by email sent to </w:t>
      </w:r>
      <w:hyperlink r:id="rId12" w:history="1">
        <w:r w:rsidRPr="009D0516">
          <w:rPr>
            <w:rStyle w:val="Collegamentoipertestuale"/>
            <w:rFonts w:asciiTheme="minorHAnsi" w:hAnsiTheme="minorHAnsi"/>
          </w:rPr>
          <w:t>healthoutcomes@</w:t>
        </w:r>
        <w:r w:rsidR="00CC4286">
          <w:rPr>
            <w:rStyle w:val="Collegamentoipertestuale"/>
            <w:rFonts w:asciiTheme="minorHAnsi" w:hAnsiTheme="minorHAnsi"/>
          </w:rPr>
          <w:t>innovation</w:t>
        </w:r>
        <w:r w:rsidRPr="009D0516">
          <w:rPr>
            <w:rStyle w:val="Collegamentoipertestuale"/>
            <w:rFonts w:asciiTheme="minorHAnsi" w:hAnsiTheme="minorHAnsi"/>
          </w:rPr>
          <w:t>.ox.ac.uk</w:t>
        </w:r>
      </w:hyperlink>
      <w:r w:rsidRPr="009D0516">
        <w:rPr>
          <w:rFonts w:asciiTheme="minorHAnsi" w:hAnsiTheme="minorHAnsi"/>
        </w:rPr>
        <w:t xml:space="preserve">.  </w:t>
      </w:r>
      <w:r w:rsidR="006D7BF8">
        <w:rPr>
          <w:rFonts w:asciiTheme="minorHAnsi" w:hAnsiTheme="minorHAnsi"/>
        </w:rPr>
        <w:t>Following a request by a Licensee for a translation:</w:t>
      </w:r>
    </w:p>
    <w:p w14:paraId="00F5085B" w14:textId="77777777" w:rsidR="006D7BF8" w:rsidRDefault="006D7BF8" w:rsidP="006D7BF8">
      <w:pPr>
        <w:pStyle w:val="Paragrafoelenco"/>
        <w:rPr>
          <w:rFonts w:asciiTheme="minorHAnsi" w:hAnsiTheme="minorHAnsi"/>
        </w:rPr>
      </w:pPr>
    </w:p>
    <w:p w14:paraId="534E346B" w14:textId="77777777" w:rsidR="006D7BF8" w:rsidRPr="006D7BF8" w:rsidRDefault="006D7BF8" w:rsidP="006D7BF8">
      <w:pPr>
        <w:widowControl w:val="0"/>
        <w:numPr>
          <w:ilvl w:val="2"/>
          <w:numId w:val="16"/>
        </w:numPr>
        <w:jc w:val="both"/>
        <w:rPr>
          <w:rFonts w:asciiTheme="minorHAnsi" w:hAnsiTheme="minorHAnsi"/>
        </w:rPr>
      </w:pPr>
      <w:r>
        <w:rPr>
          <w:rFonts w:asciiTheme="minorHAnsi" w:hAnsiTheme="minorHAnsi"/>
        </w:rPr>
        <w:t xml:space="preserve">the Licensor will inform the Licensee whether the translation is available and the fee charged by the Licensor for that translation.  The Licensee may then place an order with the Licensor for the translation and the Licensor </w:t>
      </w:r>
      <w:r w:rsidR="009D0516" w:rsidRPr="009D0516">
        <w:rPr>
          <w:rFonts w:asciiTheme="minorHAnsi" w:hAnsiTheme="minorHAnsi"/>
        </w:rPr>
        <w:t xml:space="preserve">will supply that translation </w:t>
      </w:r>
      <w:r w:rsidR="009D0516" w:rsidRPr="006D7BF8">
        <w:rPr>
          <w:rFonts w:asciiTheme="minorHAnsi" w:hAnsiTheme="minorHAnsi"/>
        </w:rPr>
        <w:t>for the required fee</w:t>
      </w:r>
      <w:r w:rsidR="009D0516" w:rsidRPr="009D0516">
        <w:rPr>
          <w:rFonts w:asciiTheme="minorHAnsi" w:hAnsiTheme="minorHAnsi"/>
        </w:rPr>
        <w:t xml:space="preserve"> </w:t>
      </w:r>
      <w:r w:rsidR="007E59FB">
        <w:rPr>
          <w:rFonts w:asciiTheme="minorHAnsi" w:hAnsiTheme="minorHAnsi"/>
        </w:rPr>
        <w:t xml:space="preserve">as shown in the </w:t>
      </w:r>
      <w:r w:rsidR="007E59FB" w:rsidRPr="007E59FB">
        <w:rPr>
          <w:rFonts w:asciiTheme="minorHAnsi" w:hAnsiTheme="minorHAnsi"/>
        </w:rPr>
        <w:t xml:space="preserve">Licensor’s prevailing list price for the translation as notified to Licensee </w:t>
      </w:r>
      <w:r>
        <w:rPr>
          <w:rFonts w:asciiTheme="minorHAnsi" w:hAnsiTheme="minorHAnsi"/>
        </w:rPr>
        <w:t>[</w:t>
      </w:r>
      <w:r w:rsidR="009D0516" w:rsidRPr="009D0516">
        <w:rPr>
          <w:rFonts w:asciiTheme="minorHAnsi" w:hAnsiTheme="minorHAnsi"/>
        </w:rPr>
        <w:t>and tha</w:t>
      </w:r>
      <w:r w:rsidR="00EC045B">
        <w:rPr>
          <w:rFonts w:asciiTheme="minorHAnsi" w:hAnsiTheme="minorHAnsi"/>
        </w:rPr>
        <w:t>t translation will be deemed to</w:t>
      </w:r>
      <w:r w:rsidR="00933A37" w:rsidRPr="00933A37">
        <w:rPr>
          <w:rFonts w:asciiTheme="minorHAnsi" w:hAnsiTheme="minorHAnsi"/>
        </w:rPr>
        <w:t xml:space="preserve"> count towards the </w:t>
      </w:r>
      <w:r w:rsidR="009D0516" w:rsidRPr="009D0516">
        <w:rPr>
          <w:rFonts w:asciiTheme="minorHAnsi" w:hAnsiTheme="minorHAnsi"/>
        </w:rPr>
        <w:t>Required</w:t>
      </w:r>
      <w:r w:rsidR="00933A37">
        <w:rPr>
          <w:rFonts w:asciiTheme="minorHAnsi" w:hAnsiTheme="minorHAnsi"/>
        </w:rPr>
        <w:t xml:space="preserve"> Quantity</w:t>
      </w:r>
      <w:r>
        <w:rPr>
          <w:rFonts w:asciiTheme="minorHAnsi" w:hAnsiTheme="minorHAnsi"/>
        </w:rPr>
        <w:t>]</w:t>
      </w:r>
      <w:r w:rsidR="009D0516" w:rsidRPr="009D0516">
        <w:rPr>
          <w:rFonts w:asciiTheme="minorHAnsi" w:hAnsiTheme="minorHAnsi"/>
        </w:rPr>
        <w:t>.</w:t>
      </w:r>
      <w:r w:rsidR="0000621E" w:rsidRPr="0000621E">
        <w:rPr>
          <w:rFonts w:ascii="Verdana" w:hAnsi="Verdana"/>
          <w:sz w:val="18"/>
          <w:szCs w:val="18"/>
        </w:rPr>
        <w:t xml:space="preserve"> </w:t>
      </w:r>
      <w:r w:rsidR="0000621E">
        <w:rPr>
          <w:rFonts w:ascii="Verdana" w:hAnsi="Verdana"/>
          <w:sz w:val="18"/>
          <w:szCs w:val="18"/>
        </w:rPr>
        <w:t xml:space="preserve"> </w:t>
      </w:r>
    </w:p>
    <w:p w14:paraId="7A3DD0E6" w14:textId="77777777" w:rsidR="006D7BF8" w:rsidRDefault="006D7BF8" w:rsidP="006D7BF8">
      <w:pPr>
        <w:pStyle w:val="Paragrafoelenco"/>
        <w:rPr>
          <w:rFonts w:ascii="Verdana" w:hAnsi="Verdana"/>
          <w:sz w:val="18"/>
          <w:szCs w:val="18"/>
        </w:rPr>
      </w:pPr>
    </w:p>
    <w:p w14:paraId="3083FFAA" w14:textId="77777777" w:rsidR="00DA4230" w:rsidRPr="00DB0B6B" w:rsidRDefault="00CC3DF8" w:rsidP="00DA4230">
      <w:pPr>
        <w:widowControl w:val="0"/>
        <w:numPr>
          <w:ilvl w:val="2"/>
          <w:numId w:val="16"/>
        </w:numPr>
        <w:jc w:val="both"/>
        <w:rPr>
          <w:rFonts w:asciiTheme="minorHAnsi" w:hAnsiTheme="minorHAnsi" w:cstheme="minorHAnsi"/>
        </w:rPr>
      </w:pPr>
      <w:r w:rsidRPr="00D20291">
        <w:rPr>
          <w:rFonts w:asciiTheme="minorHAnsi" w:hAnsiTheme="minorHAnsi" w:cstheme="minorHAnsi"/>
          <w:rPrChange w:id="4" w:author="Gloria Viti" w:date="2020-09-29T09:22:00Z">
            <w:rPr>
              <w:rFonts w:ascii="Verdana" w:hAnsi="Verdana"/>
              <w:sz w:val="18"/>
              <w:szCs w:val="18"/>
            </w:rPr>
          </w:rPrChange>
        </w:rPr>
        <w:t>i</w:t>
      </w:r>
      <w:r w:rsidR="00D31F87" w:rsidRPr="00D20291">
        <w:rPr>
          <w:rFonts w:asciiTheme="minorHAnsi" w:hAnsiTheme="minorHAnsi" w:cstheme="minorHAnsi"/>
          <w:rPrChange w:id="5" w:author="Gloria Viti" w:date="2020-09-29T09:22:00Z">
            <w:rPr>
              <w:rFonts w:ascii="Verdana" w:hAnsi="Verdana"/>
              <w:sz w:val="18"/>
              <w:szCs w:val="18"/>
            </w:rPr>
          </w:rPrChange>
        </w:rPr>
        <w:t xml:space="preserve">f the required translation is not available the Licensee may request the Licensor to </w:t>
      </w:r>
      <w:r w:rsidR="006D7BF8" w:rsidRPr="00D20291">
        <w:rPr>
          <w:rFonts w:asciiTheme="minorHAnsi" w:hAnsiTheme="minorHAnsi" w:cstheme="minorHAnsi"/>
          <w:rPrChange w:id="6" w:author="Gloria Viti" w:date="2020-09-29T09:22:00Z">
            <w:rPr>
              <w:rFonts w:ascii="Verdana" w:hAnsi="Verdana"/>
              <w:sz w:val="18"/>
              <w:szCs w:val="18"/>
            </w:rPr>
          </w:rPrChange>
        </w:rPr>
        <w:t xml:space="preserve">commission a </w:t>
      </w:r>
      <w:r w:rsidR="00D31F87" w:rsidRPr="00D20291">
        <w:rPr>
          <w:rFonts w:asciiTheme="minorHAnsi" w:hAnsiTheme="minorHAnsi" w:cstheme="minorHAnsi"/>
          <w:rPrChange w:id="7" w:author="Gloria Viti" w:date="2020-09-29T09:22:00Z">
            <w:rPr>
              <w:rFonts w:ascii="Verdana" w:hAnsi="Verdana"/>
              <w:sz w:val="18"/>
              <w:szCs w:val="18"/>
            </w:rPr>
          </w:rPrChange>
        </w:rPr>
        <w:t xml:space="preserve">translation at a price to be agreed between the parties at the time. </w:t>
      </w:r>
      <w:r w:rsidR="006D7BF8" w:rsidRPr="00D20291">
        <w:rPr>
          <w:rFonts w:asciiTheme="minorHAnsi" w:hAnsiTheme="minorHAnsi" w:cstheme="minorHAnsi"/>
        </w:rPr>
        <w:t xml:space="preserve">Licensee shall pay 100% of any fees for the translation </w:t>
      </w:r>
      <w:r w:rsidR="0000621E" w:rsidRPr="009350DD">
        <w:rPr>
          <w:rFonts w:asciiTheme="minorHAnsi" w:hAnsiTheme="minorHAnsi" w:cstheme="minorHAnsi"/>
        </w:rPr>
        <w:t xml:space="preserve">in advance if requested to do so by </w:t>
      </w:r>
      <w:r w:rsidR="00DA4230" w:rsidRPr="00DB0B6B">
        <w:rPr>
          <w:rFonts w:asciiTheme="minorHAnsi" w:hAnsiTheme="minorHAnsi" w:cstheme="minorHAnsi"/>
        </w:rPr>
        <w:t xml:space="preserve">the </w:t>
      </w:r>
      <w:r w:rsidR="0000621E" w:rsidRPr="00DB0B6B">
        <w:rPr>
          <w:rFonts w:asciiTheme="minorHAnsi" w:hAnsiTheme="minorHAnsi" w:cstheme="minorHAnsi"/>
        </w:rPr>
        <w:t xml:space="preserve">Licensor. </w:t>
      </w:r>
      <w:r w:rsidR="00D31F87" w:rsidRPr="00DB0B6B">
        <w:rPr>
          <w:rFonts w:asciiTheme="minorHAnsi" w:hAnsiTheme="minorHAnsi" w:cstheme="minorHAnsi"/>
        </w:rPr>
        <w:t xml:space="preserve"> </w:t>
      </w:r>
    </w:p>
    <w:p w14:paraId="52F3FD31" w14:textId="77777777" w:rsidR="00DA4230" w:rsidRDefault="00DA4230" w:rsidP="00DA4230">
      <w:pPr>
        <w:pStyle w:val="Paragrafoelenco"/>
        <w:rPr>
          <w:rFonts w:asciiTheme="minorHAnsi" w:hAnsiTheme="minorHAnsi"/>
        </w:rPr>
      </w:pPr>
    </w:p>
    <w:p w14:paraId="754511DF" w14:textId="77777777" w:rsidR="005B353D" w:rsidRDefault="00C70092" w:rsidP="00DA4230">
      <w:pPr>
        <w:widowControl w:val="0"/>
        <w:numPr>
          <w:ilvl w:val="1"/>
          <w:numId w:val="16"/>
        </w:numPr>
        <w:ind w:hanging="792"/>
        <w:jc w:val="both"/>
        <w:rPr>
          <w:rFonts w:asciiTheme="minorHAnsi" w:hAnsiTheme="minorHAnsi"/>
        </w:rPr>
      </w:pPr>
      <w:r>
        <w:rPr>
          <w:rFonts w:asciiTheme="minorHAnsi" w:hAnsiTheme="minorHAnsi"/>
        </w:rPr>
        <w:t xml:space="preserve">Any </w:t>
      </w:r>
      <w:r w:rsidR="00076734">
        <w:rPr>
          <w:rFonts w:asciiTheme="minorHAnsi" w:hAnsiTheme="minorHAnsi"/>
        </w:rPr>
        <w:t>Commissioned Translatio</w:t>
      </w:r>
      <w:r w:rsidR="00EA13CE">
        <w:rPr>
          <w:rFonts w:asciiTheme="minorHAnsi" w:hAnsiTheme="minorHAnsi"/>
        </w:rPr>
        <w:t>n</w:t>
      </w:r>
      <w:r w:rsidR="00076734">
        <w:rPr>
          <w:rFonts w:asciiTheme="minorHAnsi" w:hAnsiTheme="minorHAnsi"/>
        </w:rPr>
        <w:t xml:space="preserve"> will be </w:t>
      </w:r>
      <w:r w:rsidR="005B353D">
        <w:rPr>
          <w:rFonts w:asciiTheme="minorHAnsi" w:hAnsiTheme="minorHAnsi"/>
        </w:rPr>
        <w:t xml:space="preserve">produced </w:t>
      </w:r>
      <w:r w:rsidR="005B353D" w:rsidRPr="005B353D">
        <w:rPr>
          <w:rFonts w:asciiTheme="minorHAnsi" w:hAnsiTheme="minorHAnsi"/>
        </w:rPr>
        <w:t>strictly in accordance with the document: “</w:t>
      </w:r>
      <w:r w:rsidR="00CC4286">
        <w:rPr>
          <w:rFonts w:asciiTheme="minorHAnsi" w:hAnsiTheme="minorHAnsi"/>
        </w:rPr>
        <w:t>Clinical</w:t>
      </w:r>
      <w:r w:rsidR="00CC4286" w:rsidRPr="005B353D">
        <w:rPr>
          <w:rFonts w:asciiTheme="minorHAnsi" w:hAnsiTheme="minorHAnsi"/>
        </w:rPr>
        <w:t xml:space="preserve"> </w:t>
      </w:r>
      <w:r w:rsidR="005B353D" w:rsidRPr="005B353D">
        <w:rPr>
          <w:rFonts w:asciiTheme="minorHAnsi" w:hAnsiTheme="minorHAnsi"/>
        </w:rPr>
        <w:t>Outcomes’: Translation and Linguistic Validation Process” version June 201</w:t>
      </w:r>
      <w:r w:rsidR="00CC4286">
        <w:rPr>
          <w:rFonts w:asciiTheme="minorHAnsi" w:hAnsiTheme="minorHAnsi"/>
        </w:rPr>
        <w:t>6</w:t>
      </w:r>
      <w:r w:rsidR="005B353D" w:rsidRPr="005B353D">
        <w:rPr>
          <w:rFonts w:asciiTheme="minorHAnsi" w:hAnsiTheme="minorHAnsi"/>
        </w:rPr>
        <w:t xml:space="preserve">, a copy of which is available on request by email sent to </w:t>
      </w:r>
      <w:hyperlink r:id="rId13" w:history="1">
        <w:r w:rsidR="00CC4286" w:rsidRPr="00BB362D">
          <w:rPr>
            <w:rStyle w:val="Collegamentoipertestuale"/>
            <w:rFonts w:asciiTheme="minorHAnsi" w:hAnsiTheme="minorHAnsi"/>
          </w:rPr>
          <w:t>healthoutcomes@innovation.ox.ac.uk</w:t>
        </w:r>
      </w:hyperlink>
      <w:r w:rsidR="00076734" w:rsidRPr="00076734">
        <w:rPr>
          <w:rFonts w:asciiTheme="minorHAnsi" w:hAnsiTheme="minorHAnsi"/>
        </w:rPr>
        <w:t xml:space="preserve"> </w:t>
      </w:r>
      <w:r w:rsidR="00076734">
        <w:rPr>
          <w:rFonts w:asciiTheme="minorHAnsi" w:hAnsiTheme="minorHAnsi"/>
        </w:rPr>
        <w:t>(“</w:t>
      </w:r>
      <w:r w:rsidR="00076734" w:rsidRPr="00076734">
        <w:rPr>
          <w:rFonts w:asciiTheme="minorHAnsi" w:hAnsiTheme="minorHAnsi"/>
        </w:rPr>
        <w:t>the TLV Process</w:t>
      </w:r>
      <w:r w:rsidR="00076734">
        <w:rPr>
          <w:rFonts w:asciiTheme="minorHAnsi" w:hAnsiTheme="minorHAnsi"/>
        </w:rPr>
        <w:t>”).</w:t>
      </w:r>
    </w:p>
    <w:p w14:paraId="75CB8661" w14:textId="77777777" w:rsidR="00076734" w:rsidRDefault="00076734" w:rsidP="00076734">
      <w:pPr>
        <w:widowControl w:val="0"/>
        <w:ind w:left="792"/>
        <w:jc w:val="both"/>
        <w:rPr>
          <w:rFonts w:asciiTheme="minorHAnsi" w:hAnsiTheme="minorHAnsi"/>
        </w:rPr>
      </w:pPr>
    </w:p>
    <w:p w14:paraId="1BEF2682" w14:textId="77777777" w:rsidR="0000621E" w:rsidRPr="00DA4230" w:rsidRDefault="0000621E" w:rsidP="00DA4230">
      <w:pPr>
        <w:widowControl w:val="0"/>
        <w:numPr>
          <w:ilvl w:val="1"/>
          <w:numId w:val="16"/>
        </w:numPr>
        <w:ind w:hanging="792"/>
        <w:jc w:val="both"/>
        <w:rPr>
          <w:rFonts w:asciiTheme="minorHAnsi" w:hAnsiTheme="minorHAnsi"/>
        </w:rPr>
      </w:pPr>
      <w:r w:rsidRPr="00DA4230">
        <w:rPr>
          <w:rFonts w:asciiTheme="minorHAnsi" w:hAnsiTheme="minorHAnsi"/>
        </w:rPr>
        <w:t xml:space="preserve">As between </w:t>
      </w:r>
      <w:r w:rsidR="00DA4230">
        <w:rPr>
          <w:rFonts w:asciiTheme="minorHAnsi" w:hAnsiTheme="minorHAnsi"/>
        </w:rPr>
        <w:t xml:space="preserve">the </w:t>
      </w:r>
      <w:r w:rsidRPr="00DA4230">
        <w:rPr>
          <w:rFonts w:asciiTheme="minorHAnsi" w:hAnsiTheme="minorHAnsi"/>
        </w:rPr>
        <w:t xml:space="preserve">Licensee and </w:t>
      </w:r>
      <w:r w:rsidR="00DA4230">
        <w:rPr>
          <w:rFonts w:asciiTheme="minorHAnsi" w:hAnsiTheme="minorHAnsi"/>
        </w:rPr>
        <w:t xml:space="preserve">the </w:t>
      </w:r>
      <w:r w:rsidRPr="00DA4230">
        <w:rPr>
          <w:rFonts w:asciiTheme="minorHAnsi" w:hAnsiTheme="minorHAnsi"/>
        </w:rPr>
        <w:t xml:space="preserve">Licensor, the copyright in any translations supplied by </w:t>
      </w:r>
      <w:r w:rsidR="00DA4230">
        <w:rPr>
          <w:rFonts w:asciiTheme="minorHAnsi" w:hAnsiTheme="minorHAnsi"/>
        </w:rPr>
        <w:t xml:space="preserve">the </w:t>
      </w:r>
      <w:r w:rsidRPr="00DA4230">
        <w:rPr>
          <w:rFonts w:asciiTheme="minorHAnsi" w:hAnsiTheme="minorHAnsi"/>
        </w:rPr>
        <w:t xml:space="preserve">Licensor </w:t>
      </w:r>
      <w:r w:rsidR="00DA4230">
        <w:rPr>
          <w:rFonts w:asciiTheme="minorHAnsi" w:hAnsiTheme="minorHAnsi"/>
        </w:rPr>
        <w:t xml:space="preserve">to the Licensee </w:t>
      </w:r>
      <w:r w:rsidRPr="00DA4230">
        <w:rPr>
          <w:rFonts w:asciiTheme="minorHAnsi" w:hAnsiTheme="minorHAnsi"/>
        </w:rPr>
        <w:t xml:space="preserve">under </w:t>
      </w:r>
      <w:r w:rsidR="00DA4230">
        <w:rPr>
          <w:rFonts w:asciiTheme="minorHAnsi" w:hAnsiTheme="minorHAnsi"/>
        </w:rPr>
        <w:t>clause 3.2</w:t>
      </w:r>
      <w:r w:rsidRPr="00DA4230">
        <w:rPr>
          <w:rFonts w:asciiTheme="minorHAnsi" w:hAnsiTheme="minorHAnsi"/>
        </w:rPr>
        <w:t xml:space="preserve"> shall belong </w:t>
      </w:r>
      <w:r w:rsidR="00DA4230" w:rsidRPr="00DA4230">
        <w:rPr>
          <w:rFonts w:asciiTheme="minorHAnsi" w:hAnsiTheme="minorHAnsi"/>
        </w:rPr>
        <w:t xml:space="preserve">solely </w:t>
      </w:r>
      <w:r w:rsidRPr="00DA4230">
        <w:rPr>
          <w:rFonts w:asciiTheme="minorHAnsi" w:hAnsiTheme="minorHAnsi"/>
        </w:rPr>
        <w:t xml:space="preserve">to </w:t>
      </w:r>
      <w:r w:rsidR="00DA4230">
        <w:rPr>
          <w:rFonts w:asciiTheme="minorHAnsi" w:hAnsiTheme="minorHAnsi"/>
        </w:rPr>
        <w:t xml:space="preserve">the </w:t>
      </w:r>
      <w:r w:rsidRPr="00DA4230">
        <w:rPr>
          <w:rFonts w:asciiTheme="minorHAnsi" w:hAnsiTheme="minorHAnsi"/>
        </w:rPr>
        <w:t xml:space="preserve">Licensor. </w:t>
      </w:r>
    </w:p>
    <w:p w14:paraId="40A51907" w14:textId="77777777" w:rsidR="009D0516" w:rsidRPr="009D0516" w:rsidRDefault="009D0516" w:rsidP="009D0516">
      <w:pPr>
        <w:widowControl w:val="0"/>
        <w:ind w:left="1142"/>
        <w:jc w:val="both"/>
        <w:rPr>
          <w:rFonts w:asciiTheme="minorHAnsi" w:hAnsiTheme="minorHAnsi"/>
        </w:rPr>
      </w:pPr>
    </w:p>
    <w:p w14:paraId="18BDE62E" w14:textId="77777777" w:rsidR="009D0516" w:rsidRPr="009D0516" w:rsidRDefault="009D0516" w:rsidP="00BC23D4">
      <w:pPr>
        <w:widowControl w:val="0"/>
        <w:numPr>
          <w:ilvl w:val="1"/>
          <w:numId w:val="16"/>
        </w:numPr>
        <w:spacing w:after="120"/>
        <w:ind w:left="709" w:hanging="709"/>
        <w:jc w:val="both"/>
        <w:rPr>
          <w:rFonts w:asciiTheme="minorHAnsi" w:hAnsiTheme="minorHAnsi"/>
        </w:rPr>
      </w:pPr>
      <w:r w:rsidRPr="009D0516">
        <w:rPr>
          <w:rFonts w:asciiTheme="minorHAnsi" w:hAnsiTheme="minorHAnsi"/>
        </w:rPr>
        <w:t>The Licensee may not make or use any other translations of the Questionnaire that have not been supplied by the Licensor except in accordance with the following conditions:</w:t>
      </w:r>
    </w:p>
    <w:p w14:paraId="483434DF" w14:textId="77777777" w:rsidR="009D0516" w:rsidRPr="009D0516" w:rsidRDefault="0000621E" w:rsidP="009D0516">
      <w:pPr>
        <w:widowControl w:val="0"/>
        <w:numPr>
          <w:ilvl w:val="2"/>
          <w:numId w:val="16"/>
        </w:numPr>
        <w:spacing w:after="120"/>
        <w:ind w:left="2127" w:hanging="993"/>
        <w:jc w:val="both"/>
        <w:rPr>
          <w:rFonts w:asciiTheme="minorHAnsi" w:hAnsiTheme="minorHAnsi"/>
        </w:rPr>
      </w:pPr>
      <w:r>
        <w:rPr>
          <w:rFonts w:asciiTheme="minorHAnsi" w:hAnsiTheme="minorHAnsi"/>
        </w:rPr>
        <w:t>the Licensee has</w:t>
      </w:r>
      <w:r w:rsidR="000079C6">
        <w:rPr>
          <w:rFonts w:asciiTheme="minorHAnsi" w:hAnsiTheme="minorHAnsi"/>
        </w:rPr>
        <w:t xml:space="preserve"> obtained the Licensor’s</w:t>
      </w:r>
      <w:r w:rsidR="009D0516" w:rsidRPr="009D0516">
        <w:rPr>
          <w:rFonts w:asciiTheme="minorHAnsi" w:hAnsiTheme="minorHAnsi"/>
        </w:rPr>
        <w:t xml:space="preserve"> written permission to do so;</w:t>
      </w:r>
    </w:p>
    <w:p w14:paraId="15DD37C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is translated from the original parent language as specified by the Licensor (which will normally be in the English language);</w:t>
      </w:r>
    </w:p>
    <w:p w14:paraId="62B10B21"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must be</w:t>
      </w:r>
      <w:r w:rsidR="00076734" w:rsidRPr="00076734">
        <w:rPr>
          <w:rFonts w:asciiTheme="minorHAnsi" w:hAnsiTheme="minorHAnsi"/>
        </w:rPr>
        <w:t xml:space="preserve"> strictly in accordance with</w:t>
      </w:r>
      <w:r w:rsidR="00076734">
        <w:rPr>
          <w:rFonts w:asciiTheme="minorHAnsi" w:hAnsiTheme="minorHAnsi"/>
        </w:rPr>
        <w:t xml:space="preserve"> the TLV Process</w:t>
      </w:r>
      <w:r w:rsidRPr="009D0516">
        <w:rPr>
          <w:rFonts w:asciiTheme="minorHAnsi" w:hAnsiTheme="minorHAnsi"/>
        </w:rPr>
        <w:t>;</w:t>
      </w:r>
    </w:p>
    <w:p w14:paraId="3D04E248"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before putting the Questionnaire into use the Licensee must provide the Licensor with </w:t>
      </w:r>
      <w:r w:rsidR="004C37C8">
        <w:rPr>
          <w:rFonts w:asciiTheme="minorHAnsi" w:hAnsiTheme="minorHAnsi"/>
        </w:rPr>
        <w:t xml:space="preserve">written confirmation of adherence </w:t>
      </w:r>
      <w:r w:rsidR="004C37C8" w:rsidRPr="004C37C8">
        <w:rPr>
          <w:rFonts w:asciiTheme="minorHAnsi" w:hAnsiTheme="minorHAnsi"/>
        </w:rPr>
        <w:t xml:space="preserve">of the translation </w:t>
      </w:r>
      <w:r w:rsidR="004C37C8">
        <w:rPr>
          <w:rFonts w:asciiTheme="minorHAnsi" w:hAnsiTheme="minorHAnsi"/>
        </w:rPr>
        <w:t xml:space="preserve">to the TLV Process </w:t>
      </w:r>
      <w:r w:rsidRPr="009D0516">
        <w:rPr>
          <w:rFonts w:asciiTheme="minorHAnsi" w:hAnsiTheme="minorHAnsi" w:cs="Arial"/>
        </w:rPr>
        <w:t>together with electronic (Microsoft Word or other format readily read by Microsoft Word) copies of the Questionnaire in final translated form;</w:t>
      </w:r>
    </w:p>
    <w:p w14:paraId="7F69B03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the Licensee may not deviate from the certified translation in the Licensee’s use of the translation; and</w:t>
      </w:r>
    </w:p>
    <w:p w14:paraId="1499C91C"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the Licensee will assign to the Licensor the copyright in the translation free of any third party claims.</w:t>
      </w:r>
    </w:p>
    <w:p w14:paraId="6AC4E15B" w14:textId="77777777" w:rsidR="009D0516" w:rsidRDefault="009D0516" w:rsidP="009D0516">
      <w:pPr>
        <w:widowControl w:val="0"/>
        <w:jc w:val="both"/>
        <w:rPr>
          <w:rFonts w:asciiTheme="minorHAnsi" w:hAnsiTheme="minorHAnsi"/>
        </w:rPr>
      </w:pPr>
    </w:p>
    <w:p w14:paraId="1E064404" w14:textId="77777777" w:rsidR="00933A37" w:rsidRPr="00933A37" w:rsidRDefault="00933A37" w:rsidP="00933A37">
      <w:pPr>
        <w:widowControl w:val="0"/>
        <w:numPr>
          <w:ilvl w:val="0"/>
          <w:numId w:val="16"/>
        </w:numPr>
        <w:spacing w:after="120"/>
        <w:jc w:val="both"/>
        <w:rPr>
          <w:b/>
        </w:rPr>
      </w:pPr>
      <w:r w:rsidRPr="00933A37">
        <w:rPr>
          <w:b/>
        </w:rPr>
        <w:t>Electronic Versions</w:t>
      </w:r>
    </w:p>
    <w:p w14:paraId="716C0CEA" w14:textId="77777777" w:rsidR="00933A37" w:rsidRPr="00933A37" w:rsidRDefault="00933A37" w:rsidP="00933A37">
      <w:pPr>
        <w:widowControl w:val="0"/>
        <w:numPr>
          <w:ilvl w:val="1"/>
          <w:numId w:val="16"/>
        </w:numPr>
        <w:spacing w:after="120"/>
        <w:ind w:left="1142" w:hanging="716"/>
        <w:jc w:val="both"/>
      </w:pPr>
      <w:r>
        <w:t xml:space="preserve">The Licensee </w:t>
      </w:r>
      <w:r w:rsidRPr="00933A37">
        <w:t xml:space="preserve">may not make or use on a hand held device or via a web based platform an </w:t>
      </w:r>
      <w:r w:rsidRPr="00933A37">
        <w:lastRenderedPageBreak/>
        <w:t>electronic version of the Questionnaire</w:t>
      </w:r>
      <w:r w:rsidR="004C37C8">
        <w:t>, an electronic Clinical Outcomes Assessment</w:t>
      </w:r>
      <w:r w:rsidRPr="00933A37">
        <w:t xml:space="preserve"> </w:t>
      </w:r>
      <w:r w:rsidR="004C37C8">
        <w:t>(an “eCOA</w:t>
      </w:r>
      <w:r w:rsidRPr="00933A37">
        <w:t>”)</w:t>
      </w:r>
      <w:r w:rsidR="004C37C8">
        <w:t>,</w:t>
      </w:r>
      <w:r w:rsidRPr="00933A37">
        <w:t xml:space="preserve"> except in accordance with the following conditions:</w:t>
      </w:r>
    </w:p>
    <w:p w14:paraId="59386770" w14:textId="77777777" w:rsidR="00933A37" w:rsidRPr="00933A37" w:rsidRDefault="00933A37" w:rsidP="00933A37">
      <w:pPr>
        <w:widowControl w:val="0"/>
        <w:numPr>
          <w:ilvl w:val="2"/>
          <w:numId w:val="16"/>
        </w:numPr>
        <w:spacing w:after="120"/>
        <w:ind w:left="2127" w:hanging="993"/>
        <w:jc w:val="both"/>
      </w:pPr>
      <w:r>
        <w:t>The Licensee</w:t>
      </w:r>
      <w:r w:rsidRPr="00933A37">
        <w:t xml:space="preserve"> must first obtain </w:t>
      </w:r>
      <w:r>
        <w:t xml:space="preserve">the Licensor’s </w:t>
      </w:r>
      <w:r w:rsidRPr="00933A37">
        <w:t>written permission;</w:t>
      </w:r>
    </w:p>
    <w:p w14:paraId="63E52C65" w14:textId="77777777" w:rsidR="00933A37" w:rsidRPr="00933A37" w:rsidRDefault="004C37C8" w:rsidP="00933A37">
      <w:pPr>
        <w:widowControl w:val="0"/>
        <w:numPr>
          <w:ilvl w:val="2"/>
          <w:numId w:val="16"/>
        </w:numPr>
        <w:spacing w:after="120"/>
        <w:ind w:left="2127" w:hanging="993"/>
        <w:jc w:val="both"/>
      </w:pPr>
      <w:r>
        <w:t>the eCOA</w:t>
      </w:r>
      <w:r w:rsidR="00933A37" w:rsidRPr="00933A37">
        <w:t xml:space="preserve"> must be created and implemented strictly in accordance with following </w:t>
      </w:r>
      <w:r w:rsidR="00CC4286">
        <w:t>Clinical Outcomes</w:t>
      </w:r>
      <w:r w:rsidR="00CC4286" w:rsidRPr="00933A37">
        <w:t xml:space="preserve"> </w:t>
      </w:r>
      <w:r w:rsidR="00933A37" w:rsidRPr="00933A37">
        <w:t>document: “</w:t>
      </w:r>
      <w:r w:rsidR="00CC4286">
        <w:t>Clinical</w:t>
      </w:r>
      <w:r w:rsidR="00CC4286" w:rsidRPr="00933A37">
        <w:t xml:space="preserve"> </w:t>
      </w:r>
      <w:r w:rsidR="00933A37" w:rsidRPr="00933A37">
        <w:t>Outcomes – Guide</w:t>
      </w:r>
      <w:r>
        <w:t>lines for the production of eCOA</w:t>
      </w:r>
      <w:r w:rsidR="00933A37" w:rsidRPr="00933A37">
        <w:t xml:space="preserve"> Measures” version </w:t>
      </w:r>
      <w:r w:rsidR="00CC4286">
        <w:t>June</w:t>
      </w:r>
      <w:r w:rsidR="00CC4286" w:rsidRPr="00933A37">
        <w:t xml:space="preserve"> </w:t>
      </w:r>
      <w:r w:rsidR="00933A37" w:rsidRPr="00933A37">
        <w:t>201</w:t>
      </w:r>
      <w:r w:rsidR="00CC4286">
        <w:t>6</w:t>
      </w:r>
      <w:r w:rsidR="00933A37" w:rsidRPr="00933A37">
        <w:t xml:space="preserve"> a copy of which is available on request by email sent to </w:t>
      </w:r>
      <w:hyperlink r:id="rId14" w:history="1">
        <w:r w:rsidR="00CC4286" w:rsidRPr="00BB362D">
          <w:rPr>
            <w:rStyle w:val="Collegamentoipertestuale"/>
          </w:rPr>
          <w:t>healthoutcomes@innovation.ox.ac.uk</w:t>
        </w:r>
      </w:hyperlink>
      <w:r w:rsidR="00933A37" w:rsidRPr="00933A37">
        <w:t>;</w:t>
      </w:r>
    </w:p>
    <w:p w14:paraId="69E5106E" w14:textId="77777777" w:rsidR="00933A37" w:rsidRPr="00933A37" w:rsidRDefault="004C37C8" w:rsidP="00933A37">
      <w:pPr>
        <w:widowControl w:val="0"/>
        <w:numPr>
          <w:ilvl w:val="2"/>
          <w:numId w:val="16"/>
        </w:numPr>
        <w:spacing w:after="120"/>
        <w:ind w:left="2127" w:hanging="993"/>
        <w:jc w:val="both"/>
      </w:pPr>
      <w:r>
        <w:t>if the eCOA</w:t>
      </w:r>
      <w:r w:rsidR="00933A37" w:rsidRPr="00933A37">
        <w:t xml:space="preserve"> is web based then:</w:t>
      </w:r>
    </w:p>
    <w:p w14:paraId="13B441D3" w14:textId="77777777" w:rsidR="00933A37" w:rsidRPr="00933A37" w:rsidRDefault="00933A37" w:rsidP="00933A37">
      <w:pPr>
        <w:widowControl w:val="0"/>
        <w:numPr>
          <w:ilvl w:val="3"/>
          <w:numId w:val="16"/>
        </w:numPr>
        <w:spacing w:after="120"/>
        <w:ind w:left="3119" w:hanging="850"/>
        <w:jc w:val="both"/>
      </w:pPr>
      <w:r>
        <w:t xml:space="preserve">the Licensee </w:t>
      </w:r>
      <w:r w:rsidRPr="00933A37">
        <w:t xml:space="preserve">must enter into a supplemental licence agreement in </w:t>
      </w:r>
      <w:r w:rsidR="000079C6" w:rsidRPr="000079C6">
        <w:t xml:space="preserve">the Licensor’s </w:t>
      </w:r>
      <w:r w:rsidRPr="00933A37">
        <w:t>standard form, that covers additional commercial and legal matters that are specific to web based use of the Questionnaire; and</w:t>
      </w:r>
    </w:p>
    <w:p w14:paraId="054E0AC8" w14:textId="77777777" w:rsidR="00933A37" w:rsidRPr="00933A37" w:rsidRDefault="004C37C8" w:rsidP="00933A37">
      <w:pPr>
        <w:widowControl w:val="0"/>
        <w:numPr>
          <w:ilvl w:val="3"/>
          <w:numId w:val="16"/>
        </w:numPr>
        <w:spacing w:after="120"/>
        <w:ind w:left="3119" w:hanging="850"/>
        <w:jc w:val="both"/>
      </w:pPr>
      <w:r>
        <w:t>all users of the eCOA</w:t>
      </w:r>
      <w:r w:rsidR="00933A37" w:rsidRPr="00933A37">
        <w:t xml:space="preserve"> shall be subject to a registration system that controls and monitors use in accordance with procedures approved by </w:t>
      </w:r>
      <w:r w:rsidR="00933A37">
        <w:t>the Licensor</w:t>
      </w:r>
      <w:r w:rsidR="00933A37" w:rsidRPr="00933A37">
        <w:t>.</w:t>
      </w:r>
    </w:p>
    <w:p w14:paraId="1E0046F1" w14:textId="77777777" w:rsidR="00933A37" w:rsidRPr="00933A37" w:rsidRDefault="00933A37" w:rsidP="00933A37">
      <w:pPr>
        <w:widowControl w:val="0"/>
        <w:numPr>
          <w:ilvl w:val="2"/>
          <w:numId w:val="16"/>
        </w:numPr>
        <w:spacing w:after="120"/>
        <w:ind w:left="2127" w:hanging="993"/>
        <w:jc w:val="both"/>
      </w:pPr>
      <w:r>
        <w:rPr>
          <w:rFonts w:cs="Arial"/>
        </w:rPr>
        <w:t>the Licensee</w:t>
      </w:r>
      <w:r w:rsidR="004C37C8">
        <w:rPr>
          <w:rFonts w:cs="Arial"/>
        </w:rPr>
        <w:t xml:space="preserve"> will assign to the Licensor the copyright in the eCOA</w:t>
      </w:r>
      <w:r w:rsidRPr="00933A37">
        <w:rPr>
          <w:rFonts w:cs="Arial"/>
        </w:rPr>
        <w:t xml:space="preserve"> version </w:t>
      </w:r>
      <w:r w:rsidR="004C37C8">
        <w:rPr>
          <w:rFonts w:cs="Arial"/>
        </w:rPr>
        <w:t>of the Questionna</w:t>
      </w:r>
      <w:r w:rsidR="003E70C7">
        <w:rPr>
          <w:rFonts w:cs="Arial"/>
        </w:rPr>
        <w:t>i</w:t>
      </w:r>
      <w:r w:rsidR="004C37C8">
        <w:rPr>
          <w:rFonts w:cs="Arial"/>
        </w:rPr>
        <w:t xml:space="preserve">re </w:t>
      </w:r>
      <w:r w:rsidRPr="00933A37">
        <w:rPr>
          <w:rFonts w:cs="Arial"/>
        </w:rPr>
        <w:t>free of any third party claims.</w:t>
      </w:r>
    </w:p>
    <w:p w14:paraId="0BAE4C71" w14:textId="77777777" w:rsidR="008E5F16" w:rsidRPr="009D0516" w:rsidRDefault="008E5F16" w:rsidP="009D0516">
      <w:pPr>
        <w:widowControl w:val="0"/>
        <w:jc w:val="both"/>
        <w:rPr>
          <w:rFonts w:asciiTheme="minorHAnsi" w:hAnsiTheme="minorHAnsi"/>
        </w:rPr>
      </w:pPr>
    </w:p>
    <w:p w14:paraId="38B74A11" w14:textId="77777777" w:rsidR="009D0516" w:rsidRPr="009D0516" w:rsidRDefault="009D0516" w:rsidP="009D0516">
      <w:pPr>
        <w:widowControl w:val="0"/>
        <w:numPr>
          <w:ilvl w:val="0"/>
          <w:numId w:val="16"/>
        </w:numPr>
        <w:spacing w:after="120"/>
        <w:jc w:val="both"/>
        <w:rPr>
          <w:rStyle w:val="PN"/>
          <w:rFonts w:asciiTheme="minorHAnsi" w:hAnsiTheme="minorHAnsi"/>
          <w:b/>
          <w:lang w:val="en-GB"/>
        </w:rPr>
      </w:pPr>
      <w:r w:rsidRPr="009D0516">
        <w:rPr>
          <w:rStyle w:val="PN"/>
          <w:rFonts w:asciiTheme="minorHAnsi" w:hAnsiTheme="minorHAnsi"/>
          <w:b/>
          <w:lang w:val="en-GB"/>
        </w:rPr>
        <w:t>Intellectual Property</w:t>
      </w:r>
    </w:p>
    <w:p w14:paraId="6AA13ECC" w14:textId="77777777" w:rsidR="009D0516" w:rsidRPr="009D0516" w:rsidRDefault="009D0516" w:rsidP="009D0516">
      <w:pPr>
        <w:widowControl w:val="0"/>
        <w:numPr>
          <w:ilvl w:val="1"/>
          <w:numId w:val="16"/>
        </w:numPr>
        <w:ind w:hanging="716"/>
        <w:jc w:val="both"/>
        <w:rPr>
          <w:rStyle w:val="PN"/>
          <w:rFonts w:asciiTheme="minorHAnsi" w:hAnsiTheme="minorHAnsi"/>
          <w:lang w:val="en-GB"/>
        </w:rPr>
      </w:pPr>
      <w:r w:rsidRPr="009D0516">
        <w:rPr>
          <w:rStyle w:val="PN"/>
          <w:rFonts w:asciiTheme="minorHAnsi" w:hAnsiTheme="minorHAnsi"/>
          <w:spacing w:val="-2"/>
          <w:kern w:val="1"/>
        </w:rPr>
        <w:t xml:space="preserve">The Licensee acknowledge that as between the Licensee and the Licensor, the Licensor owns the copyright in the Questionnaire and the Licensee agrees that the Licensee shall not obtain any right, title or interest in or to the copyright or other intellectual property rights in respect of the Questionnaire other than as expressly granted to the Licensee under the Licence Agreement. </w:t>
      </w:r>
    </w:p>
    <w:p w14:paraId="46F30308" w14:textId="77777777" w:rsidR="009D0516" w:rsidRPr="009D0516" w:rsidRDefault="009D0516" w:rsidP="009D0516">
      <w:pPr>
        <w:widowControl w:val="0"/>
        <w:ind w:hanging="716"/>
        <w:jc w:val="both"/>
        <w:rPr>
          <w:rStyle w:val="PN"/>
          <w:rFonts w:asciiTheme="minorHAnsi" w:hAnsiTheme="minorHAnsi"/>
          <w:lang w:val="en-GB"/>
        </w:rPr>
      </w:pPr>
    </w:p>
    <w:p w14:paraId="73C82B76"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The authors of the Questionnaire have asserted their moral rights (under Sections 77 to 89 of the Copyright Designs and Patents Act 1988 in the United Kingdom and equivalent rights in the rest of the world).  The Licensee must procure the waiver and release of any and all moral rights in any translations that the Licensee procures.</w:t>
      </w:r>
    </w:p>
    <w:p w14:paraId="61383ABC" w14:textId="77777777" w:rsidR="009D0516" w:rsidRPr="009D0516" w:rsidRDefault="009D0516" w:rsidP="009D0516">
      <w:pPr>
        <w:pStyle w:val="Paragrafoelenco"/>
        <w:ind w:hanging="716"/>
        <w:jc w:val="both"/>
        <w:rPr>
          <w:rFonts w:asciiTheme="minorHAnsi" w:hAnsiTheme="minorHAnsi"/>
          <w:sz w:val="22"/>
          <w:szCs w:val="22"/>
        </w:rPr>
      </w:pPr>
    </w:p>
    <w:p w14:paraId="45323BA7"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The Licensee must accurately reproduce the copyright notice in every copy of the Questionnaire (including all translations) that the Licensee makes. The copyright notice must appear in the same place and as far as practicable in the same format as the notice placed by the Licensor on the document that t</w:t>
      </w:r>
      <w:r w:rsidR="001E525A">
        <w:rPr>
          <w:rFonts w:asciiTheme="minorHAnsi" w:hAnsiTheme="minorHAnsi"/>
          <w:lang w:val="en-GB"/>
        </w:rPr>
        <w:t>he Licensor supplies</w:t>
      </w:r>
      <w:r w:rsidRPr="009D0516">
        <w:rPr>
          <w:rFonts w:asciiTheme="minorHAnsi" w:hAnsiTheme="minorHAnsi"/>
          <w:lang w:val="en-GB"/>
        </w:rPr>
        <w:t xml:space="preserve"> to the Licensee under the Licence Agreement.</w:t>
      </w:r>
    </w:p>
    <w:p w14:paraId="33274B16" w14:textId="77777777" w:rsidR="009D0516" w:rsidRPr="009D0516" w:rsidRDefault="009D0516" w:rsidP="009D0516">
      <w:pPr>
        <w:pStyle w:val="Paragrafoelenco"/>
        <w:ind w:hanging="716"/>
        <w:jc w:val="both"/>
        <w:rPr>
          <w:rFonts w:asciiTheme="minorHAnsi" w:hAnsiTheme="minorHAnsi"/>
          <w:sz w:val="22"/>
          <w:szCs w:val="22"/>
        </w:rPr>
      </w:pPr>
    </w:p>
    <w:p w14:paraId="66D2B0F8" w14:textId="18B3805C" w:rsidR="009411C2" w:rsidRPr="005E3AF9" w:rsidRDefault="009411C2" w:rsidP="009411C2">
      <w:pPr>
        <w:shd w:val="clear" w:color="auto" w:fill="FFFFFF"/>
        <w:spacing w:before="100" w:beforeAutospacing="1" w:after="100" w:afterAutospacing="1"/>
        <w:ind w:left="825" w:hanging="720"/>
        <w:jc w:val="both"/>
        <w:rPr>
          <w:rFonts w:asciiTheme="minorHAnsi" w:hAnsiTheme="minorHAnsi"/>
          <w:lang w:val="en-GB"/>
        </w:rPr>
      </w:pPr>
      <w:r>
        <w:rPr>
          <w:rFonts w:asciiTheme="minorHAnsi" w:hAnsiTheme="minorHAnsi"/>
          <w:lang w:val="en-GB"/>
        </w:rPr>
        <w:t xml:space="preserve">5.4       </w:t>
      </w:r>
      <w:r w:rsidRPr="00036306">
        <w:rPr>
          <w:rFonts w:asciiTheme="minorHAnsi" w:hAnsiTheme="minorHAnsi"/>
          <w:lang w:val="en-GB"/>
        </w:rPr>
        <w:t>Where the Licensee has paid an Initial Licence Fee the Licensor make</w:t>
      </w:r>
      <w:r>
        <w:rPr>
          <w:rFonts w:asciiTheme="minorHAnsi" w:hAnsiTheme="minorHAnsi"/>
          <w:lang w:val="en-GB"/>
        </w:rPr>
        <w:t>s</w:t>
      </w:r>
      <w:r w:rsidRPr="00036306">
        <w:rPr>
          <w:rFonts w:asciiTheme="minorHAnsi" w:hAnsiTheme="minorHAnsi"/>
          <w:lang w:val="en-GB"/>
        </w:rPr>
        <w:t xml:space="preserve"> no claim to the data </w:t>
      </w:r>
      <w:r>
        <w:rPr>
          <w:rFonts w:asciiTheme="minorHAnsi" w:hAnsiTheme="minorHAnsi"/>
          <w:lang w:val="en-GB"/>
        </w:rPr>
        <w:t xml:space="preserve">       </w:t>
      </w:r>
      <w:r w:rsidRPr="00036306">
        <w:rPr>
          <w:rFonts w:asciiTheme="minorHAnsi" w:hAnsiTheme="minorHAnsi"/>
          <w:lang w:val="en-GB"/>
        </w:rPr>
        <w:t xml:space="preserve">generated using the Questionnaires </w:t>
      </w:r>
      <w:r w:rsidRPr="005E3AF9">
        <w:rPr>
          <w:rFonts w:asciiTheme="minorHAnsi" w:hAnsiTheme="minorHAnsi"/>
          <w:lang w:val="en-GB"/>
        </w:rPr>
        <w:t xml:space="preserve">or require further fees in relation to </w:t>
      </w:r>
      <w:r>
        <w:rPr>
          <w:rFonts w:asciiTheme="minorHAnsi" w:hAnsiTheme="minorHAnsi"/>
          <w:lang w:val="en-GB"/>
        </w:rPr>
        <w:t>the Licensee’s</w:t>
      </w:r>
      <w:r w:rsidRPr="005E3AF9">
        <w:rPr>
          <w:rFonts w:asciiTheme="minorHAnsi" w:hAnsiTheme="minorHAnsi"/>
          <w:lang w:val="en-GB"/>
        </w:rPr>
        <w:t xml:space="preserve"> use of that data.  In all other cases </w:t>
      </w:r>
      <w:r>
        <w:rPr>
          <w:rFonts w:asciiTheme="minorHAnsi" w:hAnsiTheme="minorHAnsi"/>
          <w:lang w:val="en-GB"/>
        </w:rPr>
        <w:t>the Licensee</w:t>
      </w:r>
      <w:r w:rsidRPr="005E3AF9">
        <w:rPr>
          <w:rFonts w:asciiTheme="minorHAnsi" w:hAnsiTheme="minorHAnsi"/>
          <w:lang w:val="en-GB"/>
        </w:rPr>
        <w:t xml:space="preserve"> agree</w:t>
      </w:r>
      <w:r>
        <w:rPr>
          <w:rFonts w:asciiTheme="minorHAnsi" w:hAnsiTheme="minorHAnsi"/>
          <w:lang w:val="en-GB"/>
        </w:rPr>
        <w:t>s</w:t>
      </w:r>
      <w:r w:rsidRPr="005E3AF9">
        <w:rPr>
          <w:rFonts w:asciiTheme="minorHAnsi" w:hAnsiTheme="minorHAnsi"/>
          <w:lang w:val="en-GB"/>
        </w:rPr>
        <w:t xml:space="preserve"> that :</w:t>
      </w:r>
    </w:p>
    <w:p w14:paraId="3BDC108E" w14:textId="77777777" w:rsidR="009411C2" w:rsidRPr="005E3AF9" w:rsidRDefault="009411C2" w:rsidP="009411C2">
      <w:pPr>
        <w:shd w:val="clear" w:color="auto" w:fill="FFFFFF"/>
        <w:spacing w:before="100" w:beforeAutospacing="1" w:after="100" w:afterAutospacing="1"/>
        <w:ind w:left="1142" w:hanging="716"/>
        <w:jc w:val="both"/>
        <w:rPr>
          <w:rFonts w:asciiTheme="minorHAnsi" w:hAnsiTheme="minorHAnsi"/>
          <w:lang w:val="en-GB"/>
        </w:rPr>
      </w:pPr>
      <w:r w:rsidRPr="005E3AF9">
        <w:rPr>
          <w:rFonts w:asciiTheme="minorHAnsi" w:hAnsiTheme="minorHAnsi"/>
          <w:lang w:val="en-GB"/>
        </w:rPr>
        <w:t>5.4.1.</w:t>
      </w:r>
      <w:r w:rsidRPr="005E3AF9">
        <w:rPr>
          <w:rFonts w:asciiTheme="minorHAnsi" w:hAnsiTheme="minorHAnsi"/>
          <w:lang w:val="en-GB"/>
        </w:rPr>
        <w:tab/>
      </w:r>
      <w:r>
        <w:rPr>
          <w:rFonts w:asciiTheme="minorHAnsi" w:hAnsiTheme="minorHAnsi"/>
          <w:lang w:val="en-GB"/>
        </w:rPr>
        <w:t xml:space="preserve">they </w:t>
      </w:r>
      <w:r w:rsidRPr="005E3AF9">
        <w:rPr>
          <w:rFonts w:asciiTheme="minorHAnsi" w:hAnsiTheme="minorHAnsi"/>
          <w:lang w:val="en-GB"/>
        </w:rPr>
        <w:t>are only licensed to use data generated using the Questionnaire for non-commercial education, research and clinical patient care purposes as part of the Intended Use; and</w:t>
      </w:r>
    </w:p>
    <w:p w14:paraId="699EDD2C" w14:textId="4F14FE9E" w:rsidR="009D0516" w:rsidRPr="00036306" w:rsidRDefault="009411C2" w:rsidP="006D7BD1">
      <w:pPr>
        <w:widowControl w:val="0"/>
        <w:spacing w:after="120"/>
        <w:ind w:left="1134" w:hanging="708"/>
        <w:jc w:val="both"/>
        <w:rPr>
          <w:rFonts w:asciiTheme="minorHAnsi" w:hAnsiTheme="minorHAnsi"/>
          <w:lang w:val="en-GB"/>
        </w:rPr>
      </w:pPr>
      <w:r w:rsidRPr="005E3AF9">
        <w:rPr>
          <w:rFonts w:asciiTheme="minorHAnsi" w:hAnsiTheme="minorHAnsi"/>
          <w:lang w:val="en-GB"/>
        </w:rPr>
        <w:t>5.4.2.</w:t>
      </w:r>
      <w:r w:rsidR="006D7BD1">
        <w:rPr>
          <w:rFonts w:asciiTheme="minorHAnsi" w:hAnsiTheme="minorHAnsi"/>
          <w:lang w:val="en-GB"/>
        </w:rPr>
        <w:t xml:space="preserve">   </w:t>
      </w:r>
      <w:r w:rsidRPr="005E3AF9">
        <w:rPr>
          <w:rFonts w:asciiTheme="minorHAnsi" w:hAnsiTheme="minorHAnsi"/>
          <w:lang w:val="en-GB"/>
        </w:rPr>
        <w:t xml:space="preserve">any commercial sale of the data or services using the data will require a further licence </w:t>
      </w:r>
      <w:r w:rsidR="006D7BD1">
        <w:rPr>
          <w:rFonts w:asciiTheme="minorHAnsi" w:hAnsiTheme="minorHAnsi"/>
          <w:lang w:val="en-GB"/>
        </w:rPr>
        <w:t xml:space="preserve">   </w:t>
      </w:r>
      <w:r w:rsidRPr="005E3AF9">
        <w:rPr>
          <w:rFonts w:asciiTheme="minorHAnsi" w:hAnsiTheme="minorHAnsi"/>
          <w:lang w:val="en-GB"/>
        </w:rPr>
        <w:t>from us and payment of a licence fee.</w:t>
      </w:r>
      <w:r w:rsidR="009D0516" w:rsidRPr="00036306">
        <w:rPr>
          <w:rFonts w:asciiTheme="minorHAnsi" w:hAnsiTheme="minorHAnsi"/>
          <w:lang w:val="en-GB"/>
        </w:rPr>
        <w:t xml:space="preserve"> </w:t>
      </w:r>
    </w:p>
    <w:p w14:paraId="0E97E323" w14:textId="77777777" w:rsidR="009D0516" w:rsidRPr="009D0516" w:rsidRDefault="009D0516" w:rsidP="009D0516">
      <w:pPr>
        <w:pStyle w:val="Paragrafoelenco"/>
        <w:rPr>
          <w:rFonts w:asciiTheme="minorHAnsi" w:hAnsiTheme="minorHAnsi"/>
          <w:sz w:val="22"/>
          <w:szCs w:val="22"/>
        </w:rPr>
      </w:pPr>
    </w:p>
    <w:p w14:paraId="0C02BBE8" w14:textId="77777777" w:rsidR="00A97261" w:rsidRPr="00AD2551" w:rsidRDefault="00A97261" w:rsidP="00A97261">
      <w:pPr>
        <w:widowControl w:val="0"/>
        <w:ind w:left="851" w:hanging="709"/>
        <w:jc w:val="both"/>
        <w:rPr>
          <w:rStyle w:val="PN"/>
          <w:rFonts w:asciiTheme="minorHAnsi" w:hAnsiTheme="minorHAnsi"/>
          <w:spacing w:val="-2"/>
          <w:kern w:val="1"/>
        </w:rPr>
      </w:pPr>
      <w:r w:rsidRPr="00AD2551">
        <w:rPr>
          <w:rStyle w:val="PN"/>
          <w:rFonts w:asciiTheme="minorHAnsi" w:hAnsiTheme="minorHAnsi"/>
          <w:spacing w:val="-2"/>
          <w:kern w:val="1"/>
        </w:rPr>
        <w:t>5.5</w:t>
      </w:r>
      <w:r>
        <w:rPr>
          <w:rFonts w:asciiTheme="minorHAnsi" w:hAnsiTheme="minorHAnsi"/>
          <w:lang w:val="en-GB"/>
        </w:rPr>
        <w:t xml:space="preserve">         </w:t>
      </w:r>
      <w:r w:rsidRPr="00AD2551">
        <w:rPr>
          <w:rStyle w:val="PN"/>
          <w:rFonts w:asciiTheme="minorHAnsi" w:hAnsiTheme="minorHAnsi"/>
          <w:spacing w:val="-2"/>
          <w:kern w:val="1"/>
        </w:rPr>
        <w:t xml:space="preserve">All other copyright and intellectual property rights that may be generated in connection with </w:t>
      </w:r>
      <w:r w:rsidRPr="00AD2551">
        <w:rPr>
          <w:rStyle w:val="PN"/>
          <w:rFonts w:asciiTheme="minorHAnsi" w:hAnsiTheme="minorHAnsi"/>
          <w:spacing w:val="-2"/>
          <w:kern w:val="1"/>
        </w:rPr>
        <w:lastRenderedPageBreak/>
        <w:t xml:space="preserve">the </w:t>
      </w:r>
      <w:r>
        <w:rPr>
          <w:rStyle w:val="PN"/>
          <w:rFonts w:asciiTheme="minorHAnsi" w:hAnsiTheme="minorHAnsi"/>
          <w:spacing w:val="-2"/>
          <w:kern w:val="1"/>
        </w:rPr>
        <w:t xml:space="preserve">       </w:t>
      </w:r>
      <w:r w:rsidRPr="00AD2551">
        <w:rPr>
          <w:rStyle w:val="PN"/>
          <w:rFonts w:asciiTheme="minorHAnsi" w:hAnsiTheme="minorHAnsi"/>
          <w:spacing w:val="-2"/>
          <w:kern w:val="1"/>
        </w:rPr>
        <w:t xml:space="preserve">Licence Agreement or the Licensee’s use of the Questionnaires including in respect of any permitted translations or eCOAs that are created, shall belong solely to the Licensor, free of any third party claims.  The Licensee shall enter into an assignment or other instrument as the Licensor may request (whether before or at any time after the end of the Licence Agreement) to enable the Licensor to obtain the full benefit of this clause. </w:t>
      </w:r>
    </w:p>
    <w:p w14:paraId="124B8CB9" w14:textId="77777777" w:rsidR="009D0516" w:rsidRPr="00A97261" w:rsidRDefault="009D0516" w:rsidP="009D0516">
      <w:pPr>
        <w:widowControl w:val="0"/>
        <w:ind w:hanging="716"/>
        <w:jc w:val="both"/>
        <w:rPr>
          <w:rFonts w:asciiTheme="minorHAnsi" w:hAnsiTheme="minorHAnsi"/>
        </w:rPr>
      </w:pPr>
    </w:p>
    <w:p w14:paraId="776246E2" w14:textId="77777777" w:rsidR="009D0516" w:rsidRDefault="009D0516" w:rsidP="008E5F16">
      <w:pPr>
        <w:widowControl w:val="0"/>
        <w:numPr>
          <w:ilvl w:val="0"/>
          <w:numId w:val="16"/>
        </w:numPr>
        <w:jc w:val="both"/>
        <w:rPr>
          <w:rFonts w:asciiTheme="minorHAnsi" w:hAnsiTheme="minorHAnsi"/>
          <w:b/>
        </w:rPr>
      </w:pPr>
      <w:r w:rsidRPr="009D0516">
        <w:rPr>
          <w:rFonts w:asciiTheme="minorHAnsi" w:hAnsiTheme="minorHAnsi"/>
          <w:b/>
        </w:rPr>
        <w:t>Licence Fees</w:t>
      </w:r>
    </w:p>
    <w:p w14:paraId="1046365A" w14:textId="77777777" w:rsidR="008E5F16" w:rsidRPr="009D0516" w:rsidRDefault="008E5F16" w:rsidP="008E5F16">
      <w:pPr>
        <w:widowControl w:val="0"/>
        <w:ind w:left="360"/>
        <w:jc w:val="both"/>
        <w:rPr>
          <w:rFonts w:asciiTheme="minorHAnsi" w:hAnsiTheme="minorHAnsi"/>
          <w:b/>
        </w:rPr>
      </w:pPr>
    </w:p>
    <w:p w14:paraId="709FE40C" w14:textId="7BF3EDF1"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Style w:val="PN"/>
          <w:rFonts w:asciiTheme="minorHAnsi" w:hAnsiTheme="minorHAnsi"/>
          <w:spacing w:val="-2"/>
          <w:kern w:val="1"/>
        </w:rPr>
        <w:t xml:space="preserve">The </w:t>
      </w:r>
      <w:r w:rsidR="00076734">
        <w:rPr>
          <w:rStyle w:val="PN"/>
          <w:rFonts w:asciiTheme="minorHAnsi" w:hAnsiTheme="minorHAnsi"/>
          <w:spacing w:val="-2"/>
          <w:kern w:val="1"/>
        </w:rPr>
        <w:t xml:space="preserve">Licensee will pay </w:t>
      </w:r>
      <w:r w:rsidR="00076734" w:rsidRPr="001F597A">
        <w:rPr>
          <w:rStyle w:val="PN"/>
          <w:rFonts w:asciiTheme="minorHAnsi" w:hAnsiTheme="minorHAnsi"/>
          <w:spacing w:val="-2"/>
          <w:kern w:val="1"/>
        </w:rPr>
        <w:t xml:space="preserve">the </w:t>
      </w:r>
      <w:r w:rsidR="00102629" w:rsidRPr="001F597A">
        <w:rPr>
          <w:rStyle w:val="PN"/>
          <w:rFonts w:asciiTheme="minorHAnsi" w:hAnsiTheme="minorHAnsi"/>
          <w:spacing w:val="-2"/>
          <w:kern w:val="1"/>
        </w:rPr>
        <w:t xml:space="preserve">Initial </w:t>
      </w:r>
      <w:r w:rsidRPr="001F597A">
        <w:rPr>
          <w:rStyle w:val="PN"/>
          <w:rFonts w:asciiTheme="minorHAnsi" w:hAnsiTheme="minorHAnsi"/>
          <w:spacing w:val="-2"/>
          <w:kern w:val="1"/>
        </w:rPr>
        <w:t>Licence Fee</w:t>
      </w:r>
      <w:r w:rsidR="001F597A" w:rsidRPr="001F597A">
        <w:rPr>
          <w:rStyle w:val="PN"/>
          <w:rFonts w:asciiTheme="minorHAnsi" w:hAnsiTheme="minorHAnsi"/>
          <w:spacing w:val="-2"/>
          <w:kern w:val="1"/>
        </w:rPr>
        <w:t xml:space="preserve"> </w:t>
      </w:r>
      <w:r w:rsidR="00CC3DF8" w:rsidRPr="001F597A">
        <w:rPr>
          <w:rStyle w:val="PN"/>
          <w:rFonts w:asciiTheme="minorHAnsi" w:hAnsiTheme="minorHAnsi"/>
          <w:spacing w:val="-2"/>
          <w:kern w:val="1"/>
        </w:rPr>
        <w:t>to</w:t>
      </w:r>
      <w:r w:rsidR="00CC3DF8">
        <w:rPr>
          <w:rStyle w:val="PN"/>
          <w:rFonts w:asciiTheme="minorHAnsi" w:hAnsiTheme="minorHAnsi"/>
          <w:spacing w:val="-2"/>
          <w:kern w:val="1"/>
        </w:rPr>
        <w:t xml:space="preserve"> the Licensor. All fee</w:t>
      </w:r>
      <w:r w:rsidR="00076734">
        <w:rPr>
          <w:rStyle w:val="PN"/>
          <w:rFonts w:asciiTheme="minorHAnsi" w:hAnsiTheme="minorHAnsi"/>
          <w:spacing w:val="-2"/>
          <w:kern w:val="1"/>
        </w:rPr>
        <w:t>s due are</w:t>
      </w:r>
      <w:r w:rsidRPr="009D0516">
        <w:rPr>
          <w:rStyle w:val="PN"/>
          <w:rFonts w:asciiTheme="minorHAnsi" w:hAnsiTheme="minorHAnsi"/>
          <w:spacing w:val="-2"/>
          <w:kern w:val="1"/>
        </w:rPr>
        <w:t xml:space="preserve"> non-refundable and non-creditable and, where the Licensee has chosen to make payment after being invoiced, </w:t>
      </w:r>
      <w:r w:rsidRPr="009D0516">
        <w:rPr>
          <w:rFonts w:asciiTheme="minorHAnsi" w:hAnsiTheme="minorHAnsi"/>
          <w:spacing w:val="-2"/>
          <w:kern w:val="1"/>
        </w:rPr>
        <w:t>the Licensee will pay the sum due under the invoice no later than (</w:t>
      </w:r>
      <w:del w:id="8" w:author="Roberta Beltrame" w:date="2020-09-28T10:29:00Z">
        <w:r w:rsidRPr="009D0516" w:rsidDel="008E2417">
          <w:rPr>
            <w:rFonts w:asciiTheme="minorHAnsi" w:hAnsiTheme="minorHAnsi"/>
            <w:spacing w:val="-2"/>
            <w:kern w:val="1"/>
          </w:rPr>
          <w:delText>30</w:delText>
        </w:r>
      </w:del>
      <w:ins w:id="9" w:author="Roberta Beltrame" w:date="2020-09-28T10:29:00Z">
        <w:del w:id="10" w:author="Gloria Viti" w:date="2020-10-06T17:02:00Z">
          <w:r w:rsidR="008E2417" w:rsidDel="00DB0B6B">
            <w:rPr>
              <w:rFonts w:asciiTheme="minorHAnsi" w:hAnsiTheme="minorHAnsi"/>
              <w:spacing w:val="-2"/>
              <w:kern w:val="1"/>
            </w:rPr>
            <w:delText>60</w:delText>
          </w:r>
        </w:del>
      </w:ins>
      <w:ins w:id="11" w:author="Gloria Viti" w:date="2020-10-06T17:03:00Z">
        <w:r w:rsidR="00DB0B6B">
          <w:rPr>
            <w:rFonts w:asciiTheme="minorHAnsi" w:hAnsiTheme="minorHAnsi"/>
            <w:spacing w:val="-2"/>
            <w:kern w:val="1"/>
          </w:rPr>
          <w:t>45</w:t>
        </w:r>
      </w:ins>
      <w:r w:rsidRPr="009D0516">
        <w:rPr>
          <w:rFonts w:asciiTheme="minorHAnsi" w:hAnsiTheme="minorHAnsi"/>
          <w:spacing w:val="-2"/>
          <w:kern w:val="1"/>
        </w:rPr>
        <w:t xml:space="preserve">) </w:t>
      </w:r>
      <w:del w:id="12" w:author="Roberta Beltrame" w:date="2020-09-28T10:29:00Z">
        <w:r w:rsidRPr="009D0516" w:rsidDel="008E2417">
          <w:rPr>
            <w:rFonts w:asciiTheme="minorHAnsi" w:hAnsiTheme="minorHAnsi"/>
            <w:spacing w:val="-2"/>
            <w:kern w:val="1"/>
          </w:rPr>
          <w:delText xml:space="preserve">thirty </w:delText>
        </w:r>
      </w:del>
      <w:ins w:id="13" w:author="Roberta Beltrame" w:date="2020-09-28T10:29:00Z">
        <w:del w:id="14" w:author="Gloria Viti" w:date="2020-10-06T17:03:00Z">
          <w:r w:rsidR="008E2417" w:rsidDel="00DB0B6B">
            <w:rPr>
              <w:rFonts w:asciiTheme="minorHAnsi" w:hAnsiTheme="minorHAnsi"/>
              <w:spacing w:val="-2"/>
              <w:kern w:val="1"/>
            </w:rPr>
            <w:delText>sixty</w:delText>
          </w:r>
          <w:r w:rsidR="008E2417" w:rsidRPr="009D0516" w:rsidDel="00DB0B6B">
            <w:rPr>
              <w:rFonts w:asciiTheme="minorHAnsi" w:hAnsiTheme="minorHAnsi"/>
              <w:spacing w:val="-2"/>
              <w:kern w:val="1"/>
            </w:rPr>
            <w:delText xml:space="preserve"> </w:delText>
          </w:r>
        </w:del>
      </w:ins>
      <w:ins w:id="15" w:author="Gloria Viti" w:date="2020-10-06T17:03:00Z">
        <w:r w:rsidR="00DB0B6B">
          <w:rPr>
            <w:rFonts w:asciiTheme="minorHAnsi" w:hAnsiTheme="minorHAnsi"/>
            <w:spacing w:val="-2"/>
            <w:kern w:val="1"/>
          </w:rPr>
          <w:t xml:space="preserve">forty-five </w:t>
        </w:r>
      </w:ins>
      <w:r w:rsidRPr="009D0516">
        <w:rPr>
          <w:rFonts w:asciiTheme="minorHAnsi" w:hAnsiTheme="minorHAnsi"/>
          <w:spacing w:val="-2"/>
          <w:kern w:val="1"/>
        </w:rPr>
        <w:t xml:space="preserve">days from the date of the invoice. </w:t>
      </w:r>
      <w:r w:rsidRPr="009D0516">
        <w:rPr>
          <w:rStyle w:val="PN"/>
          <w:rFonts w:asciiTheme="minorHAnsi" w:hAnsiTheme="minorHAnsi"/>
          <w:spacing w:val="-2"/>
          <w:kern w:val="1"/>
        </w:rPr>
        <w:t xml:space="preserve"> </w:t>
      </w:r>
    </w:p>
    <w:p w14:paraId="40FC99E5" w14:textId="77777777" w:rsidR="009D0516" w:rsidRPr="009D0516" w:rsidRDefault="009D0516" w:rsidP="009D0516">
      <w:pPr>
        <w:widowControl w:val="0"/>
        <w:ind w:hanging="716"/>
        <w:jc w:val="both"/>
        <w:rPr>
          <w:rStyle w:val="PN"/>
          <w:rFonts w:asciiTheme="minorHAnsi" w:hAnsiTheme="minorHAnsi"/>
          <w:spacing w:val="-2"/>
          <w:kern w:val="1"/>
        </w:rPr>
      </w:pPr>
    </w:p>
    <w:p w14:paraId="35A8B1A5" w14:textId="77777777" w:rsidR="009D0516" w:rsidRPr="009D0516" w:rsidRDefault="00BC23D4" w:rsidP="009D0516">
      <w:pPr>
        <w:widowControl w:val="0"/>
        <w:numPr>
          <w:ilvl w:val="1"/>
          <w:numId w:val="16"/>
        </w:numPr>
        <w:ind w:hanging="716"/>
        <w:jc w:val="both"/>
        <w:rPr>
          <w:rStyle w:val="PN"/>
          <w:rFonts w:asciiTheme="minorHAnsi" w:hAnsiTheme="minorHAnsi"/>
          <w:spacing w:val="-2"/>
          <w:kern w:val="1"/>
        </w:rPr>
      </w:pPr>
      <w:r>
        <w:rPr>
          <w:rStyle w:val="PN"/>
          <w:rFonts w:asciiTheme="minorHAnsi" w:hAnsiTheme="minorHAnsi"/>
          <w:spacing w:val="-2"/>
          <w:kern w:val="1"/>
        </w:rPr>
        <w:t>The Licensor</w:t>
      </w:r>
      <w:r w:rsidR="009D0516" w:rsidRPr="009D0516">
        <w:rPr>
          <w:rStyle w:val="PN"/>
          <w:rFonts w:asciiTheme="minorHAnsi" w:hAnsiTheme="minorHAnsi"/>
          <w:spacing w:val="-2"/>
          <w:kern w:val="1"/>
        </w:rPr>
        <w:t xml:space="preserve"> reserve</w:t>
      </w:r>
      <w:r>
        <w:rPr>
          <w:rStyle w:val="PN"/>
          <w:rFonts w:asciiTheme="minorHAnsi" w:hAnsiTheme="minorHAnsi"/>
          <w:spacing w:val="-2"/>
          <w:kern w:val="1"/>
        </w:rPr>
        <w:t>s</w:t>
      </w:r>
      <w:r w:rsidR="009D0516" w:rsidRPr="009D0516">
        <w:rPr>
          <w:rStyle w:val="PN"/>
          <w:rFonts w:asciiTheme="minorHAnsi" w:hAnsiTheme="minorHAnsi"/>
          <w:spacing w:val="-2"/>
          <w:kern w:val="1"/>
        </w:rPr>
        <w:t xml:space="preserve"> the right by giving the Lice</w:t>
      </w:r>
      <w:r w:rsidR="00681AF1">
        <w:rPr>
          <w:rStyle w:val="PN"/>
          <w:rFonts w:asciiTheme="minorHAnsi" w:hAnsiTheme="minorHAnsi"/>
          <w:spacing w:val="-2"/>
          <w:kern w:val="1"/>
        </w:rPr>
        <w:t xml:space="preserve">nsee notice to suspend the Commencement </w:t>
      </w:r>
      <w:r w:rsidR="009D0516" w:rsidRPr="009D0516">
        <w:rPr>
          <w:rStyle w:val="PN"/>
          <w:rFonts w:asciiTheme="minorHAnsi" w:hAnsiTheme="minorHAnsi"/>
          <w:spacing w:val="-2"/>
          <w:kern w:val="1"/>
        </w:rPr>
        <w:t>Date, or if the Term has already started then to suspend the Licensee’s continued use of the Questionnaire</w:t>
      </w:r>
      <w:r w:rsidR="00B12D21">
        <w:rPr>
          <w:rStyle w:val="PN"/>
          <w:rFonts w:asciiTheme="minorHAnsi" w:hAnsiTheme="minorHAnsi"/>
          <w:spacing w:val="-2"/>
          <w:kern w:val="1"/>
        </w:rPr>
        <w:t>s</w:t>
      </w:r>
      <w:r w:rsidR="009D0516" w:rsidRPr="009D0516">
        <w:rPr>
          <w:rStyle w:val="PN"/>
          <w:rFonts w:asciiTheme="minorHAnsi" w:hAnsiTheme="minorHAnsi"/>
          <w:spacing w:val="-2"/>
          <w:kern w:val="1"/>
        </w:rPr>
        <w:t xml:space="preserve">, if the </w:t>
      </w:r>
      <w:r w:rsidR="00102629">
        <w:rPr>
          <w:rStyle w:val="PN"/>
          <w:rFonts w:asciiTheme="minorHAnsi" w:hAnsiTheme="minorHAnsi"/>
          <w:spacing w:val="-2"/>
          <w:kern w:val="1"/>
        </w:rPr>
        <w:t xml:space="preserve">Initial </w:t>
      </w:r>
      <w:r w:rsidR="009D0516" w:rsidRPr="009D0516">
        <w:rPr>
          <w:rStyle w:val="PN"/>
          <w:rFonts w:asciiTheme="minorHAnsi" w:hAnsiTheme="minorHAnsi"/>
          <w:spacing w:val="-2"/>
          <w:kern w:val="1"/>
        </w:rPr>
        <w:t xml:space="preserve">Licence Fee is not paid in full, without making any deduction, withholding or set-off, by the due date. </w:t>
      </w:r>
    </w:p>
    <w:p w14:paraId="23B3DD69"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4641D026" w14:textId="77777777"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Fonts w:asciiTheme="minorHAnsi" w:hAnsiTheme="minorHAnsi"/>
          <w:spacing w:val="-2"/>
          <w:kern w:val="1"/>
        </w:rPr>
        <w:t xml:space="preserve">In the event that full payment of any amount due from the Licensee under the Licence Agreement is not made by any of the dates stipulated, the Licensor will </w:t>
      </w:r>
      <w:r w:rsidR="00E0489B">
        <w:rPr>
          <w:rFonts w:asciiTheme="minorHAnsi" w:hAnsiTheme="minorHAnsi"/>
          <w:spacing w:val="-2"/>
          <w:kern w:val="1"/>
        </w:rPr>
        <w:t xml:space="preserve">be </w:t>
      </w:r>
      <w:r w:rsidRPr="009D0516">
        <w:rPr>
          <w:rFonts w:asciiTheme="minorHAnsi" w:hAnsiTheme="minorHAnsi"/>
          <w:spacing w:val="-2"/>
          <w:kern w:val="1"/>
        </w:rPr>
        <w:t xml:space="preserve">entitled to charge and the Licensee will pay interest on the amount </w:t>
      </w:r>
      <w:r w:rsidR="000079C6">
        <w:rPr>
          <w:rFonts w:asciiTheme="minorHAnsi" w:hAnsiTheme="minorHAnsi"/>
          <w:spacing w:val="-2"/>
          <w:kern w:val="1"/>
        </w:rPr>
        <w:t>unpaid at the rate of 1% per month</w:t>
      </w:r>
      <w:r w:rsidRPr="009D0516">
        <w:rPr>
          <w:rStyle w:val="PN"/>
          <w:rFonts w:asciiTheme="minorHAnsi" w:hAnsiTheme="minorHAnsi"/>
          <w:spacing w:val="-2"/>
          <w:kern w:val="1"/>
        </w:rPr>
        <w:t xml:space="preserve">.  </w:t>
      </w:r>
      <w:r w:rsidRPr="009D0516">
        <w:rPr>
          <w:rFonts w:asciiTheme="minorHAnsi" w:hAnsiTheme="minorHAnsi"/>
          <w:spacing w:val="-2"/>
          <w:kern w:val="1"/>
        </w:rPr>
        <w:t>Such interest shall accrue on a daily basis from the date when payment was due until the date of actual payment of the overdue amount whether before or after judgment.</w:t>
      </w:r>
      <w:r w:rsidRPr="009D0516">
        <w:rPr>
          <w:rStyle w:val="PN"/>
          <w:rFonts w:asciiTheme="minorHAnsi" w:hAnsiTheme="minorHAnsi"/>
          <w:spacing w:val="-2"/>
          <w:kern w:val="1"/>
        </w:rPr>
        <w:t xml:space="preserve"> </w:t>
      </w:r>
    </w:p>
    <w:p w14:paraId="65DB14D3"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20BAC662" w14:textId="77777777" w:rsidR="009D0516" w:rsidRPr="009D0516" w:rsidRDefault="009D0516" w:rsidP="009D0516">
      <w:pPr>
        <w:widowControl w:val="0"/>
        <w:ind w:hanging="716"/>
        <w:jc w:val="both"/>
        <w:rPr>
          <w:rStyle w:val="PN"/>
          <w:rFonts w:asciiTheme="minorHAnsi" w:hAnsiTheme="minorHAnsi"/>
          <w:spacing w:val="-2"/>
          <w:kern w:val="1"/>
        </w:rPr>
      </w:pPr>
    </w:p>
    <w:p w14:paraId="38596E60" w14:textId="77777777" w:rsidR="009D0516" w:rsidRPr="009D0516" w:rsidRDefault="009D0516" w:rsidP="009D0516">
      <w:pPr>
        <w:widowControl w:val="0"/>
        <w:numPr>
          <w:ilvl w:val="0"/>
          <w:numId w:val="16"/>
        </w:numPr>
        <w:jc w:val="both"/>
        <w:rPr>
          <w:rStyle w:val="PN"/>
          <w:rFonts w:asciiTheme="minorHAnsi" w:hAnsiTheme="minorHAnsi"/>
          <w:spacing w:val="-2"/>
          <w:kern w:val="1"/>
        </w:rPr>
      </w:pPr>
      <w:r w:rsidRPr="009D0516">
        <w:rPr>
          <w:rFonts w:asciiTheme="minorHAnsi" w:hAnsiTheme="minorHAnsi"/>
          <w:b/>
          <w:color w:val="000000"/>
        </w:rPr>
        <w:t>Warranties and Liability</w:t>
      </w:r>
    </w:p>
    <w:p w14:paraId="59EC2B5F" w14:textId="77777777" w:rsidR="009D0516" w:rsidRPr="009D0516" w:rsidRDefault="009D0516" w:rsidP="009D0516">
      <w:pPr>
        <w:pStyle w:val="Paragrafoelenco"/>
        <w:widowControl w:val="0"/>
        <w:ind w:hanging="716"/>
        <w:jc w:val="both"/>
        <w:rPr>
          <w:rStyle w:val="PN"/>
          <w:rFonts w:asciiTheme="minorHAnsi" w:hAnsiTheme="minorHAnsi"/>
          <w:spacing w:val="-2"/>
          <w:kern w:val="1"/>
          <w:szCs w:val="22"/>
        </w:rPr>
      </w:pPr>
    </w:p>
    <w:p w14:paraId="5448B4D3" w14:textId="77777777" w:rsidR="009D0516" w:rsidRPr="009D0516" w:rsidRDefault="009D0516" w:rsidP="009D0516">
      <w:pPr>
        <w:widowControl w:val="0"/>
        <w:numPr>
          <w:ilvl w:val="1"/>
          <w:numId w:val="16"/>
        </w:numPr>
        <w:ind w:hanging="716"/>
        <w:jc w:val="both"/>
        <w:rPr>
          <w:rFonts w:asciiTheme="minorHAnsi" w:hAnsiTheme="minorHAnsi"/>
        </w:rPr>
      </w:pPr>
      <w:bookmarkStart w:id="16" w:name="_Ref150229236"/>
      <w:r w:rsidRPr="009D0516">
        <w:rPr>
          <w:rFonts w:asciiTheme="minorHAnsi" w:hAnsiTheme="minorHAnsi"/>
        </w:rPr>
        <w:t>The Questionnaire</w:t>
      </w:r>
      <w:r w:rsidR="00790AC8">
        <w:rPr>
          <w:rFonts w:asciiTheme="minorHAnsi" w:hAnsiTheme="minorHAnsi"/>
        </w:rPr>
        <w:t>s</w:t>
      </w:r>
      <w:r w:rsidRPr="009D0516">
        <w:rPr>
          <w:rFonts w:asciiTheme="minorHAnsi" w:hAnsiTheme="minorHAnsi"/>
        </w:rPr>
        <w:t xml:space="preserve"> and associated material </w:t>
      </w:r>
      <w:r w:rsidR="00790AC8">
        <w:rPr>
          <w:rFonts w:asciiTheme="minorHAnsi" w:hAnsiTheme="minorHAnsi"/>
        </w:rPr>
        <w:t>are</w:t>
      </w:r>
      <w:r w:rsidRPr="009D0516">
        <w:rPr>
          <w:rFonts w:asciiTheme="minorHAnsi" w:hAnsiTheme="minorHAnsi"/>
        </w:rPr>
        <w:t xml:space="preserve"> provided on an ‘as is’ basis and the Licensee agree to use these at the Licensee’s own risk. No representations, conditions, warranties or other terms of any kind are given in respect of the Questionnaire</w:t>
      </w:r>
      <w:r w:rsidR="00681AF1">
        <w:rPr>
          <w:rFonts w:asciiTheme="minorHAnsi" w:hAnsiTheme="minorHAnsi"/>
        </w:rPr>
        <w:t>s</w:t>
      </w:r>
      <w:r w:rsidRPr="009D0516">
        <w:rPr>
          <w:rStyle w:val="PN"/>
          <w:rFonts w:asciiTheme="minorHAnsi" w:hAnsiTheme="minorHAnsi"/>
          <w:spacing w:val="-2"/>
          <w:kern w:val="1"/>
        </w:rPr>
        <w:t xml:space="preserve"> and any associated material</w:t>
      </w:r>
      <w:r w:rsidRPr="009D0516">
        <w:rPr>
          <w:rFonts w:asciiTheme="minorHAnsi" w:hAnsiTheme="minorHAnsi"/>
        </w:rPr>
        <w:t xml:space="preserve">, and all statutory warranties and conditions are excluded to the fullest extent permitted by law. </w:t>
      </w:r>
    </w:p>
    <w:p w14:paraId="044DF047" w14:textId="77777777" w:rsidR="009D0516" w:rsidRPr="009D0516" w:rsidRDefault="009D0516" w:rsidP="009D0516">
      <w:pPr>
        <w:pStyle w:val="Paragrafoelenco"/>
        <w:rPr>
          <w:rFonts w:asciiTheme="minorHAnsi" w:hAnsiTheme="minorHAnsi"/>
          <w:sz w:val="22"/>
          <w:szCs w:val="22"/>
        </w:rPr>
      </w:pPr>
    </w:p>
    <w:p w14:paraId="3D077D4E" w14:textId="77777777" w:rsidR="009D0516" w:rsidRPr="009D0516" w:rsidRDefault="009D0516" w:rsidP="009D0516">
      <w:pPr>
        <w:widowControl w:val="0"/>
        <w:numPr>
          <w:ilvl w:val="1"/>
          <w:numId w:val="16"/>
        </w:numPr>
        <w:spacing w:after="120"/>
        <w:ind w:hanging="716"/>
        <w:jc w:val="both"/>
        <w:rPr>
          <w:rStyle w:val="PN"/>
          <w:rFonts w:asciiTheme="minorHAnsi" w:hAnsiTheme="minorHAnsi"/>
        </w:rPr>
      </w:pPr>
      <w:r w:rsidRPr="009D0516">
        <w:rPr>
          <w:rFonts w:asciiTheme="minorHAnsi" w:hAnsiTheme="minorHAnsi"/>
        </w:rPr>
        <w:t>Without affe</w:t>
      </w:r>
      <w:r w:rsidR="009D1FCE">
        <w:rPr>
          <w:rFonts w:asciiTheme="minorHAnsi" w:hAnsiTheme="minorHAnsi"/>
        </w:rPr>
        <w:t>cting the generality of clause 7</w:t>
      </w:r>
      <w:r w:rsidRPr="009D0516">
        <w:rPr>
          <w:rFonts w:asciiTheme="minorHAnsi" w:hAnsiTheme="minorHAnsi"/>
        </w:rPr>
        <w:t xml:space="preserve">.1, the Licensor </w:t>
      </w:r>
      <w:r w:rsidRPr="009D0516">
        <w:rPr>
          <w:rStyle w:val="PN"/>
          <w:rFonts w:asciiTheme="minorHAnsi" w:hAnsiTheme="minorHAnsi"/>
          <w:spacing w:val="-2"/>
          <w:kern w:val="1"/>
        </w:rPr>
        <w:t xml:space="preserve">give no implied or express warranty and make no representation that the </w:t>
      </w:r>
      <w:r w:rsidRPr="009D0516">
        <w:rPr>
          <w:rFonts w:asciiTheme="minorHAnsi" w:hAnsiTheme="minorHAnsi"/>
        </w:rPr>
        <w:t>Questionnaire</w:t>
      </w:r>
      <w:r w:rsidR="00681AF1">
        <w:rPr>
          <w:rFonts w:asciiTheme="minorHAnsi" w:hAnsiTheme="minorHAnsi"/>
        </w:rPr>
        <w:t>s</w:t>
      </w:r>
      <w:r w:rsidR="00681AF1">
        <w:rPr>
          <w:rStyle w:val="PN"/>
          <w:rFonts w:asciiTheme="minorHAnsi" w:hAnsiTheme="minorHAnsi"/>
          <w:spacing w:val="-2"/>
          <w:kern w:val="1"/>
        </w:rPr>
        <w:t xml:space="preserve"> or any part of them</w:t>
      </w:r>
      <w:r w:rsidRPr="009D0516">
        <w:rPr>
          <w:rStyle w:val="PN"/>
          <w:rFonts w:asciiTheme="minorHAnsi" w:hAnsiTheme="minorHAnsi"/>
          <w:spacing w:val="-2"/>
          <w:kern w:val="1"/>
        </w:rPr>
        <w:t xml:space="preserve">: </w:t>
      </w:r>
    </w:p>
    <w:p w14:paraId="635EE4F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enable specific results to be obtained; </w:t>
      </w:r>
    </w:p>
    <w:p w14:paraId="4A81AF97"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meets a particular specification or </w:t>
      </w:r>
      <w:r w:rsidRPr="009D0516">
        <w:rPr>
          <w:rStyle w:val="PN"/>
          <w:rFonts w:asciiTheme="minorHAnsi" w:hAnsiTheme="minorHAnsi"/>
          <w:lang w:val="en-GB"/>
        </w:rPr>
        <w:t xml:space="preserve">is comprehensive within its field; </w:t>
      </w:r>
    </w:p>
    <w:p w14:paraId="6C3A1CF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lang w:val="en-GB"/>
        </w:rPr>
        <w:t xml:space="preserve">is suitable for any particular, or the Licensee’s specific, purposes; </w:t>
      </w:r>
    </w:p>
    <w:p w14:paraId="0C769CF5"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not cause any loss damage or injury; </w:t>
      </w:r>
    </w:p>
    <w:p w14:paraId="3D70197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that it is of satisfactory quality; or </w:t>
      </w:r>
    </w:p>
    <w:p w14:paraId="108E393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Fonts w:asciiTheme="minorHAnsi" w:hAnsiTheme="minorHAnsi"/>
        </w:rPr>
        <w:t xml:space="preserve">does not or will not infringe third party rights. </w:t>
      </w:r>
    </w:p>
    <w:p w14:paraId="3B348E13" w14:textId="77777777" w:rsidR="009D0516" w:rsidRPr="009D0516" w:rsidRDefault="009D0516" w:rsidP="009D0516">
      <w:pPr>
        <w:pStyle w:val="Paragrafoelenco"/>
        <w:widowControl w:val="0"/>
        <w:ind w:hanging="716"/>
        <w:jc w:val="both"/>
        <w:rPr>
          <w:rFonts w:asciiTheme="minorHAnsi" w:hAnsiTheme="minorHAnsi"/>
          <w:sz w:val="22"/>
          <w:szCs w:val="22"/>
        </w:rPr>
      </w:pPr>
    </w:p>
    <w:p w14:paraId="6A3B4C1C" w14:textId="77777777" w:rsidR="009D0516" w:rsidRPr="009D0516" w:rsidRDefault="009D0516" w:rsidP="009D0516">
      <w:pPr>
        <w:widowControl w:val="0"/>
        <w:numPr>
          <w:ilvl w:val="1"/>
          <w:numId w:val="16"/>
        </w:numPr>
        <w:spacing w:after="120"/>
        <w:ind w:hanging="716"/>
        <w:jc w:val="both"/>
        <w:rPr>
          <w:rFonts w:asciiTheme="minorHAnsi" w:hAnsiTheme="minorHAnsi"/>
        </w:rPr>
      </w:pPr>
      <w:r w:rsidRPr="009D0516">
        <w:rPr>
          <w:rFonts w:asciiTheme="minorHAnsi" w:hAnsiTheme="minorHAnsi"/>
        </w:rPr>
        <w:t xml:space="preserve">Except for death or personal injury caused by </w:t>
      </w:r>
      <w:r w:rsidR="000079C6">
        <w:rPr>
          <w:rFonts w:asciiTheme="minorHAnsi" w:hAnsiTheme="minorHAnsi"/>
        </w:rPr>
        <w:t xml:space="preserve">the Licensor’s </w:t>
      </w:r>
      <w:r w:rsidRPr="009D0516">
        <w:rPr>
          <w:rFonts w:asciiTheme="minorHAnsi" w:hAnsiTheme="minorHAnsi"/>
        </w:rPr>
        <w:t xml:space="preserve">negligence or for fraud, </w:t>
      </w:r>
      <w:r w:rsidR="00790AC8">
        <w:rPr>
          <w:rFonts w:asciiTheme="minorHAnsi" w:hAnsiTheme="minorHAnsi"/>
        </w:rPr>
        <w:t xml:space="preserve">the Licensor’s </w:t>
      </w:r>
      <w:r w:rsidRPr="009D0516">
        <w:rPr>
          <w:rFonts w:asciiTheme="minorHAnsi" w:hAnsiTheme="minorHAnsi"/>
        </w:rPr>
        <w:t xml:space="preserve">liability under the Licence Agreement </w:t>
      </w:r>
      <w:r w:rsidRPr="009D0516">
        <w:rPr>
          <w:rFonts w:asciiTheme="minorHAnsi" w:hAnsiTheme="minorHAnsi"/>
          <w:lang w:val="en-GB"/>
        </w:rPr>
        <w:t>whether arising in contract, or tort (including negligence) or arising in any other way for any direct or indirect loss</w:t>
      </w:r>
      <w:r w:rsidRPr="009D0516">
        <w:rPr>
          <w:rFonts w:asciiTheme="minorHAnsi" w:hAnsiTheme="minorHAnsi"/>
        </w:rPr>
        <w:t xml:space="preserve">: </w:t>
      </w:r>
    </w:p>
    <w:p w14:paraId="7FE3CCDF"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shall be limited in aggregate to the total amount of the </w:t>
      </w:r>
      <w:r w:rsidR="00102629">
        <w:rPr>
          <w:rFonts w:asciiTheme="minorHAnsi" w:hAnsiTheme="minorHAnsi"/>
        </w:rPr>
        <w:t xml:space="preserve">Initial </w:t>
      </w:r>
      <w:r w:rsidRPr="009D0516">
        <w:rPr>
          <w:rFonts w:asciiTheme="minorHAnsi" w:hAnsiTheme="minorHAnsi"/>
        </w:rPr>
        <w:t>Licence Fee and any supplemental fees received by the Licensor</w:t>
      </w:r>
      <w:r w:rsidR="009D1FCE">
        <w:rPr>
          <w:rFonts w:asciiTheme="minorHAnsi" w:hAnsiTheme="minorHAnsi"/>
        </w:rPr>
        <w:t xml:space="preserve"> pursuant to clause 6</w:t>
      </w:r>
      <w:r w:rsidRPr="009D0516">
        <w:rPr>
          <w:rFonts w:asciiTheme="minorHAnsi" w:hAnsiTheme="minorHAnsi"/>
        </w:rPr>
        <w:t>.1; and</w:t>
      </w:r>
    </w:p>
    <w:p w14:paraId="61378D22"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 xml:space="preserve">excludes any liability for loss of profit, reputation, or business or opportunity </w:t>
      </w:r>
      <w:r w:rsidRPr="009D0516">
        <w:rPr>
          <w:rFonts w:asciiTheme="minorHAnsi" w:hAnsiTheme="minorHAnsi"/>
        </w:rPr>
        <w:lastRenderedPageBreak/>
        <w:t>and for any indirect or consequential loss or damage, even if any of these types of loss or damage were foreseeable when the Licence Agreement was made.</w:t>
      </w:r>
    </w:p>
    <w:p w14:paraId="2B2E3096" w14:textId="77777777" w:rsidR="009D0516" w:rsidRPr="009D0516" w:rsidRDefault="009D0516" w:rsidP="009D0516">
      <w:pPr>
        <w:widowControl w:val="0"/>
        <w:ind w:hanging="716"/>
        <w:jc w:val="both"/>
        <w:rPr>
          <w:rFonts w:asciiTheme="minorHAnsi" w:hAnsiTheme="minorHAnsi"/>
        </w:rPr>
      </w:pPr>
    </w:p>
    <w:p w14:paraId="260ABF2A"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The Licensee irrevocably undertake</w:t>
      </w:r>
      <w:r w:rsidR="00847EEF">
        <w:rPr>
          <w:rFonts w:asciiTheme="minorHAnsi" w:hAnsiTheme="minorHAnsi"/>
        </w:rPr>
        <w:t>s</w:t>
      </w:r>
      <w:r w:rsidRPr="009D0516">
        <w:rPr>
          <w:rFonts w:asciiTheme="minorHAnsi" w:hAnsiTheme="minorHAnsi"/>
        </w:rPr>
        <w:t xml:space="preserve"> not to make any claim against any employee, student, agent or appointee of </w:t>
      </w:r>
      <w:r w:rsidR="00681AF1">
        <w:rPr>
          <w:rFonts w:asciiTheme="minorHAnsi" w:hAnsiTheme="minorHAnsi"/>
        </w:rPr>
        <w:t>the Licens</w:t>
      </w:r>
      <w:r w:rsidRPr="009D0516">
        <w:rPr>
          <w:rFonts w:asciiTheme="minorHAnsi" w:hAnsiTheme="minorHAnsi"/>
        </w:rPr>
        <w:t xml:space="preserve">or </w:t>
      </w:r>
      <w:r w:rsidR="00681AF1">
        <w:rPr>
          <w:rFonts w:asciiTheme="minorHAnsi" w:hAnsiTheme="minorHAnsi"/>
        </w:rPr>
        <w:t xml:space="preserve">or </w:t>
      </w:r>
      <w:r w:rsidRPr="009D0516">
        <w:rPr>
          <w:rFonts w:asciiTheme="minorHAnsi" w:hAnsiTheme="minorHAnsi"/>
        </w:rPr>
        <w:t>of the University</w:t>
      </w:r>
      <w:r w:rsidR="004C37C8">
        <w:rPr>
          <w:rFonts w:asciiTheme="minorHAnsi" w:hAnsiTheme="minorHAnsi"/>
        </w:rPr>
        <w:t xml:space="preserve"> of Oxford</w:t>
      </w:r>
      <w:r w:rsidRPr="009D0516">
        <w:rPr>
          <w:rFonts w:asciiTheme="minorHAnsi" w:hAnsiTheme="minorHAnsi"/>
        </w:rPr>
        <w:t>,</w:t>
      </w:r>
      <w:r w:rsidR="008A0092">
        <w:rPr>
          <w:rFonts w:asciiTheme="minorHAnsi" w:hAnsiTheme="minorHAnsi"/>
        </w:rPr>
        <w:t xml:space="preserve"> the Authors or the owners of the copyright in the Questionn</w:t>
      </w:r>
      <w:r w:rsidR="00E0489B">
        <w:rPr>
          <w:rFonts w:asciiTheme="minorHAnsi" w:hAnsiTheme="minorHAnsi"/>
        </w:rPr>
        <w:t>a</w:t>
      </w:r>
      <w:r w:rsidR="008A0092">
        <w:rPr>
          <w:rFonts w:asciiTheme="minorHAnsi" w:hAnsiTheme="minorHAnsi"/>
        </w:rPr>
        <w:t>ire,</w:t>
      </w:r>
      <w:r w:rsidRPr="009D0516">
        <w:rPr>
          <w:rFonts w:asciiTheme="minorHAnsi" w:hAnsiTheme="minorHAnsi"/>
        </w:rPr>
        <w:t xml:space="preserve"> being a claim which seeks to enforce against any of them any liability whatsoever in connection with the Licence Agreement or its subject-matter.</w:t>
      </w:r>
      <w:bookmarkEnd w:id="16"/>
    </w:p>
    <w:p w14:paraId="05546B7A" w14:textId="77777777" w:rsidR="009D0516" w:rsidRPr="009D0516" w:rsidRDefault="009D0516" w:rsidP="009D0516">
      <w:pPr>
        <w:pStyle w:val="Paragrafoelenco"/>
        <w:widowControl w:val="0"/>
        <w:ind w:hanging="716"/>
        <w:jc w:val="both"/>
        <w:rPr>
          <w:rFonts w:asciiTheme="minorHAnsi" w:hAnsiTheme="minorHAnsi"/>
          <w:sz w:val="22"/>
          <w:szCs w:val="22"/>
        </w:rPr>
      </w:pPr>
    </w:p>
    <w:p w14:paraId="12ABEA29" w14:textId="473B8E72" w:rsidR="009D0516" w:rsidRDefault="009D0516" w:rsidP="009D0516">
      <w:pPr>
        <w:widowControl w:val="0"/>
        <w:numPr>
          <w:ilvl w:val="1"/>
          <w:numId w:val="16"/>
        </w:numPr>
        <w:ind w:hanging="716"/>
        <w:jc w:val="both"/>
        <w:rPr>
          <w:ins w:id="17" w:author="Roberta Beltrame" w:date="2020-09-28T10:29:00Z"/>
          <w:rFonts w:asciiTheme="minorHAnsi" w:hAnsiTheme="minorHAnsi"/>
        </w:rPr>
      </w:pPr>
      <w:r w:rsidRPr="009D0516">
        <w:rPr>
          <w:rFonts w:asciiTheme="minorHAnsi" w:hAnsiTheme="minorHAnsi"/>
        </w:rPr>
        <w:t xml:space="preserve">The Licensee shall be responsible for all acts and omissions of the Licensee’s permitted sub-licensees and the Licensee shall hold harmless and indemnify the Licensor,  the University </w:t>
      </w:r>
      <w:r w:rsidR="00021259">
        <w:rPr>
          <w:rFonts w:asciiTheme="minorHAnsi" w:hAnsiTheme="minorHAnsi"/>
        </w:rPr>
        <w:t xml:space="preserve">of Oxford </w:t>
      </w:r>
      <w:r w:rsidRPr="009D0516">
        <w:rPr>
          <w:rFonts w:asciiTheme="minorHAnsi" w:hAnsiTheme="minorHAnsi"/>
        </w:rPr>
        <w:t xml:space="preserve">and other funders or contributing parties of or to the copyright or other intellectual property rights relating to the Questionnaire and any other materials that are licensed to the Licensee under the Licence Agreement from and against any claim, liability, loss or damage that the Licensor or University </w:t>
      </w:r>
      <w:r w:rsidR="00021259">
        <w:rPr>
          <w:rFonts w:asciiTheme="minorHAnsi" w:hAnsiTheme="minorHAnsi"/>
        </w:rPr>
        <w:t xml:space="preserve">of Oxford </w:t>
      </w:r>
      <w:r w:rsidRPr="009D0516">
        <w:rPr>
          <w:rFonts w:asciiTheme="minorHAnsi" w:hAnsiTheme="minorHAnsi"/>
        </w:rPr>
        <w:t>may suffer or incur arising out of any breach of the Licence Agreement or any negligent act or omission by the Licensee or the Licensee’s permitted sub-licensees.</w:t>
      </w:r>
    </w:p>
    <w:p w14:paraId="3C4E3434" w14:textId="0F7E0DF0" w:rsidR="008E2417" w:rsidDel="00DB0B6B" w:rsidRDefault="008E2417">
      <w:pPr>
        <w:pStyle w:val="Paragrafoelenco"/>
        <w:ind w:left="792"/>
        <w:rPr>
          <w:ins w:id="18" w:author="Roberta Beltrame" w:date="2020-09-28T10:29:00Z"/>
          <w:del w:id="19" w:author="Gloria Viti" w:date="2020-10-06T17:03:00Z"/>
          <w:rFonts w:asciiTheme="minorHAnsi" w:hAnsiTheme="minorHAnsi"/>
        </w:rPr>
        <w:pPrChange w:id="20" w:author="Roberta Beltrame" w:date="2020-09-28T10:29:00Z">
          <w:pPr>
            <w:widowControl w:val="0"/>
            <w:numPr>
              <w:ilvl w:val="1"/>
              <w:numId w:val="16"/>
            </w:numPr>
            <w:ind w:left="792" w:hanging="716"/>
            <w:jc w:val="both"/>
          </w:pPr>
        </w:pPrChange>
      </w:pPr>
      <w:ins w:id="21" w:author="Roberta Beltrame" w:date="2020-09-28T10:29:00Z">
        <w:del w:id="22" w:author="Gloria Viti" w:date="2020-10-06T17:03:00Z">
          <w:r w:rsidDel="00DB0B6B">
            <w:rPr>
              <w:rFonts w:asciiTheme="minorHAnsi" w:hAnsiTheme="minorHAnsi"/>
            </w:rPr>
            <w:delText>Licensee’s liability shall be limited in aggre</w:delText>
          </w:r>
        </w:del>
      </w:ins>
      <w:ins w:id="23" w:author="Roberta Beltrame" w:date="2020-09-28T10:30:00Z">
        <w:del w:id="24" w:author="Gloria Viti" w:date="2020-10-06T17:03:00Z">
          <w:r w:rsidDel="00DB0B6B">
            <w:rPr>
              <w:rFonts w:asciiTheme="minorHAnsi" w:hAnsiTheme="minorHAnsi"/>
            </w:rPr>
            <w:delText>gate to the total amount of the Initial License Fee and any supplemental fees received by t</w:delText>
          </w:r>
        </w:del>
      </w:ins>
      <w:ins w:id="25" w:author="Roberta Beltrame" w:date="2020-09-28T10:31:00Z">
        <w:del w:id="26" w:author="Gloria Viti" w:date="2020-10-06T17:03:00Z">
          <w:r w:rsidDel="00DB0B6B">
            <w:rPr>
              <w:rFonts w:asciiTheme="minorHAnsi" w:hAnsiTheme="minorHAnsi"/>
            </w:rPr>
            <w:delText>he Licensor pursuant to clause 6.1.</w:delText>
          </w:r>
        </w:del>
      </w:ins>
    </w:p>
    <w:p w14:paraId="52D479B7" w14:textId="71E9732C" w:rsidR="008E2417" w:rsidRPr="009D0516" w:rsidDel="00DB0B6B" w:rsidRDefault="008E2417">
      <w:pPr>
        <w:widowControl w:val="0"/>
        <w:ind w:left="792"/>
        <w:jc w:val="both"/>
        <w:rPr>
          <w:del w:id="27" w:author="Gloria Viti" w:date="2020-10-06T17:03:00Z"/>
          <w:rFonts w:asciiTheme="minorHAnsi" w:hAnsiTheme="minorHAnsi"/>
        </w:rPr>
        <w:pPrChange w:id="28" w:author="Roberta Beltrame" w:date="2020-09-28T10:29:00Z">
          <w:pPr>
            <w:widowControl w:val="0"/>
            <w:numPr>
              <w:ilvl w:val="1"/>
              <w:numId w:val="16"/>
            </w:numPr>
            <w:ind w:left="792" w:hanging="716"/>
            <w:jc w:val="both"/>
          </w:pPr>
        </w:pPrChange>
      </w:pPr>
    </w:p>
    <w:p w14:paraId="6842DB44" w14:textId="77777777" w:rsidR="009D0516" w:rsidRPr="009D0516" w:rsidRDefault="009D0516" w:rsidP="009D0516">
      <w:pPr>
        <w:pStyle w:val="Paragrafoelenco"/>
        <w:jc w:val="both"/>
        <w:rPr>
          <w:rStyle w:val="PN"/>
          <w:rFonts w:asciiTheme="minorHAnsi" w:hAnsiTheme="minorHAnsi"/>
          <w:b/>
          <w:spacing w:val="-2"/>
          <w:kern w:val="1"/>
          <w:szCs w:val="22"/>
        </w:rPr>
      </w:pPr>
    </w:p>
    <w:p w14:paraId="67E2BEA1" w14:textId="77777777" w:rsidR="009D0516" w:rsidRPr="009D0516" w:rsidRDefault="009D0516" w:rsidP="009D0516">
      <w:pPr>
        <w:widowControl w:val="0"/>
        <w:numPr>
          <w:ilvl w:val="0"/>
          <w:numId w:val="16"/>
        </w:numPr>
        <w:spacing w:after="120"/>
        <w:jc w:val="both"/>
        <w:rPr>
          <w:rStyle w:val="PN"/>
          <w:rFonts w:asciiTheme="minorHAnsi" w:hAnsiTheme="minorHAnsi"/>
        </w:rPr>
      </w:pPr>
      <w:r w:rsidRPr="009D0516">
        <w:rPr>
          <w:rStyle w:val="PN"/>
          <w:rFonts w:asciiTheme="minorHAnsi" w:hAnsiTheme="minorHAnsi"/>
          <w:b/>
          <w:spacing w:val="-2"/>
          <w:kern w:val="1"/>
        </w:rPr>
        <w:t xml:space="preserve">Confidentiality </w:t>
      </w:r>
    </w:p>
    <w:p w14:paraId="70C23E41" w14:textId="0A73FBDE" w:rsidR="0018080A" w:rsidRPr="00633ED6" w:rsidRDefault="0018080A" w:rsidP="00633ED6">
      <w:pPr>
        <w:widowControl w:val="0"/>
        <w:numPr>
          <w:ilvl w:val="1"/>
          <w:numId w:val="16"/>
        </w:numPr>
        <w:ind w:hanging="716"/>
        <w:jc w:val="both"/>
        <w:rPr>
          <w:rFonts w:asciiTheme="minorHAnsi" w:hAnsiTheme="minorHAnsi"/>
        </w:rPr>
      </w:pPr>
      <w:r w:rsidRPr="00633ED6">
        <w:rPr>
          <w:rFonts w:asciiTheme="minorHAnsi" w:hAnsiTheme="minorHAnsi"/>
        </w:rPr>
        <w:t>Each party shall keep any commercial, technical and other information that is of a confidential nature (whether oral, written or recorded or disclosed in any other form) that may be disclosed to it by the other party in connection with the Licence Agreement confidential and not disclose it to any third party except:</w:t>
      </w:r>
    </w:p>
    <w:p w14:paraId="66DB48D5" w14:textId="77777777" w:rsidR="0018080A" w:rsidRPr="00633ED6" w:rsidRDefault="0018080A" w:rsidP="00633ED6">
      <w:pPr>
        <w:widowControl w:val="0"/>
        <w:numPr>
          <w:ilvl w:val="2"/>
          <w:numId w:val="16"/>
        </w:numPr>
        <w:ind w:left="2127" w:hanging="993"/>
        <w:jc w:val="both"/>
        <w:rPr>
          <w:rFonts w:asciiTheme="minorHAnsi" w:hAnsiTheme="minorHAnsi"/>
          <w:lang w:val="en-GB"/>
        </w:rPr>
      </w:pPr>
      <w:del w:id="29" w:author="Gloria Viti" w:date="2020-10-06T17:03:00Z">
        <w:r w:rsidRPr="00633ED6" w:rsidDel="00DB0B6B">
          <w:rPr>
            <w:rFonts w:asciiTheme="minorHAnsi" w:hAnsiTheme="minorHAnsi"/>
            <w:lang w:val="en-GB"/>
          </w:rPr>
          <w:delText xml:space="preserve">8.1.1 </w:delText>
        </w:r>
      </w:del>
      <w:r w:rsidRPr="00633ED6">
        <w:rPr>
          <w:rFonts w:asciiTheme="minorHAnsi" w:hAnsiTheme="minorHAnsi"/>
          <w:lang w:val="en-GB"/>
        </w:rPr>
        <w:t>where the information is in or comes into the public domain other than as a result of any breach of this term;</w:t>
      </w:r>
    </w:p>
    <w:p w14:paraId="05861216" w14:textId="77777777" w:rsidR="0018080A" w:rsidRPr="00633ED6" w:rsidRDefault="0018080A" w:rsidP="00633ED6">
      <w:pPr>
        <w:widowControl w:val="0"/>
        <w:numPr>
          <w:ilvl w:val="2"/>
          <w:numId w:val="16"/>
        </w:numPr>
        <w:ind w:left="2127" w:hanging="993"/>
        <w:jc w:val="both"/>
        <w:rPr>
          <w:rFonts w:asciiTheme="minorHAnsi" w:hAnsiTheme="minorHAnsi"/>
          <w:lang w:val="en-GB"/>
        </w:rPr>
      </w:pPr>
      <w:del w:id="30" w:author="Gloria Viti" w:date="2020-10-06T17:03:00Z">
        <w:r w:rsidRPr="00633ED6" w:rsidDel="00DB0B6B">
          <w:rPr>
            <w:rFonts w:asciiTheme="minorHAnsi" w:hAnsiTheme="minorHAnsi"/>
            <w:lang w:val="en-GB"/>
          </w:rPr>
          <w:delText>8.1.2</w:delText>
        </w:r>
        <w:r w:rsidRPr="00633ED6" w:rsidDel="00DB0B6B">
          <w:rPr>
            <w:rFonts w:asciiTheme="minorHAnsi" w:hAnsiTheme="minorHAnsi"/>
            <w:lang w:val="en-GB"/>
          </w:rPr>
          <w:tab/>
        </w:r>
      </w:del>
      <w:r w:rsidRPr="00633ED6">
        <w:rPr>
          <w:rFonts w:asciiTheme="minorHAnsi" w:hAnsiTheme="minorHAnsi"/>
          <w:lang w:val="en-GB"/>
        </w:rPr>
        <w:t xml:space="preserve">both parties may disclose the other party’s information to professional advisers and (on a need to know basis) to Affiliates’ employees and the employees of permitted sub-licensees; and </w:t>
      </w:r>
    </w:p>
    <w:p w14:paraId="03708F64" w14:textId="77777777" w:rsidR="0018080A" w:rsidRPr="00633ED6" w:rsidRDefault="0018080A" w:rsidP="00633ED6">
      <w:pPr>
        <w:widowControl w:val="0"/>
        <w:numPr>
          <w:ilvl w:val="2"/>
          <w:numId w:val="16"/>
        </w:numPr>
        <w:ind w:left="2127" w:hanging="993"/>
        <w:jc w:val="both"/>
        <w:rPr>
          <w:rFonts w:asciiTheme="minorHAnsi" w:hAnsiTheme="minorHAnsi"/>
          <w:lang w:val="en-GB"/>
        </w:rPr>
      </w:pPr>
      <w:del w:id="31" w:author="Gloria Viti" w:date="2020-10-06T17:04:00Z">
        <w:r w:rsidRPr="00633ED6" w:rsidDel="00DB0B6B">
          <w:rPr>
            <w:rFonts w:asciiTheme="minorHAnsi" w:hAnsiTheme="minorHAnsi"/>
            <w:lang w:val="en-GB"/>
          </w:rPr>
          <w:delText xml:space="preserve">8.1.3 </w:delText>
        </w:r>
      </w:del>
      <w:r w:rsidRPr="00633ED6">
        <w:rPr>
          <w:rFonts w:asciiTheme="minorHAnsi" w:hAnsiTheme="minorHAnsi"/>
          <w:lang w:val="en-GB"/>
        </w:rPr>
        <w:t xml:space="preserve">we may disclose any information disclosed by you (excluding any Personal Data as defined in the Data Protection Act 2018) including details of any Clinical Study to the University or to any other funders, owners or contributing parties of or to the copyright or other intellectual property rights relating to the Questionnaire in order for those institutions to make submissions to the Research Excellence Framework. </w:t>
      </w:r>
    </w:p>
    <w:p w14:paraId="31F679E4" w14:textId="2892D2B9" w:rsidR="009D0516" w:rsidRPr="00156C9E" w:rsidRDefault="0018080A" w:rsidP="00633ED6">
      <w:pPr>
        <w:widowControl w:val="0"/>
        <w:numPr>
          <w:ilvl w:val="1"/>
          <w:numId w:val="16"/>
        </w:numPr>
        <w:ind w:hanging="716"/>
        <w:jc w:val="both"/>
      </w:pPr>
      <w:r w:rsidRPr="00633ED6">
        <w:rPr>
          <w:rFonts w:asciiTheme="minorHAnsi" w:hAnsiTheme="minorHAnsi"/>
        </w:rPr>
        <w:t>Nothing in these Licence Terms will prevent a party from disclosing any information that may be disclosed to it by the other party where it is specifically required to disclose that information pursuant to applicable law (including the Freedom of information Act 2000),  or required or requested to be disclosed by a governmental authority or by order of any court of competent jurisdiction provided that: (a) in the case of a disclosure under the Freedom of Information Act 2000, none of the exemptions to that Act applies to the information; and (b) that party shall to the extent legally permitted, notify the other party of any such disclosure requirement or request as soon as practicable.</w:t>
      </w:r>
    </w:p>
    <w:p w14:paraId="23AAC9DE" w14:textId="77777777" w:rsidR="00156C9E" w:rsidRPr="00633ED6" w:rsidRDefault="00156C9E" w:rsidP="00156C9E">
      <w:pPr>
        <w:widowControl w:val="0"/>
        <w:ind w:left="792"/>
        <w:jc w:val="both"/>
      </w:pPr>
    </w:p>
    <w:p w14:paraId="57AEE7AF"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Duration and Termination</w:t>
      </w:r>
    </w:p>
    <w:p w14:paraId="6BFB1155" w14:textId="77777777" w:rsidR="009D0516" w:rsidRPr="009D0516" w:rsidRDefault="009D0516" w:rsidP="009D0516">
      <w:pPr>
        <w:pStyle w:val="Paragrafoelenco"/>
        <w:widowControl w:val="0"/>
        <w:ind w:left="0"/>
        <w:jc w:val="both"/>
        <w:rPr>
          <w:rFonts w:asciiTheme="minorHAnsi" w:hAnsiTheme="minorHAnsi"/>
          <w:b/>
          <w:sz w:val="22"/>
          <w:szCs w:val="22"/>
        </w:rPr>
      </w:pPr>
    </w:p>
    <w:p w14:paraId="19D4C97D"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The Licence Agreement will commence on the </w:t>
      </w:r>
      <w:r w:rsidR="005A2390">
        <w:rPr>
          <w:rFonts w:asciiTheme="minorHAnsi" w:hAnsiTheme="minorHAnsi"/>
        </w:rPr>
        <w:t xml:space="preserve">Commencement </w:t>
      </w:r>
      <w:r w:rsidRPr="009D0516">
        <w:rPr>
          <w:rFonts w:asciiTheme="minorHAnsi" w:hAnsiTheme="minorHAnsi"/>
        </w:rPr>
        <w:t xml:space="preserve">Date and continue for the Term unless terminated at an earlier date </w:t>
      </w:r>
      <w:r w:rsidR="00102629">
        <w:rPr>
          <w:rFonts w:asciiTheme="minorHAnsi" w:hAnsiTheme="minorHAnsi"/>
        </w:rPr>
        <w:t>in accordance with this clause 9</w:t>
      </w:r>
      <w:r w:rsidRPr="009D0516">
        <w:rPr>
          <w:rFonts w:asciiTheme="minorHAnsi" w:hAnsiTheme="minorHAnsi"/>
        </w:rPr>
        <w:t>.</w:t>
      </w:r>
    </w:p>
    <w:p w14:paraId="13429190" w14:textId="77777777" w:rsidR="009D0516" w:rsidRPr="009D0516" w:rsidRDefault="009D0516" w:rsidP="009D0516">
      <w:pPr>
        <w:widowControl w:val="0"/>
        <w:ind w:hanging="716"/>
        <w:jc w:val="both"/>
        <w:rPr>
          <w:rFonts w:asciiTheme="minorHAnsi" w:hAnsiTheme="minorHAnsi"/>
        </w:rPr>
      </w:pPr>
      <w:r w:rsidRPr="009D0516">
        <w:rPr>
          <w:rFonts w:asciiTheme="minorHAnsi" w:hAnsiTheme="minorHAnsi"/>
        </w:rPr>
        <w:t xml:space="preserve"> </w:t>
      </w:r>
    </w:p>
    <w:p w14:paraId="7BD6E9EC" w14:textId="77777777" w:rsidR="009D0516" w:rsidRPr="009D0516" w:rsidRDefault="00790AC8" w:rsidP="009D0516">
      <w:pPr>
        <w:widowControl w:val="0"/>
        <w:numPr>
          <w:ilvl w:val="1"/>
          <w:numId w:val="16"/>
        </w:numPr>
        <w:spacing w:after="120"/>
        <w:ind w:hanging="716"/>
        <w:jc w:val="both"/>
        <w:rPr>
          <w:rFonts w:asciiTheme="minorHAnsi" w:hAnsiTheme="minorHAnsi"/>
        </w:rPr>
      </w:pPr>
      <w:r>
        <w:rPr>
          <w:rFonts w:asciiTheme="minorHAnsi" w:hAnsiTheme="minorHAnsi"/>
        </w:rPr>
        <w:lastRenderedPageBreak/>
        <w:t>The Licensor</w:t>
      </w:r>
      <w:r w:rsidR="009D0516" w:rsidRPr="009D0516">
        <w:rPr>
          <w:rFonts w:asciiTheme="minorHAnsi" w:hAnsiTheme="minorHAnsi"/>
        </w:rPr>
        <w:t xml:space="preserve"> may terminate the Licence Agreement forthwith by written notice if:</w:t>
      </w:r>
    </w:p>
    <w:p w14:paraId="7ED8EDCE"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the Licensee </w:t>
      </w:r>
      <w:r w:rsidR="00847EEF">
        <w:rPr>
          <w:rFonts w:asciiTheme="minorHAnsi" w:hAnsiTheme="minorHAnsi"/>
        </w:rPr>
        <w:t xml:space="preserve">is </w:t>
      </w:r>
      <w:r w:rsidRPr="009D0516">
        <w:rPr>
          <w:rFonts w:asciiTheme="minorHAnsi" w:hAnsiTheme="minorHAnsi"/>
        </w:rPr>
        <w:t>in breach of the Licence Agreement and, if the breach is capable of remedy, the Licensee fail</w:t>
      </w:r>
      <w:r w:rsidR="00847EEF">
        <w:rPr>
          <w:rFonts w:asciiTheme="minorHAnsi" w:hAnsiTheme="minorHAnsi"/>
        </w:rPr>
        <w:t>s</w:t>
      </w:r>
      <w:r w:rsidRPr="009D0516">
        <w:rPr>
          <w:rFonts w:asciiTheme="minorHAnsi" w:hAnsiTheme="minorHAnsi"/>
        </w:rPr>
        <w:t xml:space="preserve"> to remedy the breach within 21 days of being requested in writing by the Licensor to do so;</w:t>
      </w:r>
    </w:p>
    <w:p w14:paraId="6327E767"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if the Licensee</w:t>
      </w:r>
      <w:r w:rsidR="00847EEF">
        <w:rPr>
          <w:rFonts w:asciiTheme="minorHAnsi" w:hAnsiTheme="minorHAnsi"/>
        </w:rPr>
        <w:t xml:space="preserve"> has</w:t>
      </w:r>
      <w:r w:rsidRPr="009D0516">
        <w:rPr>
          <w:rFonts w:asciiTheme="minorHAnsi" w:hAnsiTheme="minorHAnsi"/>
          <w:lang w:val="en-GB"/>
        </w:rPr>
        <w:t xml:space="preserve"> a petition presented for the Licensee’s winding-up, or the Licensee pass</w:t>
      </w:r>
      <w:r w:rsidR="00847EEF">
        <w:rPr>
          <w:rFonts w:asciiTheme="minorHAnsi" w:hAnsiTheme="minorHAnsi"/>
          <w:lang w:val="en-GB"/>
        </w:rPr>
        <w:t>es</w:t>
      </w:r>
      <w:r w:rsidRPr="009D0516">
        <w:rPr>
          <w:rFonts w:asciiTheme="minorHAnsi" w:hAnsiTheme="minorHAnsi"/>
          <w:lang w:val="en-GB"/>
        </w:rPr>
        <w:t xml:space="preserve"> a resolution for voluntary winding-up otherwise than for the purposes of a bona fide amalgamation or reconstruction, or the Licensee compo</w:t>
      </w:r>
      <w:r w:rsidR="00847EEF">
        <w:rPr>
          <w:rFonts w:asciiTheme="minorHAnsi" w:hAnsiTheme="minorHAnsi"/>
          <w:lang w:val="en-GB"/>
        </w:rPr>
        <w:t>unds with its creditors, or has</w:t>
      </w:r>
      <w:r w:rsidRPr="009D0516">
        <w:rPr>
          <w:rFonts w:asciiTheme="minorHAnsi" w:hAnsiTheme="minorHAnsi"/>
          <w:lang w:val="en-GB"/>
        </w:rPr>
        <w:t xml:space="preserve"> a receiver or administrative receiver appointed of all or any part of its assets, or enter into any arrangements with creditors, or take or suffer any similar action in consequence of debts</w:t>
      </w:r>
      <w:r w:rsidRPr="009D0516">
        <w:rPr>
          <w:rFonts w:asciiTheme="minorHAnsi" w:hAnsiTheme="minorHAnsi"/>
        </w:rPr>
        <w:t xml:space="preserve">. </w:t>
      </w:r>
    </w:p>
    <w:p w14:paraId="0CE54618" w14:textId="77777777" w:rsidR="009D0516" w:rsidRPr="009D0516" w:rsidRDefault="009D0516" w:rsidP="009D0516">
      <w:pPr>
        <w:pStyle w:val="Paragrafoelenco"/>
        <w:widowControl w:val="0"/>
        <w:ind w:left="2127" w:hanging="993"/>
        <w:jc w:val="both"/>
        <w:rPr>
          <w:rFonts w:asciiTheme="minorHAnsi" w:hAnsiTheme="minorHAnsi"/>
          <w:sz w:val="22"/>
          <w:szCs w:val="22"/>
        </w:rPr>
      </w:pPr>
    </w:p>
    <w:p w14:paraId="52BEBADE"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On termination of the Licence Agreement for any reason, the Licensee shall immediately pay all outstanding sums owed to the Licensor,  cease using the Questionnaire (including all translations</w:t>
      </w:r>
      <w:r w:rsidR="004C37C8">
        <w:rPr>
          <w:rFonts w:asciiTheme="minorHAnsi" w:hAnsiTheme="minorHAnsi"/>
        </w:rPr>
        <w:t xml:space="preserve"> and eCOA</w:t>
      </w:r>
      <w:r w:rsidR="00102629">
        <w:rPr>
          <w:rFonts w:asciiTheme="minorHAnsi" w:hAnsiTheme="minorHAnsi"/>
        </w:rPr>
        <w:t xml:space="preserve"> versions</w:t>
      </w:r>
      <w:r w:rsidRPr="009D0516">
        <w:rPr>
          <w:rFonts w:asciiTheme="minorHAnsi" w:hAnsiTheme="minorHAnsi"/>
        </w:rPr>
        <w:t>) and all associated materials (such as user manuals) that the Licensor</w:t>
      </w:r>
      <w:r w:rsidR="00847EEF">
        <w:rPr>
          <w:rFonts w:asciiTheme="minorHAnsi" w:hAnsiTheme="minorHAnsi"/>
        </w:rPr>
        <w:t xml:space="preserve"> has</w:t>
      </w:r>
      <w:r w:rsidRPr="009D0516">
        <w:rPr>
          <w:rFonts w:asciiTheme="minorHAnsi" w:hAnsiTheme="minorHAnsi"/>
        </w:rPr>
        <w:t xml:space="preserve"> provided to the Licensee and destroy or cause to be destroyed all stocks and electronic copies of the Questionnaire that may be in the Licensee’s possession or control and if the Licensor ask</w:t>
      </w:r>
      <w:r w:rsidR="00847EEF">
        <w:rPr>
          <w:rFonts w:asciiTheme="minorHAnsi" w:hAnsiTheme="minorHAnsi"/>
        </w:rPr>
        <w:t>s</w:t>
      </w:r>
      <w:r w:rsidRPr="009D0516">
        <w:rPr>
          <w:rFonts w:asciiTheme="minorHAnsi" w:hAnsiTheme="minorHAnsi"/>
        </w:rPr>
        <w:t xml:space="preserve"> the Licensee to, then the Licensee must certify </w:t>
      </w:r>
      <w:r w:rsidR="00847EEF">
        <w:rPr>
          <w:rFonts w:asciiTheme="minorHAnsi" w:hAnsiTheme="minorHAnsi"/>
        </w:rPr>
        <w:t xml:space="preserve">to the Licensor </w:t>
      </w:r>
      <w:r w:rsidRPr="009D0516">
        <w:rPr>
          <w:rFonts w:asciiTheme="minorHAnsi" w:hAnsiTheme="minorHAnsi"/>
        </w:rPr>
        <w:t>that the destruction has taken place.</w:t>
      </w:r>
    </w:p>
    <w:p w14:paraId="7A13C0AB" w14:textId="77777777" w:rsidR="009D0516" w:rsidRPr="009D0516" w:rsidRDefault="009D0516" w:rsidP="009D0516">
      <w:pPr>
        <w:pStyle w:val="Paragrafoelenco"/>
        <w:widowControl w:val="0"/>
        <w:ind w:hanging="716"/>
        <w:jc w:val="both"/>
        <w:rPr>
          <w:rFonts w:asciiTheme="minorHAnsi" w:hAnsiTheme="minorHAnsi"/>
          <w:sz w:val="22"/>
          <w:szCs w:val="22"/>
        </w:rPr>
      </w:pPr>
    </w:p>
    <w:p w14:paraId="62D36125"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Termination of the Licence Agreement shall not affect </w:t>
      </w:r>
      <w:r w:rsidR="000079C6">
        <w:rPr>
          <w:rFonts w:asciiTheme="minorHAnsi" w:hAnsiTheme="minorHAnsi"/>
        </w:rPr>
        <w:t xml:space="preserve">either Party’s </w:t>
      </w:r>
      <w:r w:rsidRPr="009D0516">
        <w:rPr>
          <w:rFonts w:asciiTheme="minorHAnsi" w:hAnsiTheme="minorHAnsi"/>
        </w:rPr>
        <w:t xml:space="preserve">accrued rights and liabilities.  </w:t>
      </w:r>
      <w:r w:rsidRPr="00102629">
        <w:rPr>
          <w:rFonts w:asciiTheme="minorHAnsi" w:hAnsiTheme="minorHAnsi"/>
        </w:rPr>
        <w:t xml:space="preserve">Clauses </w:t>
      </w:r>
      <w:r w:rsidR="00102629" w:rsidRPr="00102629">
        <w:rPr>
          <w:rFonts w:asciiTheme="minorHAnsi" w:hAnsiTheme="minorHAnsi"/>
        </w:rPr>
        <w:t>1, 5, 7, 8, 9</w:t>
      </w:r>
      <w:r w:rsidR="0001034F" w:rsidRPr="00102629">
        <w:rPr>
          <w:rFonts w:asciiTheme="minorHAnsi" w:hAnsiTheme="minorHAnsi"/>
        </w:rPr>
        <w:t>.3</w:t>
      </w:r>
      <w:r w:rsidRPr="00102629">
        <w:rPr>
          <w:rFonts w:asciiTheme="minorHAnsi" w:hAnsiTheme="minorHAnsi"/>
        </w:rPr>
        <w:t>,</w:t>
      </w:r>
      <w:r w:rsidR="00102629" w:rsidRPr="00102629">
        <w:rPr>
          <w:rFonts w:asciiTheme="minorHAnsi" w:hAnsiTheme="minorHAnsi"/>
        </w:rPr>
        <w:t xml:space="preserve"> 9</w:t>
      </w:r>
      <w:r w:rsidRPr="00102629">
        <w:rPr>
          <w:rFonts w:asciiTheme="minorHAnsi" w:hAnsiTheme="minorHAnsi"/>
        </w:rPr>
        <w:t xml:space="preserve">.4 and </w:t>
      </w:r>
      <w:r w:rsidR="00102629" w:rsidRPr="00102629">
        <w:rPr>
          <w:rFonts w:asciiTheme="minorHAnsi" w:hAnsiTheme="minorHAnsi"/>
        </w:rPr>
        <w:t>10</w:t>
      </w:r>
      <w:r w:rsidR="0001034F" w:rsidRPr="00102629">
        <w:rPr>
          <w:rFonts w:asciiTheme="minorHAnsi" w:hAnsiTheme="minorHAnsi"/>
        </w:rPr>
        <w:t xml:space="preserve"> </w:t>
      </w:r>
      <w:r w:rsidRPr="00102629">
        <w:rPr>
          <w:rFonts w:asciiTheme="minorHAnsi" w:hAnsiTheme="minorHAnsi"/>
        </w:rPr>
        <w:t>shall survive</w:t>
      </w:r>
      <w:r w:rsidRPr="009D0516">
        <w:rPr>
          <w:rFonts w:asciiTheme="minorHAnsi" w:hAnsiTheme="minorHAnsi"/>
        </w:rPr>
        <w:t xml:space="preserve"> the expiry or termination of the Licence Agreement.</w:t>
      </w:r>
    </w:p>
    <w:p w14:paraId="6242C08D" w14:textId="77777777" w:rsidR="009D0516" w:rsidRPr="009D0516" w:rsidRDefault="009D0516" w:rsidP="009D0516">
      <w:pPr>
        <w:pStyle w:val="Paragrafoelenco"/>
        <w:jc w:val="both"/>
        <w:rPr>
          <w:rFonts w:asciiTheme="minorHAnsi" w:hAnsiTheme="minorHAnsi"/>
          <w:b/>
          <w:sz w:val="22"/>
          <w:szCs w:val="22"/>
        </w:rPr>
      </w:pPr>
    </w:p>
    <w:p w14:paraId="35E1C195"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General</w:t>
      </w:r>
    </w:p>
    <w:p w14:paraId="30CC3B3C" w14:textId="77777777" w:rsidR="009D0516" w:rsidRPr="009D0516" w:rsidRDefault="009D0516" w:rsidP="009D0516">
      <w:pPr>
        <w:pStyle w:val="Paragrafoelenco"/>
        <w:widowControl w:val="0"/>
        <w:ind w:left="0"/>
        <w:jc w:val="both"/>
        <w:rPr>
          <w:rFonts w:asciiTheme="minorHAnsi" w:hAnsiTheme="minorHAnsi"/>
          <w:sz w:val="22"/>
          <w:szCs w:val="22"/>
        </w:rPr>
      </w:pPr>
    </w:p>
    <w:p w14:paraId="260938ED" w14:textId="77777777" w:rsidR="009D0516" w:rsidRPr="009D0516" w:rsidRDefault="009D0516" w:rsidP="009D0516">
      <w:pPr>
        <w:widowControl w:val="0"/>
        <w:numPr>
          <w:ilvl w:val="1"/>
          <w:numId w:val="16"/>
        </w:numPr>
        <w:ind w:left="1134" w:hanging="774"/>
        <w:jc w:val="both"/>
        <w:rPr>
          <w:rStyle w:val="PN"/>
          <w:rFonts w:asciiTheme="minorHAnsi" w:hAnsiTheme="minorHAnsi"/>
          <w:lang w:val="en-GB"/>
        </w:rPr>
      </w:pPr>
      <w:r w:rsidRPr="009D0516">
        <w:rPr>
          <w:rStyle w:val="PN"/>
          <w:rFonts w:asciiTheme="minorHAnsi" w:hAnsiTheme="minorHAnsi"/>
          <w:b/>
          <w:spacing w:val="-2"/>
          <w:kern w:val="1"/>
        </w:rPr>
        <w:t>Assignment</w:t>
      </w:r>
      <w:r w:rsidRPr="009D0516">
        <w:rPr>
          <w:rStyle w:val="PN"/>
          <w:rFonts w:asciiTheme="minorHAnsi" w:hAnsiTheme="minorHAnsi"/>
          <w:spacing w:val="-2"/>
          <w:kern w:val="1"/>
        </w:rPr>
        <w:t xml:space="preserve"> –The Licensee shall not assign or transfer or purport to assign or transfer any of the Licensee’s rights or obligations under the Licence Agreement.</w:t>
      </w:r>
    </w:p>
    <w:p w14:paraId="4AD9A48E" w14:textId="77777777" w:rsidR="009D0516" w:rsidRPr="009D0516" w:rsidRDefault="009D0516" w:rsidP="009D0516">
      <w:pPr>
        <w:pStyle w:val="Paragrafoelenco"/>
        <w:widowControl w:val="0"/>
        <w:ind w:left="1134" w:hanging="774"/>
        <w:jc w:val="both"/>
        <w:rPr>
          <w:rFonts w:asciiTheme="minorHAnsi" w:hAnsiTheme="minorHAnsi"/>
          <w:sz w:val="22"/>
          <w:szCs w:val="22"/>
        </w:rPr>
      </w:pPr>
    </w:p>
    <w:p w14:paraId="1A8AA7DE"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rPr>
        <w:t>Announcements</w:t>
      </w:r>
      <w:r w:rsidRPr="009D0516">
        <w:rPr>
          <w:rStyle w:val="PN"/>
          <w:rFonts w:asciiTheme="minorHAnsi" w:hAnsiTheme="minorHAnsi"/>
        </w:rPr>
        <w:t xml:space="preserve"> – The Licensee may not make any public announcement or communication (except as may be required by law) concerning the transactions referred to in the Licence Agreement without </w:t>
      </w:r>
      <w:r w:rsidR="000079C6">
        <w:rPr>
          <w:rStyle w:val="PN"/>
          <w:rFonts w:asciiTheme="minorHAnsi" w:hAnsiTheme="minorHAnsi"/>
        </w:rPr>
        <w:t xml:space="preserve">the Licensor’s </w:t>
      </w:r>
      <w:r w:rsidRPr="009D0516">
        <w:rPr>
          <w:rStyle w:val="PN"/>
          <w:rFonts w:asciiTheme="minorHAnsi" w:hAnsiTheme="minorHAnsi"/>
        </w:rPr>
        <w:t xml:space="preserve">prior written consent. </w:t>
      </w:r>
    </w:p>
    <w:p w14:paraId="54569FAD"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A389A4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 Partnership</w:t>
      </w:r>
      <w:r w:rsidRPr="009D0516">
        <w:rPr>
          <w:rStyle w:val="PN"/>
          <w:rFonts w:asciiTheme="minorHAnsi" w:hAnsiTheme="minorHAnsi"/>
          <w:spacing w:val="-2"/>
          <w:kern w:val="1"/>
        </w:rPr>
        <w:t xml:space="preserve"> – </w:t>
      </w:r>
      <w:r w:rsidRPr="009D0516">
        <w:rPr>
          <w:rFonts w:asciiTheme="minorHAnsi" w:hAnsiTheme="minorHAnsi"/>
          <w:spacing w:val="-2"/>
          <w:kern w:val="1"/>
          <w:lang w:val="en-GB"/>
        </w:rPr>
        <w:t>Nothing in the Licence Agreement creates, implies or evidences any partnership or joint venture between the Licensee and the Licensor or the relationship of principal and agent.</w:t>
      </w:r>
      <w:r w:rsidRPr="009D0516">
        <w:rPr>
          <w:rStyle w:val="PN"/>
          <w:rFonts w:asciiTheme="minorHAnsi" w:hAnsiTheme="minorHAnsi"/>
          <w:spacing w:val="-2"/>
          <w:kern w:val="1"/>
        </w:rPr>
        <w:t xml:space="preserve">  Neither party shall hold itself out as being the agent or representative of the other.</w:t>
      </w:r>
    </w:p>
    <w:p w14:paraId="08823A08"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6F901E7" w14:textId="6DC744A1"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Use of Name</w:t>
      </w:r>
      <w:r w:rsidRPr="009D0516">
        <w:rPr>
          <w:rStyle w:val="PN"/>
          <w:rFonts w:asciiTheme="minorHAnsi" w:hAnsiTheme="minorHAnsi"/>
          <w:spacing w:val="-2"/>
          <w:kern w:val="1"/>
        </w:rPr>
        <w:t xml:space="preserve"> – </w:t>
      </w:r>
      <w:ins w:id="32" w:author="Roberta Beltrame" w:date="2020-09-28T10:32:00Z">
        <w:r w:rsidR="008E2417">
          <w:rPr>
            <w:rStyle w:val="PN"/>
            <w:rFonts w:asciiTheme="minorHAnsi" w:hAnsiTheme="minorHAnsi"/>
            <w:spacing w:val="-2"/>
            <w:kern w:val="1"/>
          </w:rPr>
          <w:t xml:space="preserve">The Licensor shall ask for the Licensee’s written consent </w:t>
        </w:r>
      </w:ins>
      <w:del w:id="33" w:author="Roberta Beltrame" w:date="2020-09-28T10:32:00Z">
        <w:r w:rsidRPr="009D0516" w:rsidDel="008E2417">
          <w:rPr>
            <w:rStyle w:val="PN"/>
            <w:rFonts w:asciiTheme="minorHAnsi" w:hAnsiTheme="minorHAnsi"/>
            <w:spacing w:val="-2"/>
            <w:kern w:val="1"/>
          </w:rPr>
          <w:delText>The Licensee hereby gives the Licensor the Licensee’s consent to the</w:delText>
        </w:r>
      </w:del>
      <w:ins w:id="34" w:author="Roberta Beltrame" w:date="2020-09-28T10:32:00Z">
        <w:r w:rsidR="008E2417">
          <w:rPr>
            <w:rStyle w:val="PN"/>
            <w:rFonts w:asciiTheme="minorHAnsi" w:hAnsiTheme="minorHAnsi"/>
            <w:spacing w:val="-2"/>
            <w:kern w:val="1"/>
          </w:rPr>
          <w:t xml:space="preserve"> for every</w:t>
        </w:r>
      </w:ins>
      <w:r w:rsidRPr="009D0516">
        <w:rPr>
          <w:rStyle w:val="PN"/>
          <w:rFonts w:asciiTheme="minorHAnsi" w:hAnsiTheme="minorHAnsi"/>
          <w:spacing w:val="-2"/>
          <w:kern w:val="1"/>
        </w:rPr>
        <w:t xml:space="preserve"> use of the Licensee’s name and logo in advertising and marketing by the Licensor </w:t>
      </w:r>
      <w:del w:id="35" w:author="Roberta Beltrame" w:date="2020-09-28T10:32:00Z">
        <w:r w:rsidRPr="009D0516" w:rsidDel="008E2417">
          <w:rPr>
            <w:rStyle w:val="PN"/>
            <w:rFonts w:asciiTheme="minorHAnsi" w:hAnsiTheme="minorHAnsi"/>
            <w:spacing w:val="-2"/>
            <w:kern w:val="1"/>
          </w:rPr>
          <w:delText>but the</w:delText>
        </w:r>
      </w:del>
      <w:ins w:id="36" w:author="Roberta Beltrame" w:date="2020-09-28T10:32:00Z">
        <w:r w:rsidR="008E2417">
          <w:rPr>
            <w:rStyle w:val="PN"/>
            <w:rFonts w:asciiTheme="minorHAnsi" w:hAnsiTheme="minorHAnsi"/>
            <w:spacing w:val="-2"/>
            <w:kern w:val="1"/>
          </w:rPr>
          <w:t>. The Par</w:t>
        </w:r>
      </w:ins>
      <w:ins w:id="37" w:author="Roberta Beltrame" w:date="2020-09-28T10:33:00Z">
        <w:r w:rsidR="008E2417">
          <w:rPr>
            <w:rStyle w:val="PN"/>
            <w:rFonts w:asciiTheme="minorHAnsi" w:hAnsiTheme="minorHAnsi"/>
            <w:spacing w:val="-2"/>
            <w:kern w:val="1"/>
          </w:rPr>
          <w:t>ties agree that</w:t>
        </w:r>
      </w:ins>
      <w:r w:rsidRPr="009D0516">
        <w:rPr>
          <w:rStyle w:val="PN"/>
          <w:rFonts w:asciiTheme="minorHAnsi" w:hAnsiTheme="minorHAnsi"/>
          <w:spacing w:val="-2"/>
          <w:kern w:val="1"/>
        </w:rPr>
        <w:t xml:space="preserve"> Licensee’s consent is limited to stating only that the Licensee is a licensee and user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In particular, the Licensor agrees not to represent that the Licensee endorses the use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xml:space="preserve"> for any purpose.</w:t>
      </w:r>
    </w:p>
    <w:p w14:paraId="19CAA8DA"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EBC73F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lang w:val="en-GB"/>
        </w:rPr>
        <w:t>Entire Agreement</w:t>
      </w:r>
      <w:r w:rsidRPr="009D0516">
        <w:rPr>
          <w:rStyle w:val="PN"/>
          <w:rFonts w:asciiTheme="minorHAnsi" w:hAnsiTheme="minorHAnsi"/>
          <w:spacing w:val="-2"/>
          <w:kern w:val="1"/>
          <w:lang w:val="en-GB"/>
        </w:rPr>
        <w:t xml:space="preserve"> – The Licence Agreement constitutes the entire agreement between the Licensee and the Licensor relating its subject matter </w:t>
      </w:r>
      <w:r w:rsidRPr="009D0516">
        <w:rPr>
          <w:rFonts w:asciiTheme="minorHAnsi" w:hAnsiTheme="minorHAnsi"/>
          <w:spacing w:val="-2"/>
          <w:kern w:val="1"/>
          <w:lang w:val="en-GB"/>
        </w:rPr>
        <w:t>to the exclusion of all other terms and conditions (including any terms or conditions which the Licensee purport to apply under any purchase order, confirmation order, specification or other document) except where any special terms and conditions are agreed in writing by</w:t>
      </w:r>
      <w:r w:rsidRPr="009D0516">
        <w:rPr>
          <w:rFonts w:asciiTheme="minorHAnsi" w:hAnsiTheme="minorHAnsi"/>
          <w:spacing w:val="-2"/>
          <w:kern w:val="1"/>
          <w:lang w:val="en"/>
        </w:rPr>
        <w:t xml:space="preserve"> </w:t>
      </w:r>
      <w:r w:rsidR="00CC4286">
        <w:rPr>
          <w:rFonts w:asciiTheme="minorHAnsi" w:hAnsiTheme="minorHAnsi"/>
          <w:spacing w:val="-2"/>
          <w:kern w:val="1"/>
          <w:lang w:val="en"/>
        </w:rPr>
        <w:t>Licensor</w:t>
      </w:r>
      <w:r w:rsidRPr="009D0516">
        <w:rPr>
          <w:rStyle w:val="PN"/>
          <w:rFonts w:asciiTheme="minorHAnsi" w:hAnsiTheme="minorHAnsi"/>
          <w:spacing w:val="-2"/>
          <w:kern w:val="1"/>
          <w:lang w:val="en-GB"/>
        </w:rPr>
        <w:t>. The Licensee warrant</w:t>
      </w:r>
      <w:r w:rsidR="00847EEF">
        <w:rPr>
          <w:rStyle w:val="PN"/>
          <w:rFonts w:asciiTheme="minorHAnsi" w:hAnsiTheme="minorHAnsi"/>
          <w:spacing w:val="-2"/>
          <w:kern w:val="1"/>
          <w:lang w:val="en-GB"/>
        </w:rPr>
        <w:t>s</w:t>
      </w:r>
      <w:r w:rsidRPr="009D0516">
        <w:rPr>
          <w:rStyle w:val="PN"/>
          <w:rFonts w:asciiTheme="minorHAnsi" w:hAnsiTheme="minorHAnsi"/>
          <w:spacing w:val="-2"/>
          <w:kern w:val="1"/>
          <w:lang w:val="en-GB"/>
        </w:rPr>
        <w:t xml:space="preserve"> that the Licensee have not relied on any representatio</w:t>
      </w:r>
      <w:r w:rsidR="000079C6">
        <w:rPr>
          <w:rStyle w:val="PN"/>
          <w:rFonts w:asciiTheme="minorHAnsi" w:hAnsiTheme="minorHAnsi"/>
          <w:spacing w:val="-2"/>
          <w:kern w:val="1"/>
          <w:lang w:val="en-GB"/>
        </w:rPr>
        <w:t>n made by the Licensor or on the Licensor’s</w:t>
      </w:r>
      <w:r w:rsidRPr="009D0516">
        <w:rPr>
          <w:rStyle w:val="PN"/>
          <w:rFonts w:asciiTheme="minorHAnsi" w:hAnsiTheme="minorHAnsi"/>
          <w:spacing w:val="-2"/>
          <w:kern w:val="1"/>
          <w:lang w:val="en-GB"/>
        </w:rPr>
        <w:t xml:space="preserve"> behalf that is not expressly set out in the Licence Agreement </w:t>
      </w:r>
      <w:r w:rsidRPr="009D0516">
        <w:rPr>
          <w:rFonts w:asciiTheme="minorHAnsi" w:hAnsiTheme="minorHAnsi"/>
          <w:spacing w:val="-2"/>
          <w:kern w:val="1"/>
        </w:rPr>
        <w:t xml:space="preserve">and </w:t>
      </w:r>
      <w:r w:rsidRPr="009D0516">
        <w:rPr>
          <w:rFonts w:asciiTheme="minorHAnsi" w:hAnsiTheme="minorHAnsi"/>
          <w:spacing w:val="-2"/>
          <w:kern w:val="1"/>
          <w:lang w:val="en"/>
        </w:rPr>
        <w:t>waive</w:t>
      </w:r>
      <w:r w:rsidR="00847EEF">
        <w:rPr>
          <w:rFonts w:asciiTheme="minorHAnsi" w:hAnsiTheme="minorHAnsi"/>
          <w:spacing w:val="-2"/>
          <w:kern w:val="1"/>
          <w:lang w:val="en"/>
        </w:rPr>
        <w:t>s</w:t>
      </w:r>
      <w:r w:rsidRPr="009D0516">
        <w:rPr>
          <w:rFonts w:asciiTheme="minorHAnsi" w:hAnsiTheme="minorHAnsi"/>
          <w:spacing w:val="-2"/>
          <w:kern w:val="1"/>
          <w:lang w:val="en"/>
        </w:rPr>
        <w:t xml:space="preserve"> </w:t>
      </w:r>
      <w:r w:rsidRPr="009D0516">
        <w:rPr>
          <w:rFonts w:asciiTheme="minorHAnsi" w:hAnsiTheme="minorHAnsi"/>
          <w:spacing w:val="-2"/>
          <w:kern w:val="1"/>
          <w:lang w:val="en-GB"/>
        </w:rPr>
        <w:t xml:space="preserve">all claims </w:t>
      </w:r>
      <w:r w:rsidRPr="009D0516">
        <w:rPr>
          <w:rFonts w:asciiTheme="minorHAnsi" w:hAnsiTheme="minorHAnsi"/>
          <w:spacing w:val="-2"/>
          <w:kern w:val="1"/>
          <w:lang w:val="en-GB"/>
        </w:rPr>
        <w:lastRenderedPageBreak/>
        <w:t>for breach of any warranty and all claims for any misrepresentation, (negligent or of any other kind, unless made by the Licensor fraudulently) in relation to any representation which is not specifically set out in these Licence Terms</w:t>
      </w:r>
      <w:r w:rsidRPr="009D0516">
        <w:rPr>
          <w:rStyle w:val="PN"/>
          <w:rFonts w:asciiTheme="minorHAnsi" w:hAnsiTheme="minorHAnsi"/>
          <w:spacing w:val="-2"/>
          <w:kern w:val="1"/>
          <w:lang w:val="en-GB"/>
        </w:rPr>
        <w:t>.</w:t>
      </w:r>
    </w:p>
    <w:p w14:paraId="6EB86F43"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4915C92"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Variation</w:t>
      </w:r>
      <w:r w:rsidRPr="009D0516">
        <w:rPr>
          <w:rStyle w:val="PN"/>
          <w:rFonts w:asciiTheme="minorHAnsi" w:hAnsiTheme="minorHAnsi"/>
          <w:spacing w:val="-2"/>
          <w:kern w:val="1"/>
        </w:rPr>
        <w:t xml:space="preserve"> –</w:t>
      </w:r>
      <w:r w:rsidR="0001034F" w:rsidRPr="0001034F">
        <w:rPr>
          <w:rFonts w:asciiTheme="minorHAnsi" w:hAnsiTheme="minorHAnsi"/>
          <w:spacing w:val="-2"/>
          <w:kern w:val="1"/>
        </w:rPr>
        <w:t>- No variation of this Licence Agreement shall be valid unless it is in writing and signed by or on behalf of each of the Parties</w:t>
      </w:r>
      <w:r w:rsidRPr="009D0516">
        <w:rPr>
          <w:rStyle w:val="PN"/>
          <w:rFonts w:asciiTheme="minorHAnsi" w:hAnsiTheme="minorHAnsi"/>
          <w:spacing w:val="-2"/>
          <w:kern w:val="1"/>
        </w:rPr>
        <w:t xml:space="preserve">. </w:t>
      </w:r>
    </w:p>
    <w:p w14:paraId="47991100"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62DFD2C"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Waiver</w:t>
      </w:r>
      <w:r w:rsidRPr="009D0516">
        <w:rPr>
          <w:rStyle w:val="PN"/>
          <w:rFonts w:asciiTheme="minorHAnsi" w:hAnsiTheme="minorHAnsi"/>
          <w:spacing w:val="-2"/>
          <w:kern w:val="1"/>
        </w:rPr>
        <w:t xml:space="preserve"> - The failure to exercise or delay in exercising a right or remedy under the Licence Agreement by the Licensor shall not constitute a waiver of the right or remedy or a waiver of any other rights or remedies </w:t>
      </w:r>
      <w:r w:rsidR="0001034F">
        <w:rPr>
          <w:rStyle w:val="PN"/>
          <w:rFonts w:asciiTheme="minorHAnsi" w:hAnsiTheme="minorHAnsi"/>
          <w:spacing w:val="-2"/>
          <w:kern w:val="1"/>
        </w:rPr>
        <w:t>by the Licensor</w:t>
      </w:r>
      <w:r w:rsidRPr="009D0516">
        <w:rPr>
          <w:rStyle w:val="PN"/>
          <w:rFonts w:asciiTheme="minorHAnsi" w:hAnsiTheme="minorHAnsi"/>
          <w:spacing w:val="-2"/>
          <w:kern w:val="1"/>
        </w:rPr>
        <w:t>. No single or partial exercise of any right or remedy under the Licence Agreement by the Licensor shall prevent any further exercise of the right or remedy or the exercise of any other right or remedy.</w:t>
      </w:r>
    </w:p>
    <w:p w14:paraId="3D566876"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6F24ACA"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Notices</w:t>
      </w:r>
      <w:r w:rsidRPr="009D0516">
        <w:rPr>
          <w:rStyle w:val="PN"/>
          <w:rFonts w:asciiTheme="minorHAnsi" w:hAnsiTheme="minorHAnsi"/>
          <w:spacing w:val="-2"/>
          <w:kern w:val="1"/>
        </w:rPr>
        <w:t xml:space="preserve"> – </w:t>
      </w:r>
      <w:r w:rsidR="00790AC8">
        <w:rPr>
          <w:rStyle w:val="PN"/>
          <w:rFonts w:asciiTheme="minorHAnsi" w:hAnsiTheme="minorHAnsi"/>
          <w:spacing w:val="-2"/>
          <w:kern w:val="1"/>
        </w:rPr>
        <w:t xml:space="preserve">The Licensor </w:t>
      </w:r>
      <w:r w:rsidRPr="009D0516">
        <w:rPr>
          <w:rStyle w:val="PN"/>
          <w:rFonts w:asciiTheme="minorHAnsi" w:hAnsiTheme="minorHAnsi"/>
          <w:spacing w:val="-2"/>
          <w:kern w:val="1"/>
        </w:rPr>
        <w:t>may validly serve a notice on the Licensee under the Licence Agreement at the,</w:t>
      </w:r>
      <w:r w:rsidR="0058419C" w:rsidRPr="0058419C">
        <w:rPr>
          <w:rFonts w:asciiTheme="minorHAnsi" w:hAnsiTheme="minorHAnsi"/>
          <w:spacing w:val="-2"/>
          <w:kern w:val="1"/>
        </w:rPr>
        <w:t xml:space="preserve"> Contact Details for the Licensee</w:t>
      </w:r>
      <w:r w:rsidRPr="009D0516">
        <w:rPr>
          <w:rStyle w:val="PN"/>
          <w:rFonts w:asciiTheme="minorHAnsi" w:hAnsiTheme="minorHAnsi"/>
          <w:spacing w:val="-2"/>
          <w:kern w:val="1"/>
        </w:rPr>
        <w:t xml:space="preserve"> or such other address in the UK as the Licensee may in writing notify to the Licensor for such purpose.</w:t>
      </w:r>
    </w:p>
    <w:p w14:paraId="082BEBA5"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7FBDEA1"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Third Party Rights</w:t>
      </w:r>
      <w:r w:rsidRPr="009D0516">
        <w:rPr>
          <w:rStyle w:val="PN"/>
          <w:rFonts w:asciiTheme="minorHAnsi" w:hAnsiTheme="minorHAnsi"/>
          <w:spacing w:val="-2"/>
          <w:kern w:val="1"/>
        </w:rPr>
        <w:t xml:space="preserve"> –Except for the exercise by the University</w:t>
      </w:r>
      <w:r w:rsidR="008A0092">
        <w:rPr>
          <w:rStyle w:val="PN"/>
          <w:rFonts w:asciiTheme="minorHAnsi" w:hAnsiTheme="minorHAnsi"/>
          <w:spacing w:val="-2"/>
          <w:kern w:val="1"/>
        </w:rPr>
        <w:t xml:space="preserve"> of Oxford and other beneficiaries</w:t>
      </w:r>
      <w:r w:rsidRPr="009D0516">
        <w:rPr>
          <w:rStyle w:val="PN"/>
          <w:rFonts w:asciiTheme="minorHAnsi" w:hAnsiTheme="minorHAnsi"/>
          <w:spacing w:val="-2"/>
          <w:kern w:val="1"/>
        </w:rPr>
        <w:t xml:space="preserve"> of the rights expre</w:t>
      </w:r>
      <w:r w:rsidR="001E525A">
        <w:rPr>
          <w:rStyle w:val="PN"/>
          <w:rFonts w:asciiTheme="minorHAnsi" w:hAnsiTheme="minorHAnsi"/>
          <w:spacing w:val="-2"/>
          <w:kern w:val="1"/>
        </w:rPr>
        <w:t>ssly granted to t</w:t>
      </w:r>
      <w:r w:rsidR="008A0092">
        <w:rPr>
          <w:rStyle w:val="PN"/>
          <w:rFonts w:asciiTheme="minorHAnsi" w:hAnsiTheme="minorHAnsi"/>
          <w:spacing w:val="-2"/>
          <w:kern w:val="1"/>
        </w:rPr>
        <w:t>hem</w:t>
      </w:r>
      <w:r w:rsidR="001E525A">
        <w:rPr>
          <w:rStyle w:val="PN"/>
          <w:rFonts w:asciiTheme="minorHAnsi" w:hAnsiTheme="minorHAnsi"/>
          <w:spacing w:val="-2"/>
          <w:kern w:val="1"/>
        </w:rPr>
        <w:t xml:space="preserve"> under clause</w:t>
      </w:r>
      <w:r w:rsidRPr="009D0516">
        <w:rPr>
          <w:rStyle w:val="PN"/>
          <w:rFonts w:asciiTheme="minorHAnsi" w:hAnsiTheme="minorHAnsi"/>
          <w:spacing w:val="-2"/>
          <w:kern w:val="1"/>
        </w:rPr>
        <w:t xml:space="preserve"> </w:t>
      </w:r>
      <w:r w:rsidR="008A0092">
        <w:rPr>
          <w:rStyle w:val="PN"/>
          <w:rFonts w:asciiTheme="minorHAnsi" w:hAnsiTheme="minorHAnsi"/>
          <w:spacing w:val="-2"/>
          <w:kern w:val="1"/>
        </w:rPr>
        <w:t>7.4</w:t>
      </w:r>
      <w:r w:rsidR="008A0092" w:rsidRPr="009D0516">
        <w:rPr>
          <w:rStyle w:val="PN"/>
          <w:rFonts w:asciiTheme="minorHAnsi" w:hAnsiTheme="minorHAnsi"/>
          <w:spacing w:val="-2"/>
          <w:kern w:val="1"/>
        </w:rPr>
        <w:t xml:space="preserve"> </w:t>
      </w:r>
      <w:r w:rsidRPr="009D0516">
        <w:rPr>
          <w:rStyle w:val="PN"/>
          <w:rFonts w:asciiTheme="minorHAnsi" w:hAnsiTheme="minorHAnsi"/>
          <w:spacing w:val="-2"/>
          <w:kern w:val="1"/>
        </w:rPr>
        <w:t>of the Licence Agreement, no third party is intended to benefit from any rights under the Licence Agreement.</w:t>
      </w:r>
    </w:p>
    <w:p w14:paraId="3498771E"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81E8F51" w14:textId="10A0B620" w:rsidR="008D765B" w:rsidRDefault="009D0516" w:rsidP="00E0489B">
      <w:pPr>
        <w:widowControl w:val="0"/>
        <w:numPr>
          <w:ilvl w:val="1"/>
          <w:numId w:val="16"/>
        </w:numPr>
        <w:tabs>
          <w:tab w:val="left" w:pos="-720"/>
        </w:tabs>
        <w:ind w:left="1134" w:hanging="774"/>
        <w:jc w:val="both"/>
        <w:rPr>
          <w:ins w:id="38" w:author="Roberta Beltrame" w:date="2020-09-28T10:33:00Z"/>
          <w:rStyle w:val="PN"/>
          <w:rFonts w:asciiTheme="minorHAnsi" w:hAnsiTheme="minorHAnsi"/>
          <w:spacing w:val="-2"/>
          <w:kern w:val="1"/>
        </w:rPr>
      </w:pPr>
      <w:r w:rsidRPr="009D0516">
        <w:rPr>
          <w:rStyle w:val="PN"/>
          <w:rFonts w:asciiTheme="minorHAnsi" w:hAnsiTheme="minorHAnsi"/>
          <w:b/>
          <w:spacing w:val="-2"/>
          <w:kern w:val="1"/>
        </w:rPr>
        <w:t>Governing Law</w:t>
      </w:r>
      <w:r w:rsidRPr="009D0516">
        <w:rPr>
          <w:rStyle w:val="PN"/>
          <w:rFonts w:asciiTheme="minorHAnsi" w:hAnsiTheme="minorHAnsi"/>
          <w:spacing w:val="-2"/>
          <w:kern w:val="1"/>
        </w:rPr>
        <w:t xml:space="preserve"> - English Law governs the Licence Agreement and the Licensee hereby irrevocably agrees to submit to the exclusive jurisdiction of the English Courts in respect of any dispute or claim arising under or in connection with the Licence Agreement or its subject matter.</w:t>
      </w:r>
    </w:p>
    <w:p w14:paraId="05FB5555" w14:textId="77777777" w:rsidR="008E2417" w:rsidRDefault="008E2417">
      <w:pPr>
        <w:pStyle w:val="Paragrafoelenco"/>
        <w:rPr>
          <w:ins w:id="39" w:author="Roberta Beltrame" w:date="2020-09-28T10:33:00Z"/>
          <w:rStyle w:val="PN"/>
          <w:rFonts w:asciiTheme="minorHAnsi" w:hAnsiTheme="minorHAnsi"/>
          <w:spacing w:val="-2"/>
          <w:kern w:val="1"/>
        </w:rPr>
        <w:pPrChange w:id="40" w:author="Roberta Beltrame" w:date="2020-09-28T10:33:00Z">
          <w:pPr>
            <w:widowControl w:val="0"/>
            <w:numPr>
              <w:ilvl w:val="1"/>
              <w:numId w:val="16"/>
            </w:numPr>
            <w:tabs>
              <w:tab w:val="left" w:pos="-720"/>
            </w:tabs>
            <w:ind w:left="1134" w:hanging="774"/>
            <w:jc w:val="both"/>
          </w:pPr>
        </w:pPrChange>
      </w:pPr>
    </w:p>
    <w:p w14:paraId="007790D1" w14:textId="010DFE1C" w:rsidR="008E2417" w:rsidRPr="00E0489B" w:rsidRDefault="008E2417" w:rsidP="00E0489B">
      <w:pPr>
        <w:widowControl w:val="0"/>
        <w:numPr>
          <w:ilvl w:val="1"/>
          <w:numId w:val="16"/>
        </w:numPr>
        <w:tabs>
          <w:tab w:val="left" w:pos="-720"/>
        </w:tabs>
        <w:ind w:left="1134" w:hanging="774"/>
        <w:jc w:val="both"/>
        <w:rPr>
          <w:rStyle w:val="PN"/>
          <w:rFonts w:asciiTheme="minorHAnsi" w:hAnsiTheme="minorHAnsi"/>
          <w:spacing w:val="-2"/>
          <w:kern w:val="1"/>
        </w:rPr>
      </w:pPr>
      <w:ins w:id="41" w:author="Roberta Beltrame" w:date="2020-09-28T10:33:00Z">
        <w:r w:rsidRPr="00DB0B6B">
          <w:rPr>
            <w:rStyle w:val="PN"/>
            <w:rFonts w:asciiTheme="minorHAnsi" w:hAnsiTheme="minorHAnsi"/>
            <w:b/>
            <w:bCs/>
            <w:spacing w:val="-2"/>
            <w:kern w:val="1"/>
            <w:rPrChange w:id="42" w:author="Gloria Viti" w:date="2020-10-06T17:09:00Z">
              <w:rPr>
                <w:rStyle w:val="PN"/>
                <w:rFonts w:asciiTheme="minorHAnsi" w:hAnsiTheme="minorHAnsi"/>
                <w:spacing w:val="-2"/>
                <w:kern w:val="1"/>
              </w:rPr>
            </w:rPrChange>
          </w:rPr>
          <w:t>Electronic Signature</w:t>
        </w:r>
        <w:r>
          <w:rPr>
            <w:rStyle w:val="PN"/>
            <w:rFonts w:asciiTheme="minorHAnsi" w:hAnsiTheme="minorHAnsi"/>
            <w:spacing w:val="-2"/>
            <w:kern w:val="1"/>
          </w:rPr>
          <w:t xml:space="preserve"> </w:t>
        </w:r>
        <w:r>
          <w:t>–</w:t>
        </w:r>
        <w:r>
          <w:rPr>
            <w:rFonts w:asciiTheme="minorHAnsi" w:hAnsiTheme="minorHAnsi"/>
          </w:rPr>
          <w:t xml:space="preserve"> The Partie</w:t>
        </w:r>
      </w:ins>
      <w:ins w:id="43" w:author="Roberta Beltrame" w:date="2020-09-28T10:34:00Z">
        <w:r>
          <w:rPr>
            <w:rFonts w:asciiTheme="minorHAnsi" w:hAnsiTheme="minorHAnsi"/>
          </w:rPr>
          <w:t>s</w:t>
        </w:r>
      </w:ins>
      <w:ins w:id="44" w:author="Roberta Beltrame" w:date="2020-09-28T10:33:00Z">
        <w:r>
          <w:rPr>
            <w:rFonts w:asciiTheme="minorHAnsi" w:hAnsiTheme="minorHAnsi"/>
          </w:rPr>
          <w:t xml:space="preserve"> expressly agree that signatures delivered electronically (by facsimile, email, DocuSign or other means</w:t>
        </w:r>
      </w:ins>
      <w:ins w:id="45" w:author="Roberta Beltrame" w:date="2020-09-28T10:34:00Z">
        <w:r>
          <w:rPr>
            <w:rFonts w:asciiTheme="minorHAnsi" w:hAnsiTheme="minorHAnsi"/>
          </w:rPr>
          <w:t>) shall be considered valid, binding and effective on the Parties for all purposes.</w:t>
        </w:r>
      </w:ins>
    </w:p>
    <w:sectPr w:rsidR="008E2417" w:rsidRPr="00E0489B">
      <w:footerReference w:type="default" r:id="rId15"/>
      <w:headerReference w:type="first" r:id="rId16"/>
      <w:pgSz w:w="11907" w:h="16839" w:code="9"/>
      <w:pgMar w:top="1440" w:right="1440" w:bottom="11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037D0" w14:textId="77777777" w:rsidR="00913087" w:rsidRDefault="00913087">
      <w:r>
        <w:separator/>
      </w:r>
    </w:p>
  </w:endnote>
  <w:endnote w:type="continuationSeparator" w:id="0">
    <w:p w14:paraId="174D52BD" w14:textId="77777777" w:rsidR="00913087" w:rsidRDefault="0091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1ADB9" w14:textId="77777777" w:rsidR="00A30C55" w:rsidRDefault="00A30C55">
    <w:pPr>
      <w:pStyle w:val="Pidipagina"/>
      <w:jc w:val="center"/>
    </w:pPr>
    <w:r>
      <w:fldChar w:fldCharType="begin"/>
    </w:r>
    <w:r>
      <w:instrText xml:space="preserve"> PAGE   \* MERGEFORMAT </w:instrText>
    </w:r>
    <w:r>
      <w:fldChar w:fldCharType="separate"/>
    </w:r>
    <w:r w:rsidR="00E0489B">
      <w:rPr>
        <w:noProof/>
      </w:rPr>
      <w:t>9</w:t>
    </w:r>
    <w:r>
      <w:fldChar w:fldCharType="end"/>
    </w:r>
  </w:p>
  <w:p w14:paraId="50624A54" w14:textId="77777777" w:rsidR="00A30C55" w:rsidRDefault="00A30C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6B67D" w14:textId="77777777" w:rsidR="00913087" w:rsidRDefault="00913087">
      <w:r>
        <w:separator/>
      </w:r>
    </w:p>
  </w:footnote>
  <w:footnote w:type="continuationSeparator" w:id="0">
    <w:p w14:paraId="0A7A084C" w14:textId="77777777" w:rsidR="00913087" w:rsidRDefault="00913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048" w:type="dxa"/>
      <w:tblInd w:w="5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1922"/>
    </w:tblGrid>
    <w:tr w:rsidR="00A30C55" w14:paraId="5AECC472" w14:textId="77777777">
      <w:tc>
        <w:tcPr>
          <w:tcW w:w="2126" w:type="dxa"/>
        </w:tcPr>
        <w:p w14:paraId="1E0E1B80" w14:textId="77777777" w:rsidR="00A30C55" w:rsidRDefault="00CC4286">
          <w:pPr>
            <w:pStyle w:val="Intestazione"/>
            <w:jc w:val="right"/>
          </w:pPr>
          <w:r>
            <w:t xml:space="preserve">Clinical Outcomes </w:t>
          </w:r>
          <w:r w:rsidR="00A30C55">
            <w:t>Project Number:</w:t>
          </w:r>
        </w:p>
      </w:tc>
      <w:tc>
        <w:tcPr>
          <w:tcW w:w="1922" w:type="dxa"/>
        </w:tcPr>
        <w:p w14:paraId="1E41BC98" w14:textId="58CE24A6" w:rsidR="00A30C55" w:rsidRDefault="00E3615F" w:rsidP="004414B8">
          <w:pPr>
            <w:pStyle w:val="Intestazione"/>
          </w:pPr>
          <w:r>
            <w:t>2973</w:t>
          </w:r>
        </w:p>
      </w:tc>
    </w:tr>
  </w:tbl>
  <w:p w14:paraId="48393037" w14:textId="77777777" w:rsidR="00A30C55" w:rsidRDefault="00A30C55">
    <w:pPr>
      <w:pStyle w:val="Intestazione"/>
    </w:pPr>
  </w:p>
  <w:p w14:paraId="54FB8FE9" w14:textId="77777777" w:rsidR="00A30C55" w:rsidRDefault="00CC4286">
    <w:pPr>
      <w:pStyle w:val="Intestazione"/>
      <w:jc w:val="center"/>
      <w:rPr>
        <w:rFonts w:ascii="Verdana" w:hAnsi="Verdana"/>
        <w:b/>
        <w:sz w:val="18"/>
        <w:szCs w:val="18"/>
      </w:rPr>
    </w:pPr>
    <w:r>
      <w:rPr>
        <w:rFonts w:ascii="Verdana" w:hAnsi="Verdana"/>
        <w:b/>
        <w:sz w:val="18"/>
        <w:szCs w:val="18"/>
      </w:rPr>
      <w:t xml:space="preserve">OXFORD UNIVERSITY </w:t>
    </w:r>
    <w:r w:rsidR="00A30C55">
      <w:rPr>
        <w:rFonts w:ascii="Verdana" w:hAnsi="Verdana"/>
        <w:b/>
        <w:sz w:val="18"/>
        <w:szCs w:val="18"/>
      </w:rPr>
      <w:t>INNOVATION LIMITED</w:t>
    </w:r>
  </w:p>
  <w:p w14:paraId="51CCC6FE" w14:textId="77777777" w:rsidR="00A30C55" w:rsidRDefault="00A30C55">
    <w:pPr>
      <w:pStyle w:val="Intestazione"/>
      <w:jc w:val="center"/>
      <w:rPr>
        <w:rFonts w:ascii="Verdana" w:hAnsi="Verdana"/>
        <w:b/>
        <w:sz w:val="18"/>
        <w:szCs w:val="18"/>
      </w:rPr>
    </w:pPr>
    <w:r>
      <w:rPr>
        <w:rFonts w:ascii="Verdana" w:hAnsi="Verdana"/>
        <w:b/>
        <w:sz w:val="18"/>
        <w:szCs w:val="18"/>
      </w:rPr>
      <w:t>LICENCE AGREEMENT FOR HEALTH OUTCOMES QUESTIONNAIRE</w:t>
    </w:r>
  </w:p>
  <w:p w14:paraId="37FAE6F3" w14:textId="77777777" w:rsidR="00A30C55" w:rsidRDefault="00A30C5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singleLevel"/>
    <w:tmpl w:val="6A3E29A0"/>
    <w:lvl w:ilvl="0">
      <w:start w:val="1"/>
      <w:numFmt w:val="decimal"/>
      <w:lvlText w:val="(%1)"/>
      <w:lvlJc w:val="left"/>
      <w:pPr>
        <w:tabs>
          <w:tab w:val="num" w:pos="720"/>
        </w:tabs>
        <w:ind w:left="720" w:hanging="720"/>
      </w:pPr>
      <w:rPr>
        <w:rFonts w:cs="Times New Roman" w:hint="eastAsia"/>
        <w:b/>
        <w:spacing w:val="0"/>
      </w:rPr>
    </w:lvl>
  </w:abstractNum>
  <w:abstractNum w:abstractNumId="1" w15:restartNumberingAfterBreak="0">
    <w:nsid w:val="091D5429"/>
    <w:multiLevelType w:val="hybridMultilevel"/>
    <w:tmpl w:val="92289D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544DE"/>
    <w:multiLevelType w:val="multilevel"/>
    <w:tmpl w:val="8E001DA6"/>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E9521E"/>
    <w:multiLevelType w:val="multilevel"/>
    <w:tmpl w:val="3946A9BE"/>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 w15:restartNumberingAfterBreak="0">
    <w:nsid w:val="1D684991"/>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4AB5B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EB1844"/>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5900302"/>
    <w:multiLevelType w:val="singleLevel"/>
    <w:tmpl w:val="0AEC7172"/>
    <w:lvl w:ilvl="0">
      <w:start w:val="8"/>
      <w:numFmt w:val="decimal"/>
      <w:lvlText w:val="%1."/>
      <w:lvlJc w:val="left"/>
      <w:pPr>
        <w:tabs>
          <w:tab w:val="num" w:pos="360"/>
        </w:tabs>
        <w:ind w:left="360" w:hanging="360"/>
      </w:pPr>
      <w:rPr>
        <w:rFonts w:hint="default"/>
      </w:rPr>
    </w:lvl>
  </w:abstractNum>
  <w:abstractNum w:abstractNumId="8" w15:restartNumberingAfterBreak="0">
    <w:nsid w:val="39582B72"/>
    <w:multiLevelType w:val="hybridMultilevel"/>
    <w:tmpl w:val="B1408F5C"/>
    <w:lvl w:ilvl="0" w:tplc="02B894C4">
      <w:start w:val="10"/>
      <w:numFmt w:val="decimal"/>
      <w:lvlText w:val="%1."/>
      <w:lvlJc w:val="left"/>
      <w:pPr>
        <w:tabs>
          <w:tab w:val="num" w:pos="360"/>
        </w:tabs>
        <w:ind w:left="360" w:hanging="360"/>
      </w:pPr>
      <w:rPr>
        <w:rFonts w:hint="default"/>
      </w:rPr>
    </w:lvl>
    <w:lvl w:ilvl="1" w:tplc="BB762CEA">
      <w:start w:val="1"/>
      <w:numFmt w:val="lowerRoman"/>
      <w:lvlText w:val="(%2)"/>
      <w:lvlJc w:val="left"/>
      <w:pPr>
        <w:tabs>
          <w:tab w:val="num" w:pos="1800"/>
        </w:tabs>
        <w:ind w:left="1440" w:hanging="360"/>
      </w:pPr>
      <w:rPr>
        <w:rFonts w:hint="default"/>
      </w:rPr>
    </w:lvl>
    <w:lvl w:ilvl="2" w:tplc="732C0452" w:tentative="1">
      <w:start w:val="1"/>
      <w:numFmt w:val="lowerRoman"/>
      <w:lvlText w:val="%3."/>
      <w:lvlJc w:val="right"/>
      <w:pPr>
        <w:tabs>
          <w:tab w:val="num" w:pos="2160"/>
        </w:tabs>
        <w:ind w:left="2160" w:hanging="180"/>
      </w:pPr>
    </w:lvl>
    <w:lvl w:ilvl="3" w:tplc="09F09A38" w:tentative="1">
      <w:start w:val="1"/>
      <w:numFmt w:val="decimal"/>
      <w:lvlText w:val="%4."/>
      <w:lvlJc w:val="left"/>
      <w:pPr>
        <w:tabs>
          <w:tab w:val="num" w:pos="2880"/>
        </w:tabs>
        <w:ind w:left="2880" w:hanging="360"/>
      </w:pPr>
    </w:lvl>
    <w:lvl w:ilvl="4" w:tplc="E8F209BA" w:tentative="1">
      <w:start w:val="1"/>
      <w:numFmt w:val="lowerLetter"/>
      <w:lvlText w:val="%5."/>
      <w:lvlJc w:val="left"/>
      <w:pPr>
        <w:tabs>
          <w:tab w:val="num" w:pos="3600"/>
        </w:tabs>
        <w:ind w:left="3600" w:hanging="360"/>
      </w:pPr>
    </w:lvl>
    <w:lvl w:ilvl="5" w:tplc="8D545722" w:tentative="1">
      <w:start w:val="1"/>
      <w:numFmt w:val="lowerRoman"/>
      <w:lvlText w:val="%6."/>
      <w:lvlJc w:val="right"/>
      <w:pPr>
        <w:tabs>
          <w:tab w:val="num" w:pos="4320"/>
        </w:tabs>
        <w:ind w:left="4320" w:hanging="180"/>
      </w:pPr>
    </w:lvl>
    <w:lvl w:ilvl="6" w:tplc="0A1894C0" w:tentative="1">
      <w:start w:val="1"/>
      <w:numFmt w:val="decimal"/>
      <w:lvlText w:val="%7."/>
      <w:lvlJc w:val="left"/>
      <w:pPr>
        <w:tabs>
          <w:tab w:val="num" w:pos="5040"/>
        </w:tabs>
        <w:ind w:left="5040" w:hanging="360"/>
      </w:pPr>
    </w:lvl>
    <w:lvl w:ilvl="7" w:tplc="271E1E52" w:tentative="1">
      <w:start w:val="1"/>
      <w:numFmt w:val="lowerLetter"/>
      <w:lvlText w:val="%8."/>
      <w:lvlJc w:val="left"/>
      <w:pPr>
        <w:tabs>
          <w:tab w:val="num" w:pos="5760"/>
        </w:tabs>
        <w:ind w:left="5760" w:hanging="360"/>
      </w:pPr>
    </w:lvl>
    <w:lvl w:ilvl="8" w:tplc="8C9EEDAE" w:tentative="1">
      <w:start w:val="1"/>
      <w:numFmt w:val="lowerRoman"/>
      <w:lvlText w:val="%9."/>
      <w:lvlJc w:val="right"/>
      <w:pPr>
        <w:tabs>
          <w:tab w:val="num" w:pos="6480"/>
        </w:tabs>
        <w:ind w:left="6480" w:hanging="180"/>
      </w:pPr>
    </w:lvl>
  </w:abstractNum>
  <w:abstractNum w:abstractNumId="9" w15:restartNumberingAfterBreak="0">
    <w:nsid w:val="4538464E"/>
    <w:multiLevelType w:val="hybridMultilevel"/>
    <w:tmpl w:val="40C89F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46371C"/>
    <w:multiLevelType w:val="hybridMultilevel"/>
    <w:tmpl w:val="1CC8A8CE"/>
    <w:lvl w:ilvl="0" w:tplc="BCF0F61E">
      <w:start w:val="1"/>
      <w:numFmt w:val="lowerLetter"/>
      <w:lvlText w:val="(%1)"/>
      <w:lvlJc w:val="left"/>
      <w:pPr>
        <w:ind w:left="720" w:hanging="360"/>
      </w:pPr>
      <w:rPr>
        <w:rFonts w:hint="default"/>
      </w:rPr>
    </w:lvl>
    <w:lvl w:ilvl="1" w:tplc="D2161BD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D75C3"/>
    <w:multiLevelType w:val="multilevel"/>
    <w:tmpl w:val="1E7E41F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744083C"/>
    <w:multiLevelType w:val="hybridMultilevel"/>
    <w:tmpl w:val="AD10E0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E7CFF"/>
    <w:multiLevelType w:val="multilevel"/>
    <w:tmpl w:val="3F7CD87A"/>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4" w15:restartNumberingAfterBreak="0">
    <w:nsid w:val="61D57D9E"/>
    <w:multiLevelType w:val="multilevel"/>
    <w:tmpl w:val="F51A915A"/>
    <w:lvl w:ilvl="0">
      <w:start w:val="2"/>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3770D33"/>
    <w:multiLevelType w:val="multilevel"/>
    <w:tmpl w:val="2EC0FDD8"/>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399201C"/>
    <w:multiLevelType w:val="hybridMultilevel"/>
    <w:tmpl w:val="AC70C0E0"/>
    <w:lvl w:ilvl="0" w:tplc="C68ECC4E">
      <w:start w:val="1"/>
      <w:numFmt w:val="lowerLetter"/>
      <w:lvlText w:val="(%1)"/>
      <w:lvlJc w:val="left"/>
      <w:pPr>
        <w:ind w:left="720" w:hanging="360"/>
      </w:pPr>
      <w:rPr>
        <w:rFonts w:hint="default"/>
      </w:rPr>
    </w:lvl>
    <w:lvl w:ilvl="1" w:tplc="81D0749C" w:tentative="1">
      <w:start w:val="1"/>
      <w:numFmt w:val="lowerLetter"/>
      <w:lvlText w:val="%2."/>
      <w:lvlJc w:val="left"/>
      <w:pPr>
        <w:ind w:left="1440" w:hanging="360"/>
      </w:pPr>
    </w:lvl>
    <w:lvl w:ilvl="2" w:tplc="1C54227A" w:tentative="1">
      <w:start w:val="1"/>
      <w:numFmt w:val="lowerRoman"/>
      <w:lvlText w:val="%3."/>
      <w:lvlJc w:val="right"/>
      <w:pPr>
        <w:ind w:left="2160" w:hanging="180"/>
      </w:pPr>
    </w:lvl>
    <w:lvl w:ilvl="3" w:tplc="F87440CC" w:tentative="1">
      <w:start w:val="1"/>
      <w:numFmt w:val="decimal"/>
      <w:lvlText w:val="%4."/>
      <w:lvlJc w:val="left"/>
      <w:pPr>
        <w:ind w:left="2880" w:hanging="360"/>
      </w:pPr>
    </w:lvl>
    <w:lvl w:ilvl="4" w:tplc="44108D4A" w:tentative="1">
      <w:start w:val="1"/>
      <w:numFmt w:val="lowerLetter"/>
      <w:lvlText w:val="%5."/>
      <w:lvlJc w:val="left"/>
      <w:pPr>
        <w:ind w:left="3600" w:hanging="360"/>
      </w:pPr>
    </w:lvl>
    <w:lvl w:ilvl="5" w:tplc="DCD2164C" w:tentative="1">
      <w:start w:val="1"/>
      <w:numFmt w:val="lowerRoman"/>
      <w:lvlText w:val="%6."/>
      <w:lvlJc w:val="right"/>
      <w:pPr>
        <w:ind w:left="4320" w:hanging="180"/>
      </w:pPr>
    </w:lvl>
    <w:lvl w:ilvl="6" w:tplc="DBCC9DD2" w:tentative="1">
      <w:start w:val="1"/>
      <w:numFmt w:val="decimal"/>
      <w:lvlText w:val="%7."/>
      <w:lvlJc w:val="left"/>
      <w:pPr>
        <w:ind w:left="5040" w:hanging="360"/>
      </w:pPr>
    </w:lvl>
    <w:lvl w:ilvl="7" w:tplc="1562C632" w:tentative="1">
      <w:start w:val="1"/>
      <w:numFmt w:val="lowerLetter"/>
      <w:lvlText w:val="%8."/>
      <w:lvlJc w:val="left"/>
      <w:pPr>
        <w:ind w:left="5760" w:hanging="360"/>
      </w:pPr>
    </w:lvl>
    <w:lvl w:ilvl="8" w:tplc="275A30A6" w:tentative="1">
      <w:start w:val="1"/>
      <w:numFmt w:val="lowerRoman"/>
      <w:lvlText w:val="%9."/>
      <w:lvlJc w:val="right"/>
      <w:pPr>
        <w:ind w:left="6480" w:hanging="180"/>
      </w:pPr>
    </w:lvl>
  </w:abstractNum>
  <w:abstractNum w:abstractNumId="17" w15:restartNumberingAfterBreak="0">
    <w:nsid w:val="6A14466B"/>
    <w:multiLevelType w:val="hybridMultilevel"/>
    <w:tmpl w:val="5C64FE28"/>
    <w:lvl w:ilvl="0" w:tplc="23E20F2E">
      <w:start w:val="1"/>
      <w:numFmt w:val="bullet"/>
      <w:pStyle w:val="Bullet1"/>
      <w:lvlText w:val="·"/>
      <w:lvlJc w:val="left"/>
      <w:pPr>
        <w:tabs>
          <w:tab w:val="num" w:pos="360"/>
        </w:tabs>
        <w:ind w:left="360" w:hanging="360"/>
      </w:pPr>
      <w:rPr>
        <w:rFonts w:ascii="Symbol" w:hAnsi="Symbol" w:hint="default"/>
      </w:rPr>
    </w:lvl>
    <w:lvl w:ilvl="1" w:tplc="04090019" w:tentative="1">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Symbol" w:hAnsi="Symbol"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270288"/>
    <w:multiLevelType w:val="hybridMultilevel"/>
    <w:tmpl w:val="598CB79A"/>
    <w:lvl w:ilvl="0" w:tplc="23E20F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C58C4"/>
    <w:multiLevelType w:val="hybridMultilevel"/>
    <w:tmpl w:val="A35C87A0"/>
    <w:lvl w:ilvl="0" w:tplc="6DA239A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270FA3"/>
    <w:multiLevelType w:val="multilevel"/>
    <w:tmpl w:val="8DBCED8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CA75945"/>
    <w:multiLevelType w:val="hybridMultilevel"/>
    <w:tmpl w:val="E23822DC"/>
    <w:lvl w:ilvl="0" w:tplc="DF4853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6"/>
  </w:num>
  <w:num w:numId="3">
    <w:abstractNumId w:val="14"/>
  </w:num>
  <w:num w:numId="4">
    <w:abstractNumId w:val="18"/>
  </w:num>
  <w:num w:numId="5">
    <w:abstractNumId w:val="16"/>
  </w:num>
  <w:num w:numId="6">
    <w:abstractNumId w:val="10"/>
  </w:num>
  <w:num w:numId="7">
    <w:abstractNumId w:val="8"/>
  </w:num>
  <w:num w:numId="8">
    <w:abstractNumId w:val="5"/>
  </w:num>
  <w:num w:numId="9">
    <w:abstractNumId w:val="12"/>
  </w:num>
  <w:num w:numId="10">
    <w:abstractNumId w:val="7"/>
  </w:num>
  <w:num w:numId="11">
    <w:abstractNumId w:val="2"/>
  </w:num>
  <w:num w:numId="12">
    <w:abstractNumId w:val="9"/>
  </w:num>
  <w:num w:numId="13">
    <w:abstractNumId w:val="1"/>
  </w:num>
  <w:num w:numId="14">
    <w:abstractNumId w:val="3"/>
  </w:num>
  <w:num w:numId="15">
    <w:abstractNumId w:val="4"/>
  </w:num>
  <w:num w:numId="16">
    <w:abstractNumId w:val="11"/>
  </w:num>
  <w:num w:numId="17">
    <w:abstractNumId w:val="17"/>
  </w:num>
  <w:num w:numId="18">
    <w:abstractNumId w:val="20"/>
  </w:num>
  <w:num w:numId="19">
    <w:abstractNumId w:val="19"/>
  </w:num>
  <w:num w:numId="20">
    <w:abstractNumId w:val="13"/>
  </w:num>
  <w:num w:numId="21">
    <w:abstractNumId w:val="0"/>
  </w:num>
  <w:num w:numId="2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loria Viti">
    <w15:presenceInfo w15:providerId="AD" w15:userId="S::gloria.viti@limacorporate.com::55779a12-2af3-4596-9067-df232e562191"/>
  </w15:person>
  <w15:person w15:author="Roberta Beltrame">
    <w15:presenceInfo w15:providerId="AD" w15:userId="S::Roberta.Beltrame@limacorporate.com::40010cfc-cc4a-4c6a-8560-7691847364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proofState w:spelling="clean"/>
  <w:trackRevisions/>
  <w:defaultTabStop w:val="720"/>
  <w:hyphenationZone w:val="283"/>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EA"/>
    <w:rsid w:val="0000621E"/>
    <w:rsid w:val="000079C6"/>
    <w:rsid w:val="0001034F"/>
    <w:rsid w:val="0001793A"/>
    <w:rsid w:val="00021259"/>
    <w:rsid w:val="00022DDE"/>
    <w:rsid w:val="00036306"/>
    <w:rsid w:val="00050011"/>
    <w:rsid w:val="00056AD2"/>
    <w:rsid w:val="00074308"/>
    <w:rsid w:val="00076734"/>
    <w:rsid w:val="00076A4C"/>
    <w:rsid w:val="0008225E"/>
    <w:rsid w:val="00090BE3"/>
    <w:rsid w:val="00097B9A"/>
    <w:rsid w:val="00097DF4"/>
    <w:rsid w:val="000A2C71"/>
    <w:rsid w:val="000A36D2"/>
    <w:rsid w:val="000B2E88"/>
    <w:rsid w:val="000B5D63"/>
    <w:rsid w:val="000D055D"/>
    <w:rsid w:val="000D411E"/>
    <w:rsid w:val="000E5BC9"/>
    <w:rsid w:val="000F059B"/>
    <w:rsid w:val="00100E65"/>
    <w:rsid w:val="00102629"/>
    <w:rsid w:val="001041B2"/>
    <w:rsid w:val="001056AF"/>
    <w:rsid w:val="001121C2"/>
    <w:rsid w:val="001133F6"/>
    <w:rsid w:val="00116AA2"/>
    <w:rsid w:val="00121C0E"/>
    <w:rsid w:val="00123F37"/>
    <w:rsid w:val="00124B2E"/>
    <w:rsid w:val="00125D36"/>
    <w:rsid w:val="0013165C"/>
    <w:rsid w:val="001446A7"/>
    <w:rsid w:val="00145535"/>
    <w:rsid w:val="00156C9E"/>
    <w:rsid w:val="00157A2F"/>
    <w:rsid w:val="00157AD5"/>
    <w:rsid w:val="00172A16"/>
    <w:rsid w:val="0018080A"/>
    <w:rsid w:val="001826BE"/>
    <w:rsid w:val="001A0065"/>
    <w:rsid w:val="001B275D"/>
    <w:rsid w:val="001B771D"/>
    <w:rsid w:val="001E525A"/>
    <w:rsid w:val="001E5A11"/>
    <w:rsid w:val="001F19F8"/>
    <w:rsid w:val="001F1F82"/>
    <w:rsid w:val="001F479A"/>
    <w:rsid w:val="001F597A"/>
    <w:rsid w:val="001F6E60"/>
    <w:rsid w:val="00205CFE"/>
    <w:rsid w:val="00226D04"/>
    <w:rsid w:val="00230BF0"/>
    <w:rsid w:val="002436F2"/>
    <w:rsid w:val="002441E8"/>
    <w:rsid w:val="00256047"/>
    <w:rsid w:val="00264FAC"/>
    <w:rsid w:val="00270E58"/>
    <w:rsid w:val="00277C39"/>
    <w:rsid w:val="00281B15"/>
    <w:rsid w:val="00291028"/>
    <w:rsid w:val="002934B2"/>
    <w:rsid w:val="002A1F90"/>
    <w:rsid w:val="002B1B53"/>
    <w:rsid w:val="002B6996"/>
    <w:rsid w:val="002D387E"/>
    <w:rsid w:val="002D409B"/>
    <w:rsid w:val="002D56BE"/>
    <w:rsid w:val="002D5BE7"/>
    <w:rsid w:val="002E667D"/>
    <w:rsid w:val="00314222"/>
    <w:rsid w:val="00322E8B"/>
    <w:rsid w:val="00323811"/>
    <w:rsid w:val="00326150"/>
    <w:rsid w:val="00330E86"/>
    <w:rsid w:val="00335E89"/>
    <w:rsid w:val="003450AD"/>
    <w:rsid w:val="0037005A"/>
    <w:rsid w:val="003700F1"/>
    <w:rsid w:val="00370E7D"/>
    <w:rsid w:val="00374AEC"/>
    <w:rsid w:val="003818A8"/>
    <w:rsid w:val="003866A6"/>
    <w:rsid w:val="003920BE"/>
    <w:rsid w:val="00394659"/>
    <w:rsid w:val="00397CBD"/>
    <w:rsid w:val="003A1774"/>
    <w:rsid w:val="003B4E1C"/>
    <w:rsid w:val="003B5B06"/>
    <w:rsid w:val="003C50C2"/>
    <w:rsid w:val="003D24BE"/>
    <w:rsid w:val="003D68CA"/>
    <w:rsid w:val="003E5352"/>
    <w:rsid w:val="003E70C7"/>
    <w:rsid w:val="003F6883"/>
    <w:rsid w:val="0040608B"/>
    <w:rsid w:val="00420B0F"/>
    <w:rsid w:val="0042376C"/>
    <w:rsid w:val="00425DEC"/>
    <w:rsid w:val="004414B8"/>
    <w:rsid w:val="00453AFF"/>
    <w:rsid w:val="0045489D"/>
    <w:rsid w:val="00461DD4"/>
    <w:rsid w:val="00467D28"/>
    <w:rsid w:val="00473F24"/>
    <w:rsid w:val="00474F8E"/>
    <w:rsid w:val="00487990"/>
    <w:rsid w:val="004916A6"/>
    <w:rsid w:val="00491B33"/>
    <w:rsid w:val="0049699C"/>
    <w:rsid w:val="004A356C"/>
    <w:rsid w:val="004A3DED"/>
    <w:rsid w:val="004B6986"/>
    <w:rsid w:val="004B7508"/>
    <w:rsid w:val="004C37C8"/>
    <w:rsid w:val="004D3116"/>
    <w:rsid w:val="004F56C0"/>
    <w:rsid w:val="00505E76"/>
    <w:rsid w:val="00510B37"/>
    <w:rsid w:val="00511A04"/>
    <w:rsid w:val="00511F61"/>
    <w:rsid w:val="00515B15"/>
    <w:rsid w:val="00526B59"/>
    <w:rsid w:val="0053227E"/>
    <w:rsid w:val="00541C99"/>
    <w:rsid w:val="0054574F"/>
    <w:rsid w:val="00551EBD"/>
    <w:rsid w:val="00552CEC"/>
    <w:rsid w:val="00567D3D"/>
    <w:rsid w:val="00570A8A"/>
    <w:rsid w:val="00580479"/>
    <w:rsid w:val="0058419C"/>
    <w:rsid w:val="00585EEC"/>
    <w:rsid w:val="00586733"/>
    <w:rsid w:val="00591E27"/>
    <w:rsid w:val="00595813"/>
    <w:rsid w:val="005A2390"/>
    <w:rsid w:val="005B353D"/>
    <w:rsid w:val="005C7D43"/>
    <w:rsid w:val="005D3F6C"/>
    <w:rsid w:val="005E2551"/>
    <w:rsid w:val="005F631C"/>
    <w:rsid w:val="0060322B"/>
    <w:rsid w:val="006053EC"/>
    <w:rsid w:val="00613C0B"/>
    <w:rsid w:val="00615DD1"/>
    <w:rsid w:val="006211FE"/>
    <w:rsid w:val="00623FCD"/>
    <w:rsid w:val="00631B6C"/>
    <w:rsid w:val="00633ED6"/>
    <w:rsid w:val="00642576"/>
    <w:rsid w:val="006647E3"/>
    <w:rsid w:val="00681AF1"/>
    <w:rsid w:val="006837E5"/>
    <w:rsid w:val="00684E8A"/>
    <w:rsid w:val="00685490"/>
    <w:rsid w:val="006A7B5E"/>
    <w:rsid w:val="006D7BD1"/>
    <w:rsid w:val="006D7BF8"/>
    <w:rsid w:val="006D7CA2"/>
    <w:rsid w:val="006E4A8C"/>
    <w:rsid w:val="006F4063"/>
    <w:rsid w:val="006F43B1"/>
    <w:rsid w:val="006F6F3B"/>
    <w:rsid w:val="007011D8"/>
    <w:rsid w:val="00717CD2"/>
    <w:rsid w:val="0072042F"/>
    <w:rsid w:val="00734121"/>
    <w:rsid w:val="00742567"/>
    <w:rsid w:val="00744B29"/>
    <w:rsid w:val="00763411"/>
    <w:rsid w:val="00771985"/>
    <w:rsid w:val="007733A2"/>
    <w:rsid w:val="00782C86"/>
    <w:rsid w:val="007832E7"/>
    <w:rsid w:val="00790AC8"/>
    <w:rsid w:val="0079237E"/>
    <w:rsid w:val="007A77C9"/>
    <w:rsid w:val="007B2FF9"/>
    <w:rsid w:val="007C3478"/>
    <w:rsid w:val="007D16C3"/>
    <w:rsid w:val="007D35A7"/>
    <w:rsid w:val="007E553F"/>
    <w:rsid w:val="007E59FB"/>
    <w:rsid w:val="007E6B7C"/>
    <w:rsid w:val="007E7EBD"/>
    <w:rsid w:val="007F67A6"/>
    <w:rsid w:val="007F730A"/>
    <w:rsid w:val="00801AE1"/>
    <w:rsid w:val="0080761D"/>
    <w:rsid w:val="0081676F"/>
    <w:rsid w:val="008228E7"/>
    <w:rsid w:val="00825577"/>
    <w:rsid w:val="00827EE5"/>
    <w:rsid w:val="00830C54"/>
    <w:rsid w:val="0083738C"/>
    <w:rsid w:val="00845120"/>
    <w:rsid w:val="008462AF"/>
    <w:rsid w:val="00847EEF"/>
    <w:rsid w:val="00852082"/>
    <w:rsid w:val="008659B1"/>
    <w:rsid w:val="00871BC6"/>
    <w:rsid w:val="008746FE"/>
    <w:rsid w:val="00874DE1"/>
    <w:rsid w:val="00877203"/>
    <w:rsid w:val="0089453C"/>
    <w:rsid w:val="008A0092"/>
    <w:rsid w:val="008C1D36"/>
    <w:rsid w:val="008C2075"/>
    <w:rsid w:val="008D765B"/>
    <w:rsid w:val="008E2417"/>
    <w:rsid w:val="008E5F16"/>
    <w:rsid w:val="008F5EA7"/>
    <w:rsid w:val="008F6A4A"/>
    <w:rsid w:val="009001A4"/>
    <w:rsid w:val="00902570"/>
    <w:rsid w:val="009033A3"/>
    <w:rsid w:val="00913087"/>
    <w:rsid w:val="0091499E"/>
    <w:rsid w:val="00916341"/>
    <w:rsid w:val="00933A37"/>
    <w:rsid w:val="009350DD"/>
    <w:rsid w:val="009411C2"/>
    <w:rsid w:val="00946FA7"/>
    <w:rsid w:val="00977CBF"/>
    <w:rsid w:val="009848ED"/>
    <w:rsid w:val="00985CDE"/>
    <w:rsid w:val="009A3C7C"/>
    <w:rsid w:val="009B27EC"/>
    <w:rsid w:val="009B4560"/>
    <w:rsid w:val="009C1550"/>
    <w:rsid w:val="009C3835"/>
    <w:rsid w:val="009C6290"/>
    <w:rsid w:val="009D0516"/>
    <w:rsid w:val="009D19A5"/>
    <w:rsid w:val="009D1FCE"/>
    <w:rsid w:val="009E5B85"/>
    <w:rsid w:val="009F6F60"/>
    <w:rsid w:val="009F75A9"/>
    <w:rsid w:val="00A01E22"/>
    <w:rsid w:val="00A0509E"/>
    <w:rsid w:val="00A24309"/>
    <w:rsid w:val="00A30C55"/>
    <w:rsid w:val="00A521C3"/>
    <w:rsid w:val="00A53EFA"/>
    <w:rsid w:val="00A550F4"/>
    <w:rsid w:val="00A62760"/>
    <w:rsid w:val="00A62EB9"/>
    <w:rsid w:val="00A6657F"/>
    <w:rsid w:val="00A75D46"/>
    <w:rsid w:val="00A82090"/>
    <w:rsid w:val="00A862BF"/>
    <w:rsid w:val="00A86C37"/>
    <w:rsid w:val="00A97261"/>
    <w:rsid w:val="00AA0059"/>
    <w:rsid w:val="00AA2B2E"/>
    <w:rsid w:val="00AB18F6"/>
    <w:rsid w:val="00AC6DBC"/>
    <w:rsid w:val="00AD2986"/>
    <w:rsid w:val="00AD2EC8"/>
    <w:rsid w:val="00AF42D8"/>
    <w:rsid w:val="00AF6FC6"/>
    <w:rsid w:val="00B00FD5"/>
    <w:rsid w:val="00B073E4"/>
    <w:rsid w:val="00B12D21"/>
    <w:rsid w:val="00B201F0"/>
    <w:rsid w:val="00B27725"/>
    <w:rsid w:val="00B31339"/>
    <w:rsid w:val="00B368EF"/>
    <w:rsid w:val="00B420F3"/>
    <w:rsid w:val="00B42D24"/>
    <w:rsid w:val="00B508DA"/>
    <w:rsid w:val="00B55E00"/>
    <w:rsid w:val="00B5744F"/>
    <w:rsid w:val="00B64D5D"/>
    <w:rsid w:val="00BB288D"/>
    <w:rsid w:val="00BC23D4"/>
    <w:rsid w:val="00BC76D6"/>
    <w:rsid w:val="00C06D15"/>
    <w:rsid w:val="00C0776F"/>
    <w:rsid w:val="00C106B2"/>
    <w:rsid w:val="00C10BA8"/>
    <w:rsid w:val="00C27C4A"/>
    <w:rsid w:val="00C33EE2"/>
    <w:rsid w:val="00C40005"/>
    <w:rsid w:val="00C53772"/>
    <w:rsid w:val="00C624BA"/>
    <w:rsid w:val="00C70092"/>
    <w:rsid w:val="00C813A5"/>
    <w:rsid w:val="00CA7903"/>
    <w:rsid w:val="00CB0C65"/>
    <w:rsid w:val="00CB7D31"/>
    <w:rsid w:val="00CC3DF8"/>
    <w:rsid w:val="00CC4286"/>
    <w:rsid w:val="00CC74EA"/>
    <w:rsid w:val="00D0337F"/>
    <w:rsid w:val="00D04C00"/>
    <w:rsid w:val="00D05DCA"/>
    <w:rsid w:val="00D10FBC"/>
    <w:rsid w:val="00D20291"/>
    <w:rsid w:val="00D211FB"/>
    <w:rsid w:val="00D31871"/>
    <w:rsid w:val="00D31F87"/>
    <w:rsid w:val="00D353A8"/>
    <w:rsid w:val="00D57DE9"/>
    <w:rsid w:val="00D7058D"/>
    <w:rsid w:val="00D90515"/>
    <w:rsid w:val="00D90B93"/>
    <w:rsid w:val="00DA4230"/>
    <w:rsid w:val="00DB0B6B"/>
    <w:rsid w:val="00DD0F59"/>
    <w:rsid w:val="00DE4110"/>
    <w:rsid w:val="00DE4854"/>
    <w:rsid w:val="00DE56E2"/>
    <w:rsid w:val="00DF1209"/>
    <w:rsid w:val="00DF2B4F"/>
    <w:rsid w:val="00E0489B"/>
    <w:rsid w:val="00E07025"/>
    <w:rsid w:val="00E3615F"/>
    <w:rsid w:val="00E50AAD"/>
    <w:rsid w:val="00E6320C"/>
    <w:rsid w:val="00E7252A"/>
    <w:rsid w:val="00E77A1E"/>
    <w:rsid w:val="00E80FFC"/>
    <w:rsid w:val="00E92012"/>
    <w:rsid w:val="00EA13CE"/>
    <w:rsid w:val="00EA69AC"/>
    <w:rsid w:val="00EA7577"/>
    <w:rsid w:val="00EB0FD1"/>
    <w:rsid w:val="00EC045B"/>
    <w:rsid w:val="00ED2F32"/>
    <w:rsid w:val="00EE4056"/>
    <w:rsid w:val="00EE4E19"/>
    <w:rsid w:val="00EE52FC"/>
    <w:rsid w:val="00EF1988"/>
    <w:rsid w:val="00EF769E"/>
    <w:rsid w:val="00EF7CB3"/>
    <w:rsid w:val="00F06069"/>
    <w:rsid w:val="00F20465"/>
    <w:rsid w:val="00F27218"/>
    <w:rsid w:val="00F31F6B"/>
    <w:rsid w:val="00F37749"/>
    <w:rsid w:val="00F4164E"/>
    <w:rsid w:val="00F44BB5"/>
    <w:rsid w:val="00F519DF"/>
    <w:rsid w:val="00F5300F"/>
    <w:rsid w:val="00F53968"/>
    <w:rsid w:val="00F53A1F"/>
    <w:rsid w:val="00F57A74"/>
    <w:rsid w:val="00F674F7"/>
    <w:rsid w:val="00F70116"/>
    <w:rsid w:val="00F8323F"/>
    <w:rsid w:val="00FB6F45"/>
    <w:rsid w:val="00FC0553"/>
    <w:rsid w:val="00FC3365"/>
    <w:rsid w:val="00FC419C"/>
    <w:rsid w:val="00FE4BEB"/>
    <w:rsid w:val="00FF0B16"/>
    <w:rsid w:val="00FF32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E01358"/>
  <w15:docId w15:val="{3663D6FF-E797-4EE7-9D36-969B9D10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2"/>
      <w:szCs w:val="22"/>
      <w:lang w:val="en-US" w:eastAsia="en-US"/>
    </w:rPr>
  </w:style>
  <w:style w:type="paragraph" w:styleId="Titolo2">
    <w:name w:val="heading 2"/>
    <w:basedOn w:val="Normale"/>
    <w:next w:val="Normale"/>
    <w:qFormat/>
    <w:pPr>
      <w:keepNext/>
      <w:spacing w:before="240" w:after="60"/>
      <w:outlineLvl w:val="1"/>
    </w:pPr>
    <w:rPr>
      <w:rFonts w:ascii="Cambria" w:eastAsia="Times New Roman" w:hAnsi="Cambria"/>
      <w:b/>
      <w:bCs/>
      <w:i/>
      <w:iCs/>
      <w:sz w:val="28"/>
      <w:szCs w:val="28"/>
    </w:rPr>
  </w:style>
  <w:style w:type="paragraph" w:styleId="Titolo4">
    <w:name w:val="heading 4"/>
    <w:basedOn w:val="Normale"/>
    <w:next w:val="Normale"/>
    <w:qFormat/>
    <w:pPr>
      <w:keepNext/>
      <w:outlineLvl w:val="3"/>
    </w:pPr>
    <w:rPr>
      <w:rFonts w:ascii="Times New Roman" w:eastAsia="Times New Roman" w:hAnsi="Times New Roman"/>
      <w:sz w:val="24"/>
      <w:szCs w:val="20"/>
      <w:lang w:val="en-GB"/>
    </w:rPr>
  </w:style>
  <w:style w:type="paragraph" w:styleId="Titolo5">
    <w:name w:val="heading 5"/>
    <w:basedOn w:val="Normale"/>
    <w:next w:val="Normale"/>
    <w:qFormat/>
    <w:pPr>
      <w:keepNext/>
      <w:outlineLvl w:val="4"/>
    </w:pPr>
    <w:rPr>
      <w:rFonts w:ascii="Verdana" w:eastAsia="Times New Roman" w:hAnsi="Verdana"/>
      <w:b/>
      <w:sz w:val="18"/>
      <w:szCs w:val="18"/>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style-span">
    <w:name w:val="apple-style-span"/>
    <w:basedOn w:val="Carpredefinitoparagrafo"/>
  </w:style>
  <w:style w:type="paragraph" w:styleId="Intestazione">
    <w:name w:val="header"/>
    <w:basedOn w:val="Normale"/>
    <w:unhideWhenUsed/>
    <w:pPr>
      <w:tabs>
        <w:tab w:val="center" w:pos="4680"/>
        <w:tab w:val="right" w:pos="9360"/>
      </w:tabs>
    </w:pPr>
  </w:style>
  <w:style w:type="character" w:customStyle="1" w:styleId="HeaderChar">
    <w:name w:val="Header Char"/>
    <w:basedOn w:val="Carpredefinitoparagrafo"/>
  </w:style>
  <w:style w:type="paragraph" w:styleId="Pidipagina">
    <w:name w:val="footer"/>
    <w:basedOn w:val="Normale"/>
    <w:unhideWhenUsed/>
    <w:pPr>
      <w:tabs>
        <w:tab w:val="center" w:pos="4680"/>
        <w:tab w:val="right" w:pos="9360"/>
      </w:tabs>
    </w:pPr>
  </w:style>
  <w:style w:type="character" w:customStyle="1" w:styleId="FooterChar">
    <w:name w:val="Footer Char"/>
    <w:basedOn w:val="Carpredefinitoparagrafo"/>
  </w:style>
  <w:style w:type="character" w:customStyle="1" w:styleId="Heading4Char">
    <w:name w:val="Heading 4 Char"/>
    <w:rPr>
      <w:rFonts w:ascii="Times New Roman" w:eastAsia="Times New Roman" w:hAnsi="Times New Roman"/>
      <w:sz w:val="24"/>
      <w:lang w:val="en-GB"/>
    </w:rPr>
  </w:style>
  <w:style w:type="character" w:customStyle="1" w:styleId="Heading5Char">
    <w:name w:val="Heading 5 Char"/>
    <w:rPr>
      <w:rFonts w:ascii="Verdana" w:eastAsia="Times New Roman" w:hAnsi="Verdana"/>
      <w:b/>
      <w:sz w:val="18"/>
      <w:szCs w:val="18"/>
      <w:lang w:val="en-GB"/>
    </w:rPr>
  </w:style>
  <w:style w:type="character" w:customStyle="1" w:styleId="PN">
    <w:name w:val="PN"/>
    <w:rPr>
      <w:rFonts w:ascii="CG Times" w:hAnsi="CG Times"/>
      <w:noProof w:val="0"/>
      <w:sz w:val="22"/>
      <w:lang w:val="en-US"/>
    </w:rPr>
  </w:style>
  <w:style w:type="paragraph" w:styleId="Paragrafoelenco">
    <w:name w:val="List Paragraph"/>
    <w:basedOn w:val="Normale"/>
    <w:qFormat/>
    <w:pPr>
      <w:ind w:left="720"/>
    </w:pPr>
    <w:rPr>
      <w:rFonts w:ascii="Times New Roman" w:eastAsia="Times New Roman" w:hAnsi="Times New Roman"/>
      <w:sz w:val="20"/>
      <w:szCs w:val="20"/>
      <w:lang w:val="en-GB"/>
    </w:rPr>
  </w:style>
  <w:style w:type="paragraph" w:styleId="Corpodeltesto2">
    <w:name w:val="Body Text 2"/>
    <w:basedOn w:val="Normale"/>
    <w:semiHidden/>
    <w:pPr>
      <w:jc w:val="both"/>
    </w:pPr>
    <w:rPr>
      <w:rFonts w:ascii="Verdana" w:eastAsia="Times New Roman" w:hAnsi="Verdana"/>
      <w:sz w:val="18"/>
      <w:szCs w:val="20"/>
      <w:lang w:val="en-GB"/>
    </w:rPr>
  </w:style>
  <w:style w:type="character" w:customStyle="1" w:styleId="BodyText2Char">
    <w:name w:val="Body Text 2 Char"/>
    <w:semiHidden/>
    <w:rPr>
      <w:rFonts w:ascii="Verdana" w:eastAsia="Times New Roman" w:hAnsi="Verdana"/>
      <w:sz w:val="18"/>
      <w:lang w:val="en-GB"/>
    </w:rPr>
  </w:style>
  <w:style w:type="character" w:customStyle="1" w:styleId="Heading2Char">
    <w:name w:val="Heading 2 Char"/>
    <w:semiHidden/>
    <w:rPr>
      <w:rFonts w:ascii="Cambria" w:eastAsia="Times New Roman" w:hAnsi="Cambria" w:cs="Times New Roman"/>
      <w:b/>
      <w:bCs/>
      <w:i/>
      <w:iCs/>
      <w:sz w:val="28"/>
      <w:szCs w:val="28"/>
    </w:rPr>
  </w:style>
  <w:style w:type="character" w:styleId="Enfasigrassetto">
    <w:name w:val="Strong"/>
    <w:qFormat/>
    <w:rPr>
      <w:b/>
      <w:bCs/>
    </w:rPr>
  </w:style>
  <w:style w:type="paragraph" w:styleId="Testofumetto">
    <w:name w:val="Balloon Text"/>
    <w:basedOn w:val="Normale"/>
    <w:link w:val="TestofumettoCarattere"/>
    <w:uiPriority w:val="99"/>
    <w:semiHidden/>
    <w:unhideWhenUsed/>
    <w:rsid w:val="00EA69AC"/>
    <w:rPr>
      <w:rFonts w:ascii="Tahoma" w:hAnsi="Tahoma" w:cs="Tahoma"/>
      <w:sz w:val="16"/>
      <w:szCs w:val="16"/>
    </w:rPr>
  </w:style>
  <w:style w:type="character" w:customStyle="1" w:styleId="TestofumettoCarattere">
    <w:name w:val="Testo fumetto Carattere"/>
    <w:link w:val="Testofumetto"/>
    <w:uiPriority w:val="99"/>
    <w:semiHidden/>
    <w:rsid w:val="00EA69AC"/>
    <w:rPr>
      <w:rFonts w:ascii="Tahoma" w:hAnsi="Tahoma" w:cs="Tahoma"/>
      <w:sz w:val="16"/>
      <w:szCs w:val="16"/>
    </w:rPr>
  </w:style>
  <w:style w:type="character" w:styleId="Collegamentoipertestuale">
    <w:name w:val="Hyperlink"/>
    <w:uiPriority w:val="99"/>
    <w:unhideWhenUsed/>
    <w:rsid w:val="00074308"/>
    <w:rPr>
      <w:color w:val="0000FF"/>
      <w:u w:val="single"/>
    </w:rPr>
  </w:style>
  <w:style w:type="character" w:styleId="Rimandocommento">
    <w:name w:val="annotation reference"/>
    <w:uiPriority w:val="99"/>
    <w:semiHidden/>
    <w:unhideWhenUsed/>
    <w:rsid w:val="00FB6F45"/>
    <w:rPr>
      <w:sz w:val="16"/>
      <w:szCs w:val="16"/>
    </w:rPr>
  </w:style>
  <w:style w:type="paragraph" w:styleId="Testocommento">
    <w:name w:val="annotation text"/>
    <w:basedOn w:val="Normale"/>
    <w:link w:val="TestocommentoCarattere"/>
    <w:uiPriority w:val="99"/>
    <w:semiHidden/>
    <w:unhideWhenUsed/>
    <w:rsid w:val="00FB6F45"/>
    <w:rPr>
      <w:sz w:val="20"/>
      <w:szCs w:val="20"/>
    </w:rPr>
  </w:style>
  <w:style w:type="character" w:customStyle="1" w:styleId="TestocommentoCarattere">
    <w:name w:val="Testo commento Carattere"/>
    <w:link w:val="Testocommento"/>
    <w:uiPriority w:val="99"/>
    <w:semiHidden/>
    <w:rsid w:val="00FB6F45"/>
    <w:rPr>
      <w:lang w:val="en-US" w:eastAsia="en-US"/>
    </w:rPr>
  </w:style>
  <w:style w:type="paragraph" w:styleId="Soggettocommento">
    <w:name w:val="annotation subject"/>
    <w:basedOn w:val="Testocommento"/>
    <w:next w:val="Testocommento"/>
    <w:link w:val="SoggettocommentoCarattere"/>
    <w:uiPriority w:val="99"/>
    <w:semiHidden/>
    <w:unhideWhenUsed/>
    <w:rsid w:val="00FB6F45"/>
    <w:rPr>
      <w:b/>
      <w:bCs/>
    </w:rPr>
  </w:style>
  <w:style w:type="character" w:customStyle="1" w:styleId="SoggettocommentoCarattere">
    <w:name w:val="Soggetto commento Carattere"/>
    <w:link w:val="Soggettocommento"/>
    <w:uiPriority w:val="99"/>
    <w:semiHidden/>
    <w:rsid w:val="00FB6F45"/>
    <w:rPr>
      <w:b/>
      <w:bCs/>
      <w:lang w:val="en-US" w:eastAsia="en-US"/>
    </w:rPr>
  </w:style>
  <w:style w:type="paragraph" w:customStyle="1" w:styleId="gkcopyrights">
    <w:name w:val="gkcopyrights"/>
    <w:basedOn w:val="Normale"/>
    <w:rsid w:val="007E6B7C"/>
    <w:pPr>
      <w:spacing w:before="100" w:beforeAutospacing="1" w:after="100" w:afterAutospacing="1"/>
    </w:pPr>
    <w:rPr>
      <w:rFonts w:ascii="Times New Roman" w:eastAsia="Times New Roman" w:hAnsi="Times New Roman"/>
      <w:sz w:val="24"/>
      <w:szCs w:val="24"/>
      <w:lang w:val="en-GB" w:eastAsia="en-GB"/>
    </w:rPr>
  </w:style>
  <w:style w:type="character" w:styleId="Collegamentovisitato">
    <w:name w:val="FollowedHyperlink"/>
    <w:basedOn w:val="Carpredefinitoparagrafo"/>
    <w:uiPriority w:val="99"/>
    <w:semiHidden/>
    <w:unhideWhenUsed/>
    <w:rsid w:val="006F4063"/>
    <w:rPr>
      <w:color w:val="800080" w:themeColor="followedHyperlink"/>
      <w:u w:val="single"/>
    </w:rPr>
  </w:style>
  <w:style w:type="paragraph" w:customStyle="1" w:styleId="Bullet1">
    <w:name w:val="Bullet1"/>
    <w:basedOn w:val="Normale"/>
    <w:rsid w:val="009D0516"/>
    <w:pPr>
      <w:numPr>
        <w:numId w:val="17"/>
      </w:numPr>
      <w:spacing w:after="240" w:line="300" w:lineRule="atLeast"/>
      <w:jc w:val="both"/>
    </w:pPr>
    <w:rPr>
      <w:rFonts w:ascii="Times New Roman" w:eastAsia="Times New Roman" w:hAnsi="Times New Roman"/>
      <w:szCs w:val="20"/>
      <w:lang w:val="en-GB"/>
    </w:rPr>
  </w:style>
  <w:style w:type="character" w:styleId="Menzionenonrisolta">
    <w:name w:val="Unresolved Mention"/>
    <w:basedOn w:val="Carpredefinitoparagrafo"/>
    <w:uiPriority w:val="99"/>
    <w:semiHidden/>
    <w:unhideWhenUsed/>
    <w:rsid w:val="00B42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9491">
      <w:bodyDiv w:val="1"/>
      <w:marLeft w:val="0"/>
      <w:marRight w:val="0"/>
      <w:marTop w:val="0"/>
      <w:marBottom w:val="0"/>
      <w:divBdr>
        <w:top w:val="none" w:sz="0" w:space="0" w:color="auto"/>
        <w:left w:val="none" w:sz="0" w:space="0" w:color="auto"/>
        <w:bottom w:val="none" w:sz="0" w:space="0" w:color="auto"/>
        <w:right w:val="none" w:sz="0" w:space="0" w:color="auto"/>
      </w:divBdr>
    </w:div>
    <w:div w:id="710107837">
      <w:bodyDiv w:val="1"/>
      <w:marLeft w:val="0"/>
      <w:marRight w:val="0"/>
      <w:marTop w:val="0"/>
      <w:marBottom w:val="0"/>
      <w:divBdr>
        <w:top w:val="none" w:sz="0" w:space="0" w:color="auto"/>
        <w:left w:val="none" w:sz="0" w:space="0" w:color="auto"/>
        <w:bottom w:val="none" w:sz="0" w:space="0" w:color="auto"/>
        <w:right w:val="none" w:sz="0" w:space="0" w:color="auto"/>
      </w:divBdr>
    </w:div>
    <w:div w:id="1180505662">
      <w:bodyDiv w:val="1"/>
      <w:marLeft w:val="0"/>
      <w:marRight w:val="0"/>
      <w:marTop w:val="0"/>
      <w:marBottom w:val="0"/>
      <w:divBdr>
        <w:top w:val="none" w:sz="0" w:space="0" w:color="auto"/>
        <w:left w:val="none" w:sz="0" w:space="0" w:color="auto"/>
        <w:bottom w:val="none" w:sz="0" w:space="0" w:color="auto"/>
        <w:right w:val="none" w:sz="0" w:space="0" w:color="auto"/>
      </w:divBdr>
    </w:div>
    <w:div w:id="133353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althoutcomes@innovation.ox.ac.uk"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althoutcomes@isis.ox.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althoutcomes@innovation.ox.ac.uk"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althoutcomes@innovation.o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C48A3-5849-4E09-9515-F359C4BC4F5E}"/>
</file>

<file path=customXml/itemProps2.xml><?xml version="1.0" encoding="utf-8"?>
<ds:datastoreItem xmlns:ds="http://schemas.openxmlformats.org/officeDocument/2006/customXml" ds:itemID="{A0E60B63-5385-40B4-A97D-6FFAA52C9A77}">
  <ds:schemaRefs>
    <ds:schemaRef ds:uri="http://schemas.microsoft.com/sharepoint/v3/contenttype/forms"/>
  </ds:schemaRefs>
</ds:datastoreItem>
</file>

<file path=customXml/itemProps3.xml><?xml version="1.0" encoding="utf-8"?>
<ds:datastoreItem xmlns:ds="http://schemas.openxmlformats.org/officeDocument/2006/customXml" ds:itemID="{238B2CF5-A03B-483D-96B4-F8BB63F0F108}">
  <ds:schemaRefs>
    <ds:schemaRef ds:uri="http://schemas.microsoft.com/office/2006/metadata/properties"/>
    <ds:schemaRef ds:uri="http://schemas.microsoft.com/office/infopath/2007/PartnerControls"/>
    <ds:schemaRef ds:uri="e92dedfd-e5d6-4256-89a3-193a2e99c850"/>
    <ds:schemaRef ds:uri="b1d6559c-4e68-4ad9-bc9a-49e4e8f0db0a"/>
  </ds:schemaRefs>
</ds:datastoreItem>
</file>

<file path=customXml/itemProps4.xml><?xml version="1.0" encoding="utf-8"?>
<ds:datastoreItem xmlns:ds="http://schemas.openxmlformats.org/officeDocument/2006/customXml" ds:itemID="{A170BB45-257B-4CA0-9BEC-8F24BE318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3325</Words>
  <Characters>18958</Characters>
  <Application>Microsoft Office Word</Application>
  <DocSecurity>0</DocSecurity>
  <Lines>157</Lines>
  <Paragraphs>44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Stephenson Harwood</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20200909_3240_LimaCorporate Spa_CLA</dc:subject>
  <dc:creator>UCB Legal</dc:creator>
  <cp:lastModifiedBy>Gloria Viti</cp:lastModifiedBy>
  <cp:revision>3</cp:revision>
  <cp:lastPrinted>2019-02-14T15:17:00Z</cp:lastPrinted>
  <dcterms:created xsi:type="dcterms:W3CDTF">2020-10-06T15:09:00Z</dcterms:created>
  <dcterms:modified xsi:type="dcterms:W3CDTF">2020-10-06T15:16:00Z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0x1d">
    <vt:lpwstr>0d3c672661a89365</vt:lpwstr>
  </property>
  <property fmtid="{D5CDD505-2E9C-101B-9397-08002B2CF9AE}" pid="3" name="ContentTypeId">
    <vt:lpwstr>0x010100972466A100C89648BB041AB94D58C39B</vt:lpwstr>
  </property>
  <property fmtid="{D5CDD505-2E9C-101B-9397-08002B2CF9AE}" pid="4" name="AuthorIds_UIVersion_2560">
    <vt:lpwstr>127</vt:lpwstr>
  </property>
  <property fmtid="{D5CDD505-2E9C-101B-9397-08002B2CF9AE}" pid="5" name="Order">
    <vt:r8>79900</vt:r8>
  </property>
  <property fmtid="{D5CDD505-2E9C-101B-9397-08002B2CF9AE}" pid="6" name="TaxKeyword">
    <vt:lpwstr/>
  </property>
  <property fmtid="{D5CDD505-2E9C-101B-9397-08002B2CF9AE}" pid="7" name="_ExtendedDescription">
    <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